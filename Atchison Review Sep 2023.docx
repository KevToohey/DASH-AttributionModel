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F4312" w14:textId="7E3D13FF" w:rsidR="006F444A" w:rsidRDefault="00165603" w:rsidP="00590679">
      <w:pPr>
        <w:pStyle w:val="BodyStyle"/>
      </w:pPr>
      <w:r>
        <w:fldChar w:fldCharType="begin"/>
      </w:r>
      <w:r>
        <w:instrText xml:space="preserve"> TOC \o "1-2" \h \z \u </w:instrText>
      </w:r>
      <w:r w:rsidR="00000000">
        <w:fldChar w:fldCharType="separate"/>
      </w:r>
      <w:r>
        <w:fldChar w:fldCharType="end"/>
      </w:r>
      <w:r w:rsidR="00CD731E" w:rsidRPr="00D67D76">
        <w:rPr>
          <w:noProof/>
        </w:rPr>
        <w:drawing>
          <wp:anchor distT="0" distB="0" distL="114300" distR="114300" simplePos="0" relativeHeight="251659264" behindDoc="1" locked="0" layoutInCell="1" allowOverlap="1" wp14:anchorId="13A67E21" wp14:editId="2CFDFE51">
            <wp:simplePos x="0" y="0"/>
            <wp:positionH relativeFrom="page">
              <wp:posOffset>12700</wp:posOffset>
            </wp:positionH>
            <wp:positionV relativeFrom="page">
              <wp:posOffset>-27000</wp:posOffset>
            </wp:positionV>
            <wp:extent cx="7560310" cy="10691495"/>
            <wp:effectExtent l="0" t="0" r="2540" b="0"/>
            <wp:wrapNone/>
            <wp:docPr id="58" name="Picture 2" descr="A picture containing 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descr="A picture containing graphical user interface&#10;&#10;Description automatically generated"/>
                    <pic:cNvPicPr>
                      <a:picLocks noChangeArrowheads="1"/>
                    </pic:cNvPicPr>
                  </pic:nvPicPr>
                  <pic:blipFill>
                    <a:blip r:embed="rId11">
                      <a:extLst>
                        <a:ext uri="{28A0092B-C50C-407E-A947-70E740481C1C}">
                          <a14:useLocalDpi xmlns:a14="http://schemas.microsoft.com/office/drawing/2010/main" val="0"/>
                        </a:ext>
                      </a:extLst>
                    </a:blip>
                    <a:srcRect t="34" b="34"/>
                    <a:stretch>
                      <a:fillRect/>
                    </a:stretch>
                  </pic:blipFill>
                  <pic:spPr bwMode="auto">
                    <a:xfrm>
                      <a:off x="0" y="0"/>
                      <a:ext cx="7560310" cy="10691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41503681" w14:textId="3A7C1AA7" w:rsidR="001F3D92" w:rsidRDefault="001F3D92" w:rsidP="00165987">
      <w:pPr>
        <w:rPr>
          <w:sz w:val="32"/>
        </w:rPr>
      </w:pPr>
    </w:p>
    <w:p w14:paraId="461745EB" w14:textId="05E22CA1" w:rsidR="00CE62E7" w:rsidRDefault="00CE62E7" w:rsidP="00165987">
      <w:pPr>
        <w:rPr>
          <w:sz w:val="32"/>
        </w:rPr>
      </w:pPr>
    </w:p>
    <w:p w14:paraId="1730E838" w14:textId="10873533" w:rsidR="005E760E" w:rsidRDefault="005E760E" w:rsidP="00165987"/>
    <w:p w14:paraId="2E10AB83" w14:textId="50908D17" w:rsidR="006A0003" w:rsidRDefault="006A0003" w:rsidP="00165987"/>
    <w:p w14:paraId="548196A7" w14:textId="77777777" w:rsidR="006A0003" w:rsidRDefault="006A0003" w:rsidP="00165987"/>
    <w:p w14:paraId="7AE838BA" w14:textId="39D52EB5" w:rsidR="005E760E" w:rsidRDefault="005E760E" w:rsidP="00165987"/>
    <w:p w14:paraId="426DA866" w14:textId="03E2384F" w:rsidR="005E760E" w:rsidRDefault="005E760E" w:rsidP="00165987"/>
    <w:p w14:paraId="1896EDB7" w14:textId="712A561A" w:rsidR="005E760E" w:rsidRDefault="005E760E" w:rsidP="00165987"/>
    <w:p w14:paraId="00360E5F" w14:textId="34D20DC8" w:rsidR="005E760E" w:rsidRDefault="005E760E" w:rsidP="00165987"/>
    <w:p w14:paraId="7C9A2292" w14:textId="77777777" w:rsidR="005E760E" w:rsidRPr="00505C77" w:rsidRDefault="005E760E" w:rsidP="00165987"/>
    <w:p w14:paraId="263EC311" w14:textId="6D15D7F4" w:rsidR="008667A0" w:rsidRDefault="00165603">
      <w:r>
        <w:rPr>
          <w:color w:val="75C104"/>
          <w:sz w:val="52"/>
        </w:rPr>
        <w:t>Atchison</w:t>
      </w:r>
    </w:p>
    <w:p w14:paraId="024D7ED0" w14:textId="77777777" w:rsidR="00BF62F1" w:rsidRDefault="00BF62F1">
      <w:pPr>
        <w:rPr>
          <w:color w:val="FFFFFF"/>
          <w:sz w:val="32"/>
        </w:rPr>
      </w:pPr>
    </w:p>
    <w:p w14:paraId="024155F8" w14:textId="77777777" w:rsidR="00BF62F1" w:rsidRDefault="00BF62F1">
      <w:pPr>
        <w:rPr>
          <w:color w:val="FFFFFF"/>
          <w:sz w:val="32"/>
        </w:rPr>
      </w:pPr>
    </w:p>
    <w:p w14:paraId="4EA1FE25" w14:textId="77777777" w:rsidR="00BF62F1" w:rsidRDefault="00BF62F1">
      <w:pPr>
        <w:rPr>
          <w:color w:val="FFFFFF"/>
          <w:sz w:val="32"/>
        </w:rPr>
      </w:pPr>
    </w:p>
    <w:p w14:paraId="040D543D" w14:textId="77777777" w:rsidR="00BF62F1" w:rsidRDefault="00165603">
      <w:pPr>
        <w:rPr>
          <w:color w:val="FFFFFF"/>
          <w:sz w:val="32"/>
        </w:rPr>
      </w:pPr>
      <w:r>
        <w:rPr>
          <w:color w:val="FFFFFF"/>
          <w:sz w:val="32"/>
        </w:rPr>
        <w:t xml:space="preserve">Review of Investment Objectives &amp; Asset Allocation </w:t>
      </w:r>
    </w:p>
    <w:p w14:paraId="50CE1933" w14:textId="379FAF1A" w:rsidR="008667A0" w:rsidRDefault="00165603">
      <w:r>
        <w:rPr>
          <w:color w:val="FFFFFF"/>
          <w:sz w:val="32"/>
        </w:rPr>
        <w:t>September 2023</w:t>
      </w:r>
    </w:p>
    <w:p w14:paraId="0DA991F2" w14:textId="77777777" w:rsidR="008667A0" w:rsidRDefault="00165603">
      <w:r>
        <w:br w:type="page"/>
      </w:r>
    </w:p>
    <w:p w14:paraId="3D50B147" w14:textId="77777777" w:rsidR="008667A0" w:rsidRDefault="00165603">
      <w:pPr>
        <w:rPr>
          <w:color w:val="75C104"/>
          <w:sz w:val="32"/>
        </w:rPr>
      </w:pPr>
      <w:r>
        <w:rPr>
          <w:color w:val="75C104"/>
          <w:sz w:val="32"/>
        </w:rPr>
        <w:lastRenderedPageBreak/>
        <w:t>Table of Content</w:t>
      </w:r>
    </w:p>
    <w:p w14:paraId="3D45BAE4" w14:textId="77777777" w:rsidR="00BF62F1" w:rsidRDefault="00BF62F1"/>
    <w:p w14:paraId="6A11BC87" w14:textId="43D562A3" w:rsidR="00165603" w:rsidRDefault="00165603">
      <w:pPr>
        <w:pStyle w:val="TOC1"/>
        <w:rPr>
          <w:rFonts w:eastAsiaTheme="minorEastAsia"/>
          <w:b w:val="0"/>
          <w:color w:val="auto"/>
          <w:kern w:val="2"/>
          <w:lang w:eastAsia="en-AU"/>
          <w14:ligatures w14:val="standardContextual"/>
        </w:rPr>
      </w:pPr>
      <w:r>
        <w:fldChar w:fldCharType="begin"/>
      </w:r>
      <w:r>
        <w:instrText>TOC \o "1-5" \h \z \u</w:instrText>
      </w:r>
      <w:r>
        <w:fldChar w:fldCharType="separate"/>
      </w:r>
      <w:hyperlink w:anchor="_Toc147237907" w:history="1">
        <w:r w:rsidRPr="00FD04DD">
          <w:rPr>
            <w:rStyle w:val="Hyperlink"/>
          </w:rPr>
          <w:t>1</w:t>
        </w:r>
        <w:r>
          <w:rPr>
            <w:rFonts w:eastAsiaTheme="minorEastAsia"/>
            <w:b w:val="0"/>
            <w:color w:val="auto"/>
            <w:kern w:val="2"/>
            <w:lang w:eastAsia="en-AU"/>
            <w14:ligatures w14:val="standardContextual"/>
          </w:rPr>
          <w:tab/>
        </w:r>
        <w:r w:rsidRPr="00FD04DD">
          <w:rPr>
            <w:rStyle w:val="Hyperlink"/>
          </w:rPr>
          <w:t>Executive Summary</w:t>
        </w:r>
        <w:r>
          <w:rPr>
            <w:webHidden/>
          </w:rPr>
          <w:tab/>
        </w:r>
        <w:r>
          <w:rPr>
            <w:webHidden/>
          </w:rPr>
          <w:fldChar w:fldCharType="begin"/>
        </w:r>
        <w:r>
          <w:rPr>
            <w:webHidden/>
          </w:rPr>
          <w:instrText xml:space="preserve"> PAGEREF _Toc147237907 \h </w:instrText>
        </w:r>
        <w:r>
          <w:rPr>
            <w:webHidden/>
          </w:rPr>
        </w:r>
        <w:r>
          <w:rPr>
            <w:webHidden/>
          </w:rPr>
          <w:fldChar w:fldCharType="separate"/>
        </w:r>
        <w:r>
          <w:rPr>
            <w:webHidden/>
          </w:rPr>
          <w:t>4</w:t>
        </w:r>
        <w:r>
          <w:rPr>
            <w:webHidden/>
          </w:rPr>
          <w:fldChar w:fldCharType="end"/>
        </w:r>
      </w:hyperlink>
    </w:p>
    <w:p w14:paraId="457A6933" w14:textId="1D042F57" w:rsidR="00165603" w:rsidRDefault="00000000">
      <w:pPr>
        <w:pStyle w:val="TOC1"/>
        <w:rPr>
          <w:rFonts w:eastAsiaTheme="minorEastAsia"/>
          <w:b w:val="0"/>
          <w:color w:val="auto"/>
          <w:kern w:val="2"/>
          <w:lang w:eastAsia="en-AU"/>
          <w14:ligatures w14:val="standardContextual"/>
        </w:rPr>
      </w:pPr>
      <w:hyperlink w:anchor="_Toc147237908" w:history="1">
        <w:r w:rsidR="00165603" w:rsidRPr="00FD04DD">
          <w:rPr>
            <w:rStyle w:val="Hyperlink"/>
          </w:rPr>
          <w:t>2</w:t>
        </w:r>
        <w:r w:rsidR="00165603">
          <w:rPr>
            <w:rFonts w:eastAsiaTheme="minorEastAsia"/>
            <w:b w:val="0"/>
            <w:color w:val="auto"/>
            <w:kern w:val="2"/>
            <w:lang w:eastAsia="en-AU"/>
            <w14:ligatures w14:val="standardContextual"/>
          </w:rPr>
          <w:tab/>
        </w:r>
        <w:r w:rsidR="00165603" w:rsidRPr="00FD04DD">
          <w:rPr>
            <w:rStyle w:val="Hyperlink"/>
          </w:rPr>
          <w:t>Introduction</w:t>
        </w:r>
        <w:r w:rsidR="00165603">
          <w:rPr>
            <w:webHidden/>
          </w:rPr>
          <w:tab/>
        </w:r>
        <w:r w:rsidR="00165603">
          <w:rPr>
            <w:webHidden/>
          </w:rPr>
          <w:fldChar w:fldCharType="begin"/>
        </w:r>
        <w:r w:rsidR="00165603">
          <w:rPr>
            <w:webHidden/>
          </w:rPr>
          <w:instrText xml:space="preserve"> PAGEREF _Toc147237908 \h </w:instrText>
        </w:r>
        <w:r w:rsidR="00165603">
          <w:rPr>
            <w:webHidden/>
          </w:rPr>
        </w:r>
        <w:r w:rsidR="00165603">
          <w:rPr>
            <w:webHidden/>
          </w:rPr>
          <w:fldChar w:fldCharType="separate"/>
        </w:r>
        <w:r w:rsidR="00165603">
          <w:rPr>
            <w:webHidden/>
          </w:rPr>
          <w:t>10</w:t>
        </w:r>
        <w:r w:rsidR="00165603">
          <w:rPr>
            <w:webHidden/>
          </w:rPr>
          <w:fldChar w:fldCharType="end"/>
        </w:r>
      </w:hyperlink>
    </w:p>
    <w:p w14:paraId="0422A16C" w14:textId="1BEA6500" w:rsidR="00165603" w:rsidRDefault="00000000">
      <w:pPr>
        <w:pStyle w:val="TOC1"/>
        <w:rPr>
          <w:rFonts w:eastAsiaTheme="minorEastAsia"/>
          <w:b w:val="0"/>
          <w:color w:val="auto"/>
          <w:kern w:val="2"/>
          <w:lang w:eastAsia="en-AU"/>
          <w14:ligatures w14:val="standardContextual"/>
        </w:rPr>
      </w:pPr>
      <w:hyperlink w:anchor="_Toc147237909" w:history="1">
        <w:r w:rsidR="00165603" w:rsidRPr="00FD04DD">
          <w:rPr>
            <w:rStyle w:val="Hyperlink"/>
          </w:rPr>
          <w:t>3</w:t>
        </w:r>
        <w:r w:rsidR="00165603">
          <w:rPr>
            <w:rFonts w:eastAsiaTheme="minorEastAsia"/>
            <w:b w:val="0"/>
            <w:color w:val="auto"/>
            <w:kern w:val="2"/>
            <w:lang w:eastAsia="en-AU"/>
            <w14:ligatures w14:val="standardContextual"/>
          </w:rPr>
          <w:tab/>
        </w:r>
        <w:r w:rsidR="00165603" w:rsidRPr="00FD04DD">
          <w:rPr>
            <w:rStyle w:val="Hyperlink"/>
          </w:rPr>
          <w:t>Review of Investment Strategies</w:t>
        </w:r>
        <w:r w:rsidR="00165603">
          <w:rPr>
            <w:webHidden/>
          </w:rPr>
          <w:tab/>
        </w:r>
        <w:r w:rsidR="00165603">
          <w:rPr>
            <w:webHidden/>
          </w:rPr>
          <w:fldChar w:fldCharType="begin"/>
        </w:r>
        <w:r w:rsidR="00165603">
          <w:rPr>
            <w:webHidden/>
          </w:rPr>
          <w:instrText xml:space="preserve"> PAGEREF _Toc147237909 \h </w:instrText>
        </w:r>
        <w:r w:rsidR="00165603">
          <w:rPr>
            <w:webHidden/>
          </w:rPr>
        </w:r>
        <w:r w:rsidR="00165603">
          <w:rPr>
            <w:webHidden/>
          </w:rPr>
          <w:fldChar w:fldCharType="separate"/>
        </w:r>
        <w:r w:rsidR="00165603">
          <w:rPr>
            <w:webHidden/>
          </w:rPr>
          <w:t>11</w:t>
        </w:r>
        <w:r w:rsidR="00165603">
          <w:rPr>
            <w:webHidden/>
          </w:rPr>
          <w:fldChar w:fldCharType="end"/>
        </w:r>
      </w:hyperlink>
    </w:p>
    <w:p w14:paraId="3F97622F" w14:textId="7796A6BD" w:rsidR="00165603" w:rsidRDefault="00000000">
      <w:pPr>
        <w:pStyle w:val="TOC2"/>
        <w:tabs>
          <w:tab w:val="left" w:pos="880"/>
          <w:tab w:val="right" w:leader="dot" w:pos="9622"/>
        </w:tabs>
        <w:rPr>
          <w:rFonts w:eastAsiaTheme="minorEastAsia"/>
          <w:noProof/>
          <w:color w:val="auto"/>
          <w:kern w:val="2"/>
          <w:lang w:eastAsia="en-AU"/>
          <w14:ligatures w14:val="standardContextual"/>
        </w:rPr>
      </w:pPr>
      <w:hyperlink w:anchor="_Toc147237910" w:history="1">
        <w:r w:rsidR="00165603" w:rsidRPr="00FD04DD">
          <w:rPr>
            <w:rStyle w:val="Hyperlink"/>
            <w:noProof/>
          </w:rPr>
          <w:t>3.1</w:t>
        </w:r>
        <w:r w:rsidR="00165603">
          <w:rPr>
            <w:rFonts w:eastAsiaTheme="minorEastAsia"/>
            <w:noProof/>
            <w:color w:val="auto"/>
            <w:kern w:val="2"/>
            <w:lang w:eastAsia="en-AU"/>
            <w14:ligatures w14:val="standardContextual"/>
          </w:rPr>
          <w:tab/>
        </w:r>
        <w:r w:rsidR="00165603" w:rsidRPr="00FD04DD">
          <w:rPr>
            <w:rStyle w:val="Hyperlink"/>
            <w:noProof/>
          </w:rPr>
          <w:t>Scenario Analysis Assumptions</w:t>
        </w:r>
        <w:r w:rsidR="00165603">
          <w:rPr>
            <w:noProof/>
            <w:webHidden/>
          </w:rPr>
          <w:tab/>
        </w:r>
        <w:r w:rsidR="00165603">
          <w:rPr>
            <w:noProof/>
            <w:webHidden/>
          </w:rPr>
          <w:fldChar w:fldCharType="begin"/>
        </w:r>
        <w:r w:rsidR="00165603">
          <w:rPr>
            <w:noProof/>
            <w:webHidden/>
          </w:rPr>
          <w:instrText xml:space="preserve"> PAGEREF _Toc147237910 \h </w:instrText>
        </w:r>
        <w:r w:rsidR="00165603">
          <w:rPr>
            <w:noProof/>
            <w:webHidden/>
          </w:rPr>
        </w:r>
        <w:r w:rsidR="00165603">
          <w:rPr>
            <w:noProof/>
            <w:webHidden/>
          </w:rPr>
          <w:fldChar w:fldCharType="separate"/>
        </w:r>
        <w:r w:rsidR="00165603">
          <w:rPr>
            <w:noProof/>
            <w:webHidden/>
          </w:rPr>
          <w:t>11</w:t>
        </w:r>
        <w:r w:rsidR="00165603">
          <w:rPr>
            <w:noProof/>
            <w:webHidden/>
          </w:rPr>
          <w:fldChar w:fldCharType="end"/>
        </w:r>
      </w:hyperlink>
    </w:p>
    <w:p w14:paraId="2D9E7686" w14:textId="78377A98" w:rsidR="00165603" w:rsidRDefault="00000000">
      <w:pPr>
        <w:pStyle w:val="TOC2"/>
        <w:tabs>
          <w:tab w:val="left" w:pos="880"/>
          <w:tab w:val="right" w:leader="dot" w:pos="9622"/>
        </w:tabs>
        <w:rPr>
          <w:rFonts w:eastAsiaTheme="minorEastAsia"/>
          <w:noProof/>
          <w:color w:val="auto"/>
          <w:kern w:val="2"/>
          <w:lang w:eastAsia="en-AU"/>
          <w14:ligatures w14:val="standardContextual"/>
        </w:rPr>
      </w:pPr>
      <w:hyperlink w:anchor="_Toc147237911" w:history="1">
        <w:r w:rsidR="00165603" w:rsidRPr="00FD04DD">
          <w:rPr>
            <w:rStyle w:val="Hyperlink"/>
            <w:noProof/>
          </w:rPr>
          <w:t>3.2</w:t>
        </w:r>
        <w:r w:rsidR="00165603">
          <w:rPr>
            <w:rFonts w:eastAsiaTheme="minorEastAsia"/>
            <w:noProof/>
            <w:color w:val="auto"/>
            <w:kern w:val="2"/>
            <w:lang w:eastAsia="en-AU"/>
            <w14:ligatures w14:val="standardContextual"/>
          </w:rPr>
          <w:tab/>
        </w:r>
        <w:r w:rsidR="00165603" w:rsidRPr="00FD04DD">
          <w:rPr>
            <w:rStyle w:val="Hyperlink"/>
            <w:noProof/>
          </w:rPr>
          <w:t>The Most Volatile and the Least Volatile Portfolios</w:t>
        </w:r>
        <w:r w:rsidR="00165603">
          <w:rPr>
            <w:noProof/>
            <w:webHidden/>
          </w:rPr>
          <w:tab/>
        </w:r>
        <w:r w:rsidR="00165603">
          <w:rPr>
            <w:noProof/>
            <w:webHidden/>
          </w:rPr>
          <w:fldChar w:fldCharType="begin"/>
        </w:r>
        <w:r w:rsidR="00165603">
          <w:rPr>
            <w:noProof/>
            <w:webHidden/>
          </w:rPr>
          <w:instrText xml:space="preserve"> PAGEREF _Toc147237911 \h </w:instrText>
        </w:r>
        <w:r w:rsidR="00165603">
          <w:rPr>
            <w:noProof/>
            <w:webHidden/>
          </w:rPr>
        </w:r>
        <w:r w:rsidR="00165603">
          <w:rPr>
            <w:noProof/>
            <w:webHidden/>
          </w:rPr>
          <w:fldChar w:fldCharType="separate"/>
        </w:r>
        <w:r w:rsidR="00165603">
          <w:rPr>
            <w:noProof/>
            <w:webHidden/>
          </w:rPr>
          <w:t>11</w:t>
        </w:r>
        <w:r w:rsidR="00165603">
          <w:rPr>
            <w:noProof/>
            <w:webHidden/>
          </w:rPr>
          <w:fldChar w:fldCharType="end"/>
        </w:r>
      </w:hyperlink>
    </w:p>
    <w:p w14:paraId="3335B72A" w14:textId="700A8E3B" w:rsidR="00165603" w:rsidRDefault="00000000">
      <w:pPr>
        <w:pStyle w:val="TOC2"/>
        <w:tabs>
          <w:tab w:val="left" w:pos="880"/>
          <w:tab w:val="right" w:leader="dot" w:pos="9622"/>
        </w:tabs>
        <w:rPr>
          <w:rFonts w:eastAsiaTheme="minorEastAsia"/>
          <w:noProof/>
          <w:color w:val="auto"/>
          <w:kern w:val="2"/>
          <w:lang w:eastAsia="en-AU"/>
          <w14:ligatures w14:val="standardContextual"/>
        </w:rPr>
      </w:pPr>
      <w:hyperlink w:anchor="_Toc147237912" w:history="1">
        <w:r w:rsidR="00165603" w:rsidRPr="00FD04DD">
          <w:rPr>
            <w:rStyle w:val="Hyperlink"/>
            <w:noProof/>
          </w:rPr>
          <w:t>3.3</w:t>
        </w:r>
        <w:r w:rsidR="00165603">
          <w:rPr>
            <w:rFonts w:eastAsiaTheme="minorEastAsia"/>
            <w:noProof/>
            <w:color w:val="auto"/>
            <w:kern w:val="2"/>
            <w:lang w:eastAsia="en-AU"/>
            <w14:ligatures w14:val="standardContextual"/>
          </w:rPr>
          <w:tab/>
        </w:r>
        <w:r w:rsidR="00165603" w:rsidRPr="00FD04DD">
          <w:rPr>
            <w:rStyle w:val="Hyperlink"/>
            <w:noProof/>
          </w:rPr>
          <w:t>Analysis of Strategy: Active 20</w:t>
        </w:r>
        <w:r w:rsidR="00165603">
          <w:rPr>
            <w:noProof/>
            <w:webHidden/>
          </w:rPr>
          <w:tab/>
        </w:r>
        <w:r w:rsidR="00165603">
          <w:rPr>
            <w:noProof/>
            <w:webHidden/>
          </w:rPr>
          <w:fldChar w:fldCharType="begin"/>
        </w:r>
        <w:r w:rsidR="00165603">
          <w:rPr>
            <w:noProof/>
            <w:webHidden/>
          </w:rPr>
          <w:instrText xml:space="preserve"> PAGEREF _Toc147237912 \h </w:instrText>
        </w:r>
        <w:r w:rsidR="00165603">
          <w:rPr>
            <w:noProof/>
            <w:webHidden/>
          </w:rPr>
        </w:r>
        <w:r w:rsidR="00165603">
          <w:rPr>
            <w:noProof/>
            <w:webHidden/>
          </w:rPr>
          <w:fldChar w:fldCharType="separate"/>
        </w:r>
        <w:r w:rsidR="00165603">
          <w:rPr>
            <w:noProof/>
            <w:webHidden/>
          </w:rPr>
          <w:t>11</w:t>
        </w:r>
        <w:r w:rsidR="00165603">
          <w:rPr>
            <w:noProof/>
            <w:webHidden/>
          </w:rPr>
          <w:fldChar w:fldCharType="end"/>
        </w:r>
      </w:hyperlink>
    </w:p>
    <w:p w14:paraId="2EC0A0D9" w14:textId="72E1621E" w:rsidR="00165603" w:rsidRDefault="00000000">
      <w:pPr>
        <w:pStyle w:val="TOC3"/>
        <w:tabs>
          <w:tab w:val="left" w:pos="1320"/>
          <w:tab w:val="right" w:leader="dot" w:pos="9622"/>
        </w:tabs>
        <w:rPr>
          <w:rFonts w:eastAsiaTheme="minorEastAsia"/>
          <w:noProof/>
          <w:color w:val="auto"/>
          <w:kern w:val="2"/>
          <w:lang w:eastAsia="en-AU"/>
          <w14:ligatures w14:val="standardContextual"/>
        </w:rPr>
      </w:pPr>
      <w:hyperlink w:anchor="_Toc147237913" w:history="1">
        <w:r w:rsidR="00165603" w:rsidRPr="00FD04DD">
          <w:rPr>
            <w:rStyle w:val="Hyperlink"/>
            <w:noProof/>
          </w:rPr>
          <w:t>3.3.1</w:t>
        </w:r>
        <w:r w:rsidR="00165603">
          <w:rPr>
            <w:rFonts w:eastAsiaTheme="minorEastAsia"/>
            <w:noProof/>
            <w:color w:val="auto"/>
            <w:kern w:val="2"/>
            <w:lang w:eastAsia="en-AU"/>
            <w14:ligatures w14:val="standardContextual"/>
          </w:rPr>
          <w:tab/>
        </w:r>
        <w:r w:rsidR="00165603" w:rsidRPr="00FD04DD">
          <w:rPr>
            <w:rStyle w:val="Hyperlink"/>
            <w:noProof/>
          </w:rPr>
          <w:t>Analysis of Asset Allocation</w:t>
        </w:r>
        <w:r w:rsidR="00165603">
          <w:rPr>
            <w:noProof/>
            <w:webHidden/>
          </w:rPr>
          <w:tab/>
        </w:r>
        <w:r w:rsidR="00165603">
          <w:rPr>
            <w:noProof/>
            <w:webHidden/>
          </w:rPr>
          <w:fldChar w:fldCharType="begin"/>
        </w:r>
        <w:r w:rsidR="00165603">
          <w:rPr>
            <w:noProof/>
            <w:webHidden/>
          </w:rPr>
          <w:instrText xml:space="preserve"> PAGEREF _Toc147237913 \h </w:instrText>
        </w:r>
        <w:r w:rsidR="00165603">
          <w:rPr>
            <w:noProof/>
            <w:webHidden/>
          </w:rPr>
        </w:r>
        <w:r w:rsidR="00165603">
          <w:rPr>
            <w:noProof/>
            <w:webHidden/>
          </w:rPr>
          <w:fldChar w:fldCharType="separate"/>
        </w:r>
        <w:r w:rsidR="00165603">
          <w:rPr>
            <w:noProof/>
            <w:webHidden/>
          </w:rPr>
          <w:t>11</w:t>
        </w:r>
        <w:r w:rsidR="00165603">
          <w:rPr>
            <w:noProof/>
            <w:webHidden/>
          </w:rPr>
          <w:fldChar w:fldCharType="end"/>
        </w:r>
      </w:hyperlink>
    </w:p>
    <w:p w14:paraId="2EE76F76" w14:textId="07287E26" w:rsidR="00165603" w:rsidRDefault="00000000">
      <w:pPr>
        <w:pStyle w:val="TOC3"/>
        <w:tabs>
          <w:tab w:val="left" w:pos="1320"/>
          <w:tab w:val="right" w:leader="dot" w:pos="9622"/>
        </w:tabs>
        <w:rPr>
          <w:rFonts w:eastAsiaTheme="minorEastAsia"/>
          <w:noProof/>
          <w:color w:val="auto"/>
          <w:kern w:val="2"/>
          <w:lang w:eastAsia="en-AU"/>
          <w14:ligatures w14:val="standardContextual"/>
        </w:rPr>
      </w:pPr>
      <w:hyperlink w:anchor="_Toc147237914" w:history="1">
        <w:r w:rsidR="00165603" w:rsidRPr="00FD04DD">
          <w:rPr>
            <w:rStyle w:val="Hyperlink"/>
            <w:noProof/>
          </w:rPr>
          <w:t>3.3.2</w:t>
        </w:r>
        <w:r w:rsidR="00165603">
          <w:rPr>
            <w:rFonts w:eastAsiaTheme="minorEastAsia"/>
            <w:noProof/>
            <w:color w:val="auto"/>
            <w:kern w:val="2"/>
            <w:lang w:eastAsia="en-AU"/>
            <w14:ligatures w14:val="standardContextual"/>
          </w:rPr>
          <w:tab/>
        </w:r>
        <w:r w:rsidR="00165603" w:rsidRPr="00FD04DD">
          <w:rPr>
            <w:rStyle w:val="Hyperlink"/>
            <w:noProof/>
          </w:rPr>
          <w:t>Current Investment Strategy</w:t>
        </w:r>
        <w:r w:rsidR="00165603">
          <w:rPr>
            <w:noProof/>
            <w:webHidden/>
          </w:rPr>
          <w:tab/>
        </w:r>
        <w:r w:rsidR="00165603">
          <w:rPr>
            <w:noProof/>
            <w:webHidden/>
          </w:rPr>
          <w:fldChar w:fldCharType="begin"/>
        </w:r>
        <w:r w:rsidR="00165603">
          <w:rPr>
            <w:noProof/>
            <w:webHidden/>
          </w:rPr>
          <w:instrText xml:space="preserve"> PAGEREF _Toc147237914 \h </w:instrText>
        </w:r>
        <w:r w:rsidR="00165603">
          <w:rPr>
            <w:noProof/>
            <w:webHidden/>
          </w:rPr>
        </w:r>
        <w:r w:rsidR="00165603">
          <w:rPr>
            <w:noProof/>
            <w:webHidden/>
          </w:rPr>
          <w:fldChar w:fldCharType="separate"/>
        </w:r>
        <w:r w:rsidR="00165603">
          <w:rPr>
            <w:noProof/>
            <w:webHidden/>
          </w:rPr>
          <w:t>14</w:t>
        </w:r>
        <w:r w:rsidR="00165603">
          <w:rPr>
            <w:noProof/>
            <w:webHidden/>
          </w:rPr>
          <w:fldChar w:fldCharType="end"/>
        </w:r>
      </w:hyperlink>
    </w:p>
    <w:p w14:paraId="7FABD868" w14:textId="7270C55E" w:rsidR="00165603" w:rsidRDefault="00000000">
      <w:pPr>
        <w:pStyle w:val="TOC3"/>
        <w:tabs>
          <w:tab w:val="left" w:pos="1320"/>
          <w:tab w:val="right" w:leader="dot" w:pos="9622"/>
        </w:tabs>
        <w:rPr>
          <w:rFonts w:eastAsiaTheme="minorEastAsia"/>
          <w:noProof/>
          <w:color w:val="auto"/>
          <w:kern w:val="2"/>
          <w:lang w:eastAsia="en-AU"/>
          <w14:ligatures w14:val="standardContextual"/>
        </w:rPr>
      </w:pPr>
      <w:hyperlink w:anchor="_Toc147237915" w:history="1">
        <w:r w:rsidR="00165603" w:rsidRPr="00FD04DD">
          <w:rPr>
            <w:rStyle w:val="Hyperlink"/>
            <w:noProof/>
          </w:rPr>
          <w:t>3.3.3</w:t>
        </w:r>
        <w:r w:rsidR="00165603">
          <w:rPr>
            <w:rFonts w:eastAsiaTheme="minorEastAsia"/>
            <w:noProof/>
            <w:color w:val="auto"/>
            <w:kern w:val="2"/>
            <w:lang w:eastAsia="en-AU"/>
            <w14:ligatures w14:val="standardContextual"/>
          </w:rPr>
          <w:tab/>
        </w:r>
        <w:r w:rsidR="00165603" w:rsidRPr="00FD04DD">
          <w:rPr>
            <w:rStyle w:val="Hyperlink"/>
            <w:noProof/>
          </w:rPr>
          <w:t>SAA Ranges</w:t>
        </w:r>
        <w:r w:rsidR="00165603">
          <w:rPr>
            <w:noProof/>
            <w:webHidden/>
          </w:rPr>
          <w:tab/>
        </w:r>
        <w:r w:rsidR="00165603">
          <w:rPr>
            <w:noProof/>
            <w:webHidden/>
          </w:rPr>
          <w:fldChar w:fldCharType="begin"/>
        </w:r>
        <w:r w:rsidR="00165603">
          <w:rPr>
            <w:noProof/>
            <w:webHidden/>
          </w:rPr>
          <w:instrText xml:space="preserve"> PAGEREF _Toc147237915 \h </w:instrText>
        </w:r>
        <w:r w:rsidR="00165603">
          <w:rPr>
            <w:noProof/>
            <w:webHidden/>
          </w:rPr>
        </w:r>
        <w:r w:rsidR="00165603">
          <w:rPr>
            <w:noProof/>
            <w:webHidden/>
          </w:rPr>
          <w:fldChar w:fldCharType="separate"/>
        </w:r>
        <w:r w:rsidR="00165603">
          <w:rPr>
            <w:noProof/>
            <w:webHidden/>
          </w:rPr>
          <w:t>14</w:t>
        </w:r>
        <w:r w:rsidR="00165603">
          <w:rPr>
            <w:noProof/>
            <w:webHidden/>
          </w:rPr>
          <w:fldChar w:fldCharType="end"/>
        </w:r>
      </w:hyperlink>
    </w:p>
    <w:p w14:paraId="7E9A061D" w14:textId="6D4D3826" w:rsidR="00165603" w:rsidRDefault="00000000">
      <w:pPr>
        <w:pStyle w:val="TOC3"/>
        <w:tabs>
          <w:tab w:val="left" w:pos="1320"/>
          <w:tab w:val="right" w:leader="dot" w:pos="9622"/>
        </w:tabs>
        <w:rPr>
          <w:rFonts w:eastAsiaTheme="minorEastAsia"/>
          <w:noProof/>
          <w:color w:val="auto"/>
          <w:kern w:val="2"/>
          <w:lang w:eastAsia="en-AU"/>
          <w14:ligatures w14:val="standardContextual"/>
        </w:rPr>
      </w:pPr>
      <w:hyperlink w:anchor="_Toc147237916" w:history="1">
        <w:r w:rsidR="00165603" w:rsidRPr="00FD04DD">
          <w:rPr>
            <w:rStyle w:val="Hyperlink"/>
            <w:noProof/>
          </w:rPr>
          <w:t>3.3.4</w:t>
        </w:r>
        <w:r w:rsidR="00165603">
          <w:rPr>
            <w:rFonts w:eastAsiaTheme="minorEastAsia"/>
            <w:noProof/>
            <w:color w:val="auto"/>
            <w:kern w:val="2"/>
            <w:lang w:eastAsia="en-AU"/>
            <w14:ligatures w14:val="standardContextual"/>
          </w:rPr>
          <w:tab/>
        </w:r>
        <w:r w:rsidR="00165603" w:rsidRPr="00FD04DD">
          <w:rPr>
            <w:rStyle w:val="Hyperlink"/>
            <w:noProof/>
          </w:rPr>
          <w:t>Recommendations</w:t>
        </w:r>
        <w:r w:rsidR="00165603">
          <w:rPr>
            <w:noProof/>
            <w:webHidden/>
          </w:rPr>
          <w:tab/>
        </w:r>
        <w:r w:rsidR="00165603">
          <w:rPr>
            <w:noProof/>
            <w:webHidden/>
          </w:rPr>
          <w:fldChar w:fldCharType="begin"/>
        </w:r>
        <w:r w:rsidR="00165603">
          <w:rPr>
            <w:noProof/>
            <w:webHidden/>
          </w:rPr>
          <w:instrText xml:space="preserve"> PAGEREF _Toc147237916 \h </w:instrText>
        </w:r>
        <w:r w:rsidR="00165603">
          <w:rPr>
            <w:noProof/>
            <w:webHidden/>
          </w:rPr>
        </w:r>
        <w:r w:rsidR="00165603">
          <w:rPr>
            <w:noProof/>
            <w:webHidden/>
          </w:rPr>
          <w:fldChar w:fldCharType="separate"/>
        </w:r>
        <w:r w:rsidR="00165603">
          <w:rPr>
            <w:noProof/>
            <w:webHidden/>
          </w:rPr>
          <w:t>15</w:t>
        </w:r>
        <w:r w:rsidR="00165603">
          <w:rPr>
            <w:noProof/>
            <w:webHidden/>
          </w:rPr>
          <w:fldChar w:fldCharType="end"/>
        </w:r>
      </w:hyperlink>
    </w:p>
    <w:p w14:paraId="75E97BF2" w14:textId="1E80DFF8" w:rsidR="00165603" w:rsidRDefault="00000000">
      <w:pPr>
        <w:pStyle w:val="TOC2"/>
        <w:tabs>
          <w:tab w:val="left" w:pos="880"/>
          <w:tab w:val="right" w:leader="dot" w:pos="9622"/>
        </w:tabs>
        <w:rPr>
          <w:rFonts w:eastAsiaTheme="minorEastAsia"/>
          <w:noProof/>
          <w:color w:val="auto"/>
          <w:kern w:val="2"/>
          <w:lang w:eastAsia="en-AU"/>
          <w14:ligatures w14:val="standardContextual"/>
        </w:rPr>
      </w:pPr>
      <w:hyperlink w:anchor="_Toc147237917" w:history="1">
        <w:r w:rsidR="00165603" w:rsidRPr="00FD04DD">
          <w:rPr>
            <w:rStyle w:val="Hyperlink"/>
            <w:noProof/>
          </w:rPr>
          <w:t>3.4</w:t>
        </w:r>
        <w:r w:rsidR="00165603">
          <w:rPr>
            <w:rFonts w:eastAsiaTheme="minorEastAsia"/>
            <w:noProof/>
            <w:color w:val="auto"/>
            <w:kern w:val="2"/>
            <w:lang w:eastAsia="en-AU"/>
            <w14:ligatures w14:val="standardContextual"/>
          </w:rPr>
          <w:tab/>
        </w:r>
        <w:r w:rsidR="00165603" w:rsidRPr="00FD04DD">
          <w:rPr>
            <w:rStyle w:val="Hyperlink"/>
            <w:noProof/>
          </w:rPr>
          <w:t>Analysis of Strategy: Active 40</w:t>
        </w:r>
        <w:r w:rsidR="00165603">
          <w:rPr>
            <w:noProof/>
            <w:webHidden/>
          </w:rPr>
          <w:tab/>
        </w:r>
        <w:r w:rsidR="00165603">
          <w:rPr>
            <w:noProof/>
            <w:webHidden/>
          </w:rPr>
          <w:fldChar w:fldCharType="begin"/>
        </w:r>
        <w:r w:rsidR="00165603">
          <w:rPr>
            <w:noProof/>
            <w:webHidden/>
          </w:rPr>
          <w:instrText xml:space="preserve"> PAGEREF _Toc147237917 \h </w:instrText>
        </w:r>
        <w:r w:rsidR="00165603">
          <w:rPr>
            <w:noProof/>
            <w:webHidden/>
          </w:rPr>
        </w:r>
        <w:r w:rsidR="00165603">
          <w:rPr>
            <w:noProof/>
            <w:webHidden/>
          </w:rPr>
          <w:fldChar w:fldCharType="separate"/>
        </w:r>
        <w:r w:rsidR="00165603">
          <w:rPr>
            <w:noProof/>
            <w:webHidden/>
          </w:rPr>
          <w:t>15</w:t>
        </w:r>
        <w:r w:rsidR="00165603">
          <w:rPr>
            <w:noProof/>
            <w:webHidden/>
          </w:rPr>
          <w:fldChar w:fldCharType="end"/>
        </w:r>
      </w:hyperlink>
    </w:p>
    <w:p w14:paraId="1944E508" w14:textId="207C297B" w:rsidR="00165603" w:rsidRDefault="00000000">
      <w:pPr>
        <w:pStyle w:val="TOC3"/>
        <w:tabs>
          <w:tab w:val="left" w:pos="1320"/>
          <w:tab w:val="right" w:leader="dot" w:pos="9622"/>
        </w:tabs>
        <w:rPr>
          <w:rFonts w:eastAsiaTheme="minorEastAsia"/>
          <w:noProof/>
          <w:color w:val="auto"/>
          <w:kern w:val="2"/>
          <w:lang w:eastAsia="en-AU"/>
          <w14:ligatures w14:val="standardContextual"/>
        </w:rPr>
      </w:pPr>
      <w:hyperlink w:anchor="_Toc147237918" w:history="1">
        <w:r w:rsidR="00165603" w:rsidRPr="00FD04DD">
          <w:rPr>
            <w:rStyle w:val="Hyperlink"/>
            <w:noProof/>
          </w:rPr>
          <w:t>3.4.1</w:t>
        </w:r>
        <w:r w:rsidR="00165603">
          <w:rPr>
            <w:rFonts w:eastAsiaTheme="minorEastAsia"/>
            <w:noProof/>
            <w:color w:val="auto"/>
            <w:kern w:val="2"/>
            <w:lang w:eastAsia="en-AU"/>
            <w14:ligatures w14:val="standardContextual"/>
          </w:rPr>
          <w:tab/>
        </w:r>
        <w:r w:rsidR="00165603" w:rsidRPr="00FD04DD">
          <w:rPr>
            <w:rStyle w:val="Hyperlink"/>
            <w:noProof/>
          </w:rPr>
          <w:t>Analysis of Asset Allocation</w:t>
        </w:r>
        <w:r w:rsidR="00165603">
          <w:rPr>
            <w:noProof/>
            <w:webHidden/>
          </w:rPr>
          <w:tab/>
        </w:r>
        <w:r w:rsidR="00165603">
          <w:rPr>
            <w:noProof/>
            <w:webHidden/>
          </w:rPr>
          <w:fldChar w:fldCharType="begin"/>
        </w:r>
        <w:r w:rsidR="00165603">
          <w:rPr>
            <w:noProof/>
            <w:webHidden/>
          </w:rPr>
          <w:instrText xml:space="preserve"> PAGEREF _Toc147237918 \h </w:instrText>
        </w:r>
        <w:r w:rsidR="00165603">
          <w:rPr>
            <w:noProof/>
            <w:webHidden/>
          </w:rPr>
        </w:r>
        <w:r w:rsidR="00165603">
          <w:rPr>
            <w:noProof/>
            <w:webHidden/>
          </w:rPr>
          <w:fldChar w:fldCharType="separate"/>
        </w:r>
        <w:r w:rsidR="00165603">
          <w:rPr>
            <w:noProof/>
            <w:webHidden/>
          </w:rPr>
          <w:t>15</w:t>
        </w:r>
        <w:r w:rsidR="00165603">
          <w:rPr>
            <w:noProof/>
            <w:webHidden/>
          </w:rPr>
          <w:fldChar w:fldCharType="end"/>
        </w:r>
      </w:hyperlink>
    </w:p>
    <w:p w14:paraId="03132FF6" w14:textId="7B2FD3E0" w:rsidR="00165603" w:rsidRDefault="00000000">
      <w:pPr>
        <w:pStyle w:val="TOC3"/>
        <w:tabs>
          <w:tab w:val="left" w:pos="1320"/>
          <w:tab w:val="right" w:leader="dot" w:pos="9622"/>
        </w:tabs>
        <w:rPr>
          <w:rFonts w:eastAsiaTheme="minorEastAsia"/>
          <w:noProof/>
          <w:color w:val="auto"/>
          <w:kern w:val="2"/>
          <w:lang w:eastAsia="en-AU"/>
          <w14:ligatures w14:val="standardContextual"/>
        </w:rPr>
      </w:pPr>
      <w:hyperlink w:anchor="_Toc147237919" w:history="1">
        <w:r w:rsidR="00165603" w:rsidRPr="00FD04DD">
          <w:rPr>
            <w:rStyle w:val="Hyperlink"/>
            <w:noProof/>
          </w:rPr>
          <w:t>3.4.2</w:t>
        </w:r>
        <w:r w:rsidR="00165603">
          <w:rPr>
            <w:rFonts w:eastAsiaTheme="minorEastAsia"/>
            <w:noProof/>
            <w:color w:val="auto"/>
            <w:kern w:val="2"/>
            <w:lang w:eastAsia="en-AU"/>
            <w14:ligatures w14:val="standardContextual"/>
          </w:rPr>
          <w:tab/>
        </w:r>
        <w:r w:rsidR="00165603" w:rsidRPr="00FD04DD">
          <w:rPr>
            <w:rStyle w:val="Hyperlink"/>
            <w:noProof/>
          </w:rPr>
          <w:t>Current Investment Strategy</w:t>
        </w:r>
        <w:r w:rsidR="00165603">
          <w:rPr>
            <w:noProof/>
            <w:webHidden/>
          </w:rPr>
          <w:tab/>
        </w:r>
        <w:r w:rsidR="00165603">
          <w:rPr>
            <w:noProof/>
            <w:webHidden/>
          </w:rPr>
          <w:fldChar w:fldCharType="begin"/>
        </w:r>
        <w:r w:rsidR="00165603">
          <w:rPr>
            <w:noProof/>
            <w:webHidden/>
          </w:rPr>
          <w:instrText xml:space="preserve"> PAGEREF _Toc147237919 \h </w:instrText>
        </w:r>
        <w:r w:rsidR="00165603">
          <w:rPr>
            <w:noProof/>
            <w:webHidden/>
          </w:rPr>
        </w:r>
        <w:r w:rsidR="00165603">
          <w:rPr>
            <w:noProof/>
            <w:webHidden/>
          </w:rPr>
          <w:fldChar w:fldCharType="separate"/>
        </w:r>
        <w:r w:rsidR="00165603">
          <w:rPr>
            <w:noProof/>
            <w:webHidden/>
          </w:rPr>
          <w:t>18</w:t>
        </w:r>
        <w:r w:rsidR="00165603">
          <w:rPr>
            <w:noProof/>
            <w:webHidden/>
          </w:rPr>
          <w:fldChar w:fldCharType="end"/>
        </w:r>
      </w:hyperlink>
    </w:p>
    <w:p w14:paraId="1223B1DC" w14:textId="075ECDF5" w:rsidR="00165603" w:rsidRDefault="00000000">
      <w:pPr>
        <w:pStyle w:val="TOC3"/>
        <w:tabs>
          <w:tab w:val="left" w:pos="1320"/>
          <w:tab w:val="right" w:leader="dot" w:pos="9622"/>
        </w:tabs>
        <w:rPr>
          <w:rFonts w:eastAsiaTheme="minorEastAsia"/>
          <w:noProof/>
          <w:color w:val="auto"/>
          <w:kern w:val="2"/>
          <w:lang w:eastAsia="en-AU"/>
          <w14:ligatures w14:val="standardContextual"/>
        </w:rPr>
      </w:pPr>
      <w:hyperlink w:anchor="_Toc147237920" w:history="1">
        <w:r w:rsidR="00165603" w:rsidRPr="00FD04DD">
          <w:rPr>
            <w:rStyle w:val="Hyperlink"/>
            <w:noProof/>
          </w:rPr>
          <w:t>3.4.3</w:t>
        </w:r>
        <w:r w:rsidR="00165603">
          <w:rPr>
            <w:rFonts w:eastAsiaTheme="minorEastAsia"/>
            <w:noProof/>
            <w:color w:val="auto"/>
            <w:kern w:val="2"/>
            <w:lang w:eastAsia="en-AU"/>
            <w14:ligatures w14:val="standardContextual"/>
          </w:rPr>
          <w:tab/>
        </w:r>
        <w:r w:rsidR="00165603" w:rsidRPr="00FD04DD">
          <w:rPr>
            <w:rStyle w:val="Hyperlink"/>
            <w:noProof/>
          </w:rPr>
          <w:t>SAA Ranges</w:t>
        </w:r>
        <w:r w:rsidR="00165603">
          <w:rPr>
            <w:noProof/>
            <w:webHidden/>
          </w:rPr>
          <w:tab/>
        </w:r>
        <w:r w:rsidR="00165603">
          <w:rPr>
            <w:noProof/>
            <w:webHidden/>
          </w:rPr>
          <w:fldChar w:fldCharType="begin"/>
        </w:r>
        <w:r w:rsidR="00165603">
          <w:rPr>
            <w:noProof/>
            <w:webHidden/>
          </w:rPr>
          <w:instrText xml:space="preserve"> PAGEREF _Toc147237920 \h </w:instrText>
        </w:r>
        <w:r w:rsidR="00165603">
          <w:rPr>
            <w:noProof/>
            <w:webHidden/>
          </w:rPr>
        </w:r>
        <w:r w:rsidR="00165603">
          <w:rPr>
            <w:noProof/>
            <w:webHidden/>
          </w:rPr>
          <w:fldChar w:fldCharType="separate"/>
        </w:r>
        <w:r w:rsidR="00165603">
          <w:rPr>
            <w:noProof/>
            <w:webHidden/>
          </w:rPr>
          <w:t>18</w:t>
        </w:r>
        <w:r w:rsidR="00165603">
          <w:rPr>
            <w:noProof/>
            <w:webHidden/>
          </w:rPr>
          <w:fldChar w:fldCharType="end"/>
        </w:r>
      </w:hyperlink>
    </w:p>
    <w:p w14:paraId="7E6AEEF5" w14:textId="51EE96EC" w:rsidR="00165603" w:rsidRDefault="00000000">
      <w:pPr>
        <w:pStyle w:val="TOC3"/>
        <w:tabs>
          <w:tab w:val="left" w:pos="1320"/>
          <w:tab w:val="right" w:leader="dot" w:pos="9622"/>
        </w:tabs>
        <w:rPr>
          <w:rFonts w:eastAsiaTheme="minorEastAsia"/>
          <w:noProof/>
          <w:color w:val="auto"/>
          <w:kern w:val="2"/>
          <w:lang w:eastAsia="en-AU"/>
          <w14:ligatures w14:val="standardContextual"/>
        </w:rPr>
      </w:pPr>
      <w:hyperlink w:anchor="_Toc147237921" w:history="1">
        <w:r w:rsidR="00165603" w:rsidRPr="00FD04DD">
          <w:rPr>
            <w:rStyle w:val="Hyperlink"/>
            <w:noProof/>
          </w:rPr>
          <w:t>3.4.4</w:t>
        </w:r>
        <w:r w:rsidR="00165603">
          <w:rPr>
            <w:rFonts w:eastAsiaTheme="minorEastAsia"/>
            <w:noProof/>
            <w:color w:val="auto"/>
            <w:kern w:val="2"/>
            <w:lang w:eastAsia="en-AU"/>
            <w14:ligatures w14:val="standardContextual"/>
          </w:rPr>
          <w:tab/>
        </w:r>
        <w:r w:rsidR="00165603" w:rsidRPr="00FD04DD">
          <w:rPr>
            <w:rStyle w:val="Hyperlink"/>
            <w:noProof/>
          </w:rPr>
          <w:t>Recommendations</w:t>
        </w:r>
        <w:r w:rsidR="00165603">
          <w:rPr>
            <w:noProof/>
            <w:webHidden/>
          </w:rPr>
          <w:tab/>
        </w:r>
        <w:r w:rsidR="00165603">
          <w:rPr>
            <w:noProof/>
            <w:webHidden/>
          </w:rPr>
          <w:fldChar w:fldCharType="begin"/>
        </w:r>
        <w:r w:rsidR="00165603">
          <w:rPr>
            <w:noProof/>
            <w:webHidden/>
          </w:rPr>
          <w:instrText xml:space="preserve"> PAGEREF _Toc147237921 \h </w:instrText>
        </w:r>
        <w:r w:rsidR="00165603">
          <w:rPr>
            <w:noProof/>
            <w:webHidden/>
          </w:rPr>
        </w:r>
        <w:r w:rsidR="00165603">
          <w:rPr>
            <w:noProof/>
            <w:webHidden/>
          </w:rPr>
          <w:fldChar w:fldCharType="separate"/>
        </w:r>
        <w:r w:rsidR="00165603">
          <w:rPr>
            <w:noProof/>
            <w:webHidden/>
          </w:rPr>
          <w:t>18</w:t>
        </w:r>
        <w:r w:rsidR="00165603">
          <w:rPr>
            <w:noProof/>
            <w:webHidden/>
          </w:rPr>
          <w:fldChar w:fldCharType="end"/>
        </w:r>
      </w:hyperlink>
    </w:p>
    <w:p w14:paraId="675E1A06" w14:textId="49A6FCAD" w:rsidR="00165603" w:rsidRDefault="00000000">
      <w:pPr>
        <w:pStyle w:val="TOC2"/>
        <w:tabs>
          <w:tab w:val="left" w:pos="880"/>
          <w:tab w:val="right" w:leader="dot" w:pos="9622"/>
        </w:tabs>
        <w:rPr>
          <w:rFonts w:eastAsiaTheme="minorEastAsia"/>
          <w:noProof/>
          <w:color w:val="auto"/>
          <w:kern w:val="2"/>
          <w:lang w:eastAsia="en-AU"/>
          <w14:ligatures w14:val="standardContextual"/>
        </w:rPr>
      </w:pPr>
      <w:hyperlink w:anchor="_Toc147237922" w:history="1">
        <w:r w:rsidR="00165603" w:rsidRPr="00FD04DD">
          <w:rPr>
            <w:rStyle w:val="Hyperlink"/>
            <w:noProof/>
          </w:rPr>
          <w:t>3.5</w:t>
        </w:r>
        <w:r w:rsidR="00165603">
          <w:rPr>
            <w:rFonts w:eastAsiaTheme="minorEastAsia"/>
            <w:noProof/>
            <w:color w:val="auto"/>
            <w:kern w:val="2"/>
            <w:lang w:eastAsia="en-AU"/>
            <w14:ligatures w14:val="standardContextual"/>
          </w:rPr>
          <w:tab/>
        </w:r>
        <w:r w:rsidR="00165603" w:rsidRPr="00FD04DD">
          <w:rPr>
            <w:rStyle w:val="Hyperlink"/>
            <w:noProof/>
          </w:rPr>
          <w:t>Analysis of Strategy: Active 55</w:t>
        </w:r>
        <w:r w:rsidR="00165603">
          <w:rPr>
            <w:noProof/>
            <w:webHidden/>
          </w:rPr>
          <w:tab/>
        </w:r>
        <w:r w:rsidR="00165603">
          <w:rPr>
            <w:noProof/>
            <w:webHidden/>
          </w:rPr>
          <w:fldChar w:fldCharType="begin"/>
        </w:r>
        <w:r w:rsidR="00165603">
          <w:rPr>
            <w:noProof/>
            <w:webHidden/>
          </w:rPr>
          <w:instrText xml:space="preserve"> PAGEREF _Toc147237922 \h </w:instrText>
        </w:r>
        <w:r w:rsidR="00165603">
          <w:rPr>
            <w:noProof/>
            <w:webHidden/>
          </w:rPr>
        </w:r>
        <w:r w:rsidR="00165603">
          <w:rPr>
            <w:noProof/>
            <w:webHidden/>
          </w:rPr>
          <w:fldChar w:fldCharType="separate"/>
        </w:r>
        <w:r w:rsidR="00165603">
          <w:rPr>
            <w:noProof/>
            <w:webHidden/>
          </w:rPr>
          <w:t>18</w:t>
        </w:r>
        <w:r w:rsidR="00165603">
          <w:rPr>
            <w:noProof/>
            <w:webHidden/>
          </w:rPr>
          <w:fldChar w:fldCharType="end"/>
        </w:r>
      </w:hyperlink>
    </w:p>
    <w:p w14:paraId="20193D1C" w14:textId="692E75E2" w:rsidR="00165603" w:rsidRDefault="00000000">
      <w:pPr>
        <w:pStyle w:val="TOC3"/>
        <w:tabs>
          <w:tab w:val="left" w:pos="1320"/>
          <w:tab w:val="right" w:leader="dot" w:pos="9622"/>
        </w:tabs>
        <w:rPr>
          <w:rFonts w:eastAsiaTheme="minorEastAsia"/>
          <w:noProof/>
          <w:color w:val="auto"/>
          <w:kern w:val="2"/>
          <w:lang w:eastAsia="en-AU"/>
          <w14:ligatures w14:val="standardContextual"/>
        </w:rPr>
      </w:pPr>
      <w:hyperlink w:anchor="_Toc147237923" w:history="1">
        <w:r w:rsidR="00165603" w:rsidRPr="00FD04DD">
          <w:rPr>
            <w:rStyle w:val="Hyperlink"/>
            <w:noProof/>
          </w:rPr>
          <w:t>3.5.1</w:t>
        </w:r>
        <w:r w:rsidR="00165603">
          <w:rPr>
            <w:rFonts w:eastAsiaTheme="minorEastAsia"/>
            <w:noProof/>
            <w:color w:val="auto"/>
            <w:kern w:val="2"/>
            <w:lang w:eastAsia="en-AU"/>
            <w14:ligatures w14:val="standardContextual"/>
          </w:rPr>
          <w:tab/>
        </w:r>
        <w:r w:rsidR="00165603" w:rsidRPr="00FD04DD">
          <w:rPr>
            <w:rStyle w:val="Hyperlink"/>
            <w:noProof/>
          </w:rPr>
          <w:t>Analysis of Asset Allocation</w:t>
        </w:r>
        <w:r w:rsidR="00165603">
          <w:rPr>
            <w:noProof/>
            <w:webHidden/>
          </w:rPr>
          <w:tab/>
        </w:r>
        <w:r w:rsidR="00165603">
          <w:rPr>
            <w:noProof/>
            <w:webHidden/>
          </w:rPr>
          <w:fldChar w:fldCharType="begin"/>
        </w:r>
        <w:r w:rsidR="00165603">
          <w:rPr>
            <w:noProof/>
            <w:webHidden/>
          </w:rPr>
          <w:instrText xml:space="preserve"> PAGEREF _Toc147237923 \h </w:instrText>
        </w:r>
        <w:r w:rsidR="00165603">
          <w:rPr>
            <w:noProof/>
            <w:webHidden/>
          </w:rPr>
        </w:r>
        <w:r w:rsidR="00165603">
          <w:rPr>
            <w:noProof/>
            <w:webHidden/>
          </w:rPr>
          <w:fldChar w:fldCharType="separate"/>
        </w:r>
        <w:r w:rsidR="00165603">
          <w:rPr>
            <w:noProof/>
            <w:webHidden/>
          </w:rPr>
          <w:t>18</w:t>
        </w:r>
        <w:r w:rsidR="00165603">
          <w:rPr>
            <w:noProof/>
            <w:webHidden/>
          </w:rPr>
          <w:fldChar w:fldCharType="end"/>
        </w:r>
      </w:hyperlink>
    </w:p>
    <w:p w14:paraId="034A285A" w14:textId="004DE235" w:rsidR="00165603" w:rsidRDefault="00000000">
      <w:pPr>
        <w:pStyle w:val="TOC3"/>
        <w:tabs>
          <w:tab w:val="left" w:pos="1320"/>
          <w:tab w:val="right" w:leader="dot" w:pos="9622"/>
        </w:tabs>
        <w:rPr>
          <w:rFonts w:eastAsiaTheme="minorEastAsia"/>
          <w:noProof/>
          <w:color w:val="auto"/>
          <w:kern w:val="2"/>
          <w:lang w:eastAsia="en-AU"/>
          <w14:ligatures w14:val="standardContextual"/>
        </w:rPr>
      </w:pPr>
      <w:hyperlink w:anchor="_Toc147237924" w:history="1">
        <w:r w:rsidR="00165603" w:rsidRPr="00FD04DD">
          <w:rPr>
            <w:rStyle w:val="Hyperlink"/>
            <w:noProof/>
          </w:rPr>
          <w:t>3.5.2</w:t>
        </w:r>
        <w:r w:rsidR="00165603">
          <w:rPr>
            <w:rFonts w:eastAsiaTheme="minorEastAsia"/>
            <w:noProof/>
            <w:color w:val="auto"/>
            <w:kern w:val="2"/>
            <w:lang w:eastAsia="en-AU"/>
            <w14:ligatures w14:val="standardContextual"/>
          </w:rPr>
          <w:tab/>
        </w:r>
        <w:r w:rsidR="00165603" w:rsidRPr="00FD04DD">
          <w:rPr>
            <w:rStyle w:val="Hyperlink"/>
            <w:noProof/>
          </w:rPr>
          <w:t>Current Investment Strategy</w:t>
        </w:r>
        <w:r w:rsidR="00165603">
          <w:rPr>
            <w:noProof/>
            <w:webHidden/>
          </w:rPr>
          <w:tab/>
        </w:r>
        <w:r w:rsidR="00165603">
          <w:rPr>
            <w:noProof/>
            <w:webHidden/>
          </w:rPr>
          <w:fldChar w:fldCharType="begin"/>
        </w:r>
        <w:r w:rsidR="00165603">
          <w:rPr>
            <w:noProof/>
            <w:webHidden/>
          </w:rPr>
          <w:instrText xml:space="preserve"> PAGEREF _Toc147237924 \h </w:instrText>
        </w:r>
        <w:r w:rsidR="00165603">
          <w:rPr>
            <w:noProof/>
            <w:webHidden/>
          </w:rPr>
        </w:r>
        <w:r w:rsidR="00165603">
          <w:rPr>
            <w:noProof/>
            <w:webHidden/>
          </w:rPr>
          <w:fldChar w:fldCharType="separate"/>
        </w:r>
        <w:r w:rsidR="00165603">
          <w:rPr>
            <w:noProof/>
            <w:webHidden/>
          </w:rPr>
          <w:t>21</w:t>
        </w:r>
        <w:r w:rsidR="00165603">
          <w:rPr>
            <w:noProof/>
            <w:webHidden/>
          </w:rPr>
          <w:fldChar w:fldCharType="end"/>
        </w:r>
      </w:hyperlink>
    </w:p>
    <w:p w14:paraId="4EFABB9E" w14:textId="207E7584" w:rsidR="00165603" w:rsidRDefault="00000000">
      <w:pPr>
        <w:pStyle w:val="TOC3"/>
        <w:tabs>
          <w:tab w:val="left" w:pos="1320"/>
          <w:tab w:val="right" w:leader="dot" w:pos="9622"/>
        </w:tabs>
        <w:rPr>
          <w:rFonts w:eastAsiaTheme="minorEastAsia"/>
          <w:noProof/>
          <w:color w:val="auto"/>
          <w:kern w:val="2"/>
          <w:lang w:eastAsia="en-AU"/>
          <w14:ligatures w14:val="standardContextual"/>
        </w:rPr>
      </w:pPr>
      <w:hyperlink w:anchor="_Toc147237925" w:history="1">
        <w:r w:rsidR="00165603" w:rsidRPr="00FD04DD">
          <w:rPr>
            <w:rStyle w:val="Hyperlink"/>
            <w:noProof/>
          </w:rPr>
          <w:t>3.5.3</w:t>
        </w:r>
        <w:r w:rsidR="00165603">
          <w:rPr>
            <w:rFonts w:eastAsiaTheme="minorEastAsia"/>
            <w:noProof/>
            <w:color w:val="auto"/>
            <w:kern w:val="2"/>
            <w:lang w:eastAsia="en-AU"/>
            <w14:ligatures w14:val="standardContextual"/>
          </w:rPr>
          <w:tab/>
        </w:r>
        <w:r w:rsidR="00165603" w:rsidRPr="00FD04DD">
          <w:rPr>
            <w:rStyle w:val="Hyperlink"/>
            <w:noProof/>
          </w:rPr>
          <w:t>SAA Ranges</w:t>
        </w:r>
        <w:r w:rsidR="00165603">
          <w:rPr>
            <w:noProof/>
            <w:webHidden/>
          </w:rPr>
          <w:tab/>
        </w:r>
        <w:r w:rsidR="00165603">
          <w:rPr>
            <w:noProof/>
            <w:webHidden/>
          </w:rPr>
          <w:fldChar w:fldCharType="begin"/>
        </w:r>
        <w:r w:rsidR="00165603">
          <w:rPr>
            <w:noProof/>
            <w:webHidden/>
          </w:rPr>
          <w:instrText xml:space="preserve"> PAGEREF _Toc147237925 \h </w:instrText>
        </w:r>
        <w:r w:rsidR="00165603">
          <w:rPr>
            <w:noProof/>
            <w:webHidden/>
          </w:rPr>
        </w:r>
        <w:r w:rsidR="00165603">
          <w:rPr>
            <w:noProof/>
            <w:webHidden/>
          </w:rPr>
          <w:fldChar w:fldCharType="separate"/>
        </w:r>
        <w:r w:rsidR="00165603">
          <w:rPr>
            <w:noProof/>
            <w:webHidden/>
          </w:rPr>
          <w:t>21</w:t>
        </w:r>
        <w:r w:rsidR="00165603">
          <w:rPr>
            <w:noProof/>
            <w:webHidden/>
          </w:rPr>
          <w:fldChar w:fldCharType="end"/>
        </w:r>
      </w:hyperlink>
    </w:p>
    <w:p w14:paraId="03FC7BB7" w14:textId="5C83CB4F" w:rsidR="00165603" w:rsidRDefault="00000000">
      <w:pPr>
        <w:pStyle w:val="TOC3"/>
        <w:tabs>
          <w:tab w:val="left" w:pos="1320"/>
          <w:tab w:val="right" w:leader="dot" w:pos="9622"/>
        </w:tabs>
        <w:rPr>
          <w:rFonts w:eastAsiaTheme="minorEastAsia"/>
          <w:noProof/>
          <w:color w:val="auto"/>
          <w:kern w:val="2"/>
          <w:lang w:eastAsia="en-AU"/>
          <w14:ligatures w14:val="standardContextual"/>
        </w:rPr>
      </w:pPr>
      <w:hyperlink w:anchor="_Toc147237926" w:history="1">
        <w:r w:rsidR="00165603" w:rsidRPr="00FD04DD">
          <w:rPr>
            <w:rStyle w:val="Hyperlink"/>
            <w:noProof/>
          </w:rPr>
          <w:t>3.5.4</w:t>
        </w:r>
        <w:r w:rsidR="00165603">
          <w:rPr>
            <w:rFonts w:eastAsiaTheme="minorEastAsia"/>
            <w:noProof/>
            <w:color w:val="auto"/>
            <w:kern w:val="2"/>
            <w:lang w:eastAsia="en-AU"/>
            <w14:ligatures w14:val="standardContextual"/>
          </w:rPr>
          <w:tab/>
        </w:r>
        <w:r w:rsidR="00165603" w:rsidRPr="00FD04DD">
          <w:rPr>
            <w:rStyle w:val="Hyperlink"/>
            <w:noProof/>
          </w:rPr>
          <w:t>Recommendations</w:t>
        </w:r>
        <w:r w:rsidR="00165603">
          <w:rPr>
            <w:noProof/>
            <w:webHidden/>
          </w:rPr>
          <w:tab/>
        </w:r>
        <w:r w:rsidR="00165603">
          <w:rPr>
            <w:noProof/>
            <w:webHidden/>
          </w:rPr>
          <w:fldChar w:fldCharType="begin"/>
        </w:r>
        <w:r w:rsidR="00165603">
          <w:rPr>
            <w:noProof/>
            <w:webHidden/>
          </w:rPr>
          <w:instrText xml:space="preserve"> PAGEREF _Toc147237926 \h </w:instrText>
        </w:r>
        <w:r w:rsidR="00165603">
          <w:rPr>
            <w:noProof/>
            <w:webHidden/>
          </w:rPr>
        </w:r>
        <w:r w:rsidR="00165603">
          <w:rPr>
            <w:noProof/>
            <w:webHidden/>
          </w:rPr>
          <w:fldChar w:fldCharType="separate"/>
        </w:r>
        <w:r w:rsidR="00165603">
          <w:rPr>
            <w:noProof/>
            <w:webHidden/>
          </w:rPr>
          <w:t>22</w:t>
        </w:r>
        <w:r w:rsidR="00165603">
          <w:rPr>
            <w:noProof/>
            <w:webHidden/>
          </w:rPr>
          <w:fldChar w:fldCharType="end"/>
        </w:r>
      </w:hyperlink>
    </w:p>
    <w:p w14:paraId="0822C166" w14:textId="2C09B564" w:rsidR="00165603" w:rsidRDefault="00000000">
      <w:pPr>
        <w:pStyle w:val="TOC2"/>
        <w:tabs>
          <w:tab w:val="left" w:pos="880"/>
          <w:tab w:val="right" w:leader="dot" w:pos="9622"/>
        </w:tabs>
        <w:rPr>
          <w:rFonts w:eastAsiaTheme="minorEastAsia"/>
          <w:noProof/>
          <w:color w:val="auto"/>
          <w:kern w:val="2"/>
          <w:lang w:eastAsia="en-AU"/>
          <w14:ligatures w14:val="standardContextual"/>
        </w:rPr>
      </w:pPr>
      <w:hyperlink w:anchor="_Toc147237927" w:history="1">
        <w:r w:rsidR="00165603" w:rsidRPr="00FD04DD">
          <w:rPr>
            <w:rStyle w:val="Hyperlink"/>
            <w:noProof/>
          </w:rPr>
          <w:t>3.6</w:t>
        </w:r>
        <w:r w:rsidR="00165603">
          <w:rPr>
            <w:rFonts w:eastAsiaTheme="minorEastAsia"/>
            <w:noProof/>
            <w:color w:val="auto"/>
            <w:kern w:val="2"/>
            <w:lang w:eastAsia="en-AU"/>
            <w14:ligatures w14:val="standardContextual"/>
          </w:rPr>
          <w:tab/>
        </w:r>
        <w:r w:rsidR="00165603" w:rsidRPr="00FD04DD">
          <w:rPr>
            <w:rStyle w:val="Hyperlink"/>
            <w:noProof/>
          </w:rPr>
          <w:t>Analysis of Strategy: Active 70</w:t>
        </w:r>
        <w:r w:rsidR="00165603">
          <w:rPr>
            <w:noProof/>
            <w:webHidden/>
          </w:rPr>
          <w:tab/>
        </w:r>
        <w:r w:rsidR="00165603">
          <w:rPr>
            <w:noProof/>
            <w:webHidden/>
          </w:rPr>
          <w:fldChar w:fldCharType="begin"/>
        </w:r>
        <w:r w:rsidR="00165603">
          <w:rPr>
            <w:noProof/>
            <w:webHidden/>
          </w:rPr>
          <w:instrText xml:space="preserve"> PAGEREF _Toc147237927 \h </w:instrText>
        </w:r>
        <w:r w:rsidR="00165603">
          <w:rPr>
            <w:noProof/>
            <w:webHidden/>
          </w:rPr>
        </w:r>
        <w:r w:rsidR="00165603">
          <w:rPr>
            <w:noProof/>
            <w:webHidden/>
          </w:rPr>
          <w:fldChar w:fldCharType="separate"/>
        </w:r>
        <w:r w:rsidR="00165603">
          <w:rPr>
            <w:noProof/>
            <w:webHidden/>
          </w:rPr>
          <w:t>22</w:t>
        </w:r>
        <w:r w:rsidR="00165603">
          <w:rPr>
            <w:noProof/>
            <w:webHidden/>
          </w:rPr>
          <w:fldChar w:fldCharType="end"/>
        </w:r>
      </w:hyperlink>
    </w:p>
    <w:p w14:paraId="38621616" w14:textId="3EFBCF5B" w:rsidR="00165603" w:rsidRDefault="00000000">
      <w:pPr>
        <w:pStyle w:val="TOC3"/>
        <w:tabs>
          <w:tab w:val="left" w:pos="1320"/>
          <w:tab w:val="right" w:leader="dot" w:pos="9622"/>
        </w:tabs>
        <w:rPr>
          <w:rFonts w:eastAsiaTheme="minorEastAsia"/>
          <w:noProof/>
          <w:color w:val="auto"/>
          <w:kern w:val="2"/>
          <w:lang w:eastAsia="en-AU"/>
          <w14:ligatures w14:val="standardContextual"/>
        </w:rPr>
      </w:pPr>
      <w:hyperlink w:anchor="_Toc147237928" w:history="1">
        <w:r w:rsidR="00165603" w:rsidRPr="00FD04DD">
          <w:rPr>
            <w:rStyle w:val="Hyperlink"/>
            <w:noProof/>
          </w:rPr>
          <w:t>3.6.1</w:t>
        </w:r>
        <w:r w:rsidR="00165603">
          <w:rPr>
            <w:rFonts w:eastAsiaTheme="minorEastAsia"/>
            <w:noProof/>
            <w:color w:val="auto"/>
            <w:kern w:val="2"/>
            <w:lang w:eastAsia="en-AU"/>
            <w14:ligatures w14:val="standardContextual"/>
          </w:rPr>
          <w:tab/>
        </w:r>
        <w:r w:rsidR="00165603" w:rsidRPr="00FD04DD">
          <w:rPr>
            <w:rStyle w:val="Hyperlink"/>
            <w:noProof/>
          </w:rPr>
          <w:t>Analysis of Asset Allocation</w:t>
        </w:r>
        <w:r w:rsidR="00165603">
          <w:rPr>
            <w:noProof/>
            <w:webHidden/>
          </w:rPr>
          <w:tab/>
        </w:r>
        <w:r w:rsidR="00165603">
          <w:rPr>
            <w:noProof/>
            <w:webHidden/>
          </w:rPr>
          <w:fldChar w:fldCharType="begin"/>
        </w:r>
        <w:r w:rsidR="00165603">
          <w:rPr>
            <w:noProof/>
            <w:webHidden/>
          </w:rPr>
          <w:instrText xml:space="preserve"> PAGEREF _Toc147237928 \h </w:instrText>
        </w:r>
        <w:r w:rsidR="00165603">
          <w:rPr>
            <w:noProof/>
            <w:webHidden/>
          </w:rPr>
        </w:r>
        <w:r w:rsidR="00165603">
          <w:rPr>
            <w:noProof/>
            <w:webHidden/>
          </w:rPr>
          <w:fldChar w:fldCharType="separate"/>
        </w:r>
        <w:r w:rsidR="00165603">
          <w:rPr>
            <w:noProof/>
            <w:webHidden/>
          </w:rPr>
          <w:t>22</w:t>
        </w:r>
        <w:r w:rsidR="00165603">
          <w:rPr>
            <w:noProof/>
            <w:webHidden/>
          </w:rPr>
          <w:fldChar w:fldCharType="end"/>
        </w:r>
      </w:hyperlink>
    </w:p>
    <w:p w14:paraId="25F60E07" w14:textId="71449714" w:rsidR="00165603" w:rsidRDefault="00000000">
      <w:pPr>
        <w:pStyle w:val="TOC3"/>
        <w:tabs>
          <w:tab w:val="left" w:pos="1320"/>
          <w:tab w:val="right" w:leader="dot" w:pos="9622"/>
        </w:tabs>
        <w:rPr>
          <w:rFonts w:eastAsiaTheme="minorEastAsia"/>
          <w:noProof/>
          <w:color w:val="auto"/>
          <w:kern w:val="2"/>
          <w:lang w:eastAsia="en-AU"/>
          <w14:ligatures w14:val="standardContextual"/>
        </w:rPr>
      </w:pPr>
      <w:hyperlink w:anchor="_Toc147237929" w:history="1">
        <w:r w:rsidR="00165603" w:rsidRPr="00FD04DD">
          <w:rPr>
            <w:rStyle w:val="Hyperlink"/>
            <w:noProof/>
          </w:rPr>
          <w:t>3.6.2</w:t>
        </w:r>
        <w:r w:rsidR="00165603">
          <w:rPr>
            <w:rFonts w:eastAsiaTheme="minorEastAsia"/>
            <w:noProof/>
            <w:color w:val="auto"/>
            <w:kern w:val="2"/>
            <w:lang w:eastAsia="en-AU"/>
            <w14:ligatures w14:val="standardContextual"/>
          </w:rPr>
          <w:tab/>
        </w:r>
        <w:r w:rsidR="00165603" w:rsidRPr="00FD04DD">
          <w:rPr>
            <w:rStyle w:val="Hyperlink"/>
            <w:noProof/>
          </w:rPr>
          <w:t>Current Investment Strategy</w:t>
        </w:r>
        <w:r w:rsidR="00165603">
          <w:rPr>
            <w:noProof/>
            <w:webHidden/>
          </w:rPr>
          <w:tab/>
        </w:r>
        <w:r w:rsidR="00165603">
          <w:rPr>
            <w:noProof/>
            <w:webHidden/>
          </w:rPr>
          <w:fldChar w:fldCharType="begin"/>
        </w:r>
        <w:r w:rsidR="00165603">
          <w:rPr>
            <w:noProof/>
            <w:webHidden/>
          </w:rPr>
          <w:instrText xml:space="preserve"> PAGEREF _Toc147237929 \h </w:instrText>
        </w:r>
        <w:r w:rsidR="00165603">
          <w:rPr>
            <w:noProof/>
            <w:webHidden/>
          </w:rPr>
        </w:r>
        <w:r w:rsidR="00165603">
          <w:rPr>
            <w:noProof/>
            <w:webHidden/>
          </w:rPr>
          <w:fldChar w:fldCharType="separate"/>
        </w:r>
        <w:r w:rsidR="00165603">
          <w:rPr>
            <w:noProof/>
            <w:webHidden/>
          </w:rPr>
          <w:t>24</w:t>
        </w:r>
        <w:r w:rsidR="00165603">
          <w:rPr>
            <w:noProof/>
            <w:webHidden/>
          </w:rPr>
          <w:fldChar w:fldCharType="end"/>
        </w:r>
      </w:hyperlink>
    </w:p>
    <w:p w14:paraId="6B84F9AF" w14:textId="7FFDFB3A" w:rsidR="00165603" w:rsidRDefault="00000000">
      <w:pPr>
        <w:pStyle w:val="TOC3"/>
        <w:tabs>
          <w:tab w:val="left" w:pos="1320"/>
          <w:tab w:val="right" w:leader="dot" w:pos="9622"/>
        </w:tabs>
        <w:rPr>
          <w:rFonts w:eastAsiaTheme="minorEastAsia"/>
          <w:noProof/>
          <w:color w:val="auto"/>
          <w:kern w:val="2"/>
          <w:lang w:eastAsia="en-AU"/>
          <w14:ligatures w14:val="standardContextual"/>
        </w:rPr>
      </w:pPr>
      <w:hyperlink w:anchor="_Toc147237930" w:history="1">
        <w:r w:rsidR="00165603" w:rsidRPr="00FD04DD">
          <w:rPr>
            <w:rStyle w:val="Hyperlink"/>
            <w:noProof/>
          </w:rPr>
          <w:t>3.6.3</w:t>
        </w:r>
        <w:r w:rsidR="00165603">
          <w:rPr>
            <w:rFonts w:eastAsiaTheme="minorEastAsia"/>
            <w:noProof/>
            <w:color w:val="auto"/>
            <w:kern w:val="2"/>
            <w:lang w:eastAsia="en-AU"/>
            <w14:ligatures w14:val="standardContextual"/>
          </w:rPr>
          <w:tab/>
        </w:r>
        <w:r w:rsidR="00165603" w:rsidRPr="00FD04DD">
          <w:rPr>
            <w:rStyle w:val="Hyperlink"/>
            <w:noProof/>
          </w:rPr>
          <w:t>SAA Ranges</w:t>
        </w:r>
        <w:r w:rsidR="00165603">
          <w:rPr>
            <w:noProof/>
            <w:webHidden/>
          </w:rPr>
          <w:tab/>
        </w:r>
        <w:r w:rsidR="00165603">
          <w:rPr>
            <w:noProof/>
            <w:webHidden/>
          </w:rPr>
          <w:fldChar w:fldCharType="begin"/>
        </w:r>
        <w:r w:rsidR="00165603">
          <w:rPr>
            <w:noProof/>
            <w:webHidden/>
          </w:rPr>
          <w:instrText xml:space="preserve"> PAGEREF _Toc147237930 \h </w:instrText>
        </w:r>
        <w:r w:rsidR="00165603">
          <w:rPr>
            <w:noProof/>
            <w:webHidden/>
          </w:rPr>
        </w:r>
        <w:r w:rsidR="00165603">
          <w:rPr>
            <w:noProof/>
            <w:webHidden/>
          </w:rPr>
          <w:fldChar w:fldCharType="separate"/>
        </w:r>
        <w:r w:rsidR="00165603">
          <w:rPr>
            <w:noProof/>
            <w:webHidden/>
          </w:rPr>
          <w:t>25</w:t>
        </w:r>
        <w:r w:rsidR="00165603">
          <w:rPr>
            <w:noProof/>
            <w:webHidden/>
          </w:rPr>
          <w:fldChar w:fldCharType="end"/>
        </w:r>
      </w:hyperlink>
    </w:p>
    <w:p w14:paraId="676B91ED" w14:textId="0E1112C0" w:rsidR="00165603" w:rsidRDefault="00000000">
      <w:pPr>
        <w:pStyle w:val="TOC3"/>
        <w:tabs>
          <w:tab w:val="left" w:pos="1320"/>
          <w:tab w:val="right" w:leader="dot" w:pos="9622"/>
        </w:tabs>
        <w:rPr>
          <w:rFonts w:eastAsiaTheme="minorEastAsia"/>
          <w:noProof/>
          <w:color w:val="auto"/>
          <w:kern w:val="2"/>
          <w:lang w:eastAsia="en-AU"/>
          <w14:ligatures w14:val="standardContextual"/>
        </w:rPr>
      </w:pPr>
      <w:hyperlink w:anchor="_Toc147237931" w:history="1">
        <w:r w:rsidR="00165603" w:rsidRPr="00FD04DD">
          <w:rPr>
            <w:rStyle w:val="Hyperlink"/>
            <w:noProof/>
          </w:rPr>
          <w:t>3.6.4</w:t>
        </w:r>
        <w:r w:rsidR="00165603">
          <w:rPr>
            <w:rFonts w:eastAsiaTheme="minorEastAsia"/>
            <w:noProof/>
            <w:color w:val="auto"/>
            <w:kern w:val="2"/>
            <w:lang w:eastAsia="en-AU"/>
            <w14:ligatures w14:val="standardContextual"/>
          </w:rPr>
          <w:tab/>
        </w:r>
        <w:r w:rsidR="00165603" w:rsidRPr="00FD04DD">
          <w:rPr>
            <w:rStyle w:val="Hyperlink"/>
            <w:noProof/>
          </w:rPr>
          <w:t>Recommendations</w:t>
        </w:r>
        <w:r w:rsidR="00165603">
          <w:rPr>
            <w:noProof/>
            <w:webHidden/>
          </w:rPr>
          <w:tab/>
        </w:r>
        <w:r w:rsidR="00165603">
          <w:rPr>
            <w:noProof/>
            <w:webHidden/>
          </w:rPr>
          <w:fldChar w:fldCharType="begin"/>
        </w:r>
        <w:r w:rsidR="00165603">
          <w:rPr>
            <w:noProof/>
            <w:webHidden/>
          </w:rPr>
          <w:instrText xml:space="preserve"> PAGEREF _Toc147237931 \h </w:instrText>
        </w:r>
        <w:r w:rsidR="00165603">
          <w:rPr>
            <w:noProof/>
            <w:webHidden/>
          </w:rPr>
        </w:r>
        <w:r w:rsidR="00165603">
          <w:rPr>
            <w:noProof/>
            <w:webHidden/>
          </w:rPr>
          <w:fldChar w:fldCharType="separate"/>
        </w:r>
        <w:r w:rsidR="00165603">
          <w:rPr>
            <w:noProof/>
            <w:webHidden/>
          </w:rPr>
          <w:t>25</w:t>
        </w:r>
        <w:r w:rsidR="00165603">
          <w:rPr>
            <w:noProof/>
            <w:webHidden/>
          </w:rPr>
          <w:fldChar w:fldCharType="end"/>
        </w:r>
      </w:hyperlink>
    </w:p>
    <w:p w14:paraId="24CA2BE8" w14:textId="1B2AEC0B" w:rsidR="00165603" w:rsidRDefault="00000000">
      <w:pPr>
        <w:pStyle w:val="TOC2"/>
        <w:tabs>
          <w:tab w:val="left" w:pos="880"/>
          <w:tab w:val="right" w:leader="dot" w:pos="9622"/>
        </w:tabs>
        <w:rPr>
          <w:rFonts w:eastAsiaTheme="minorEastAsia"/>
          <w:noProof/>
          <w:color w:val="auto"/>
          <w:kern w:val="2"/>
          <w:lang w:eastAsia="en-AU"/>
          <w14:ligatures w14:val="standardContextual"/>
        </w:rPr>
      </w:pPr>
      <w:hyperlink w:anchor="_Toc147237932" w:history="1">
        <w:r w:rsidR="00165603" w:rsidRPr="00FD04DD">
          <w:rPr>
            <w:rStyle w:val="Hyperlink"/>
            <w:noProof/>
          </w:rPr>
          <w:t>3.7</w:t>
        </w:r>
        <w:r w:rsidR="00165603">
          <w:rPr>
            <w:rFonts w:eastAsiaTheme="minorEastAsia"/>
            <w:noProof/>
            <w:color w:val="auto"/>
            <w:kern w:val="2"/>
            <w:lang w:eastAsia="en-AU"/>
            <w14:ligatures w14:val="standardContextual"/>
          </w:rPr>
          <w:tab/>
        </w:r>
        <w:r w:rsidR="00165603" w:rsidRPr="00FD04DD">
          <w:rPr>
            <w:rStyle w:val="Hyperlink"/>
            <w:noProof/>
          </w:rPr>
          <w:t>Analysis of Strategy: Active 85</w:t>
        </w:r>
        <w:r w:rsidR="00165603">
          <w:rPr>
            <w:noProof/>
            <w:webHidden/>
          </w:rPr>
          <w:tab/>
        </w:r>
        <w:r w:rsidR="00165603">
          <w:rPr>
            <w:noProof/>
            <w:webHidden/>
          </w:rPr>
          <w:fldChar w:fldCharType="begin"/>
        </w:r>
        <w:r w:rsidR="00165603">
          <w:rPr>
            <w:noProof/>
            <w:webHidden/>
          </w:rPr>
          <w:instrText xml:space="preserve"> PAGEREF _Toc147237932 \h </w:instrText>
        </w:r>
        <w:r w:rsidR="00165603">
          <w:rPr>
            <w:noProof/>
            <w:webHidden/>
          </w:rPr>
        </w:r>
        <w:r w:rsidR="00165603">
          <w:rPr>
            <w:noProof/>
            <w:webHidden/>
          </w:rPr>
          <w:fldChar w:fldCharType="separate"/>
        </w:r>
        <w:r w:rsidR="00165603">
          <w:rPr>
            <w:noProof/>
            <w:webHidden/>
          </w:rPr>
          <w:t>25</w:t>
        </w:r>
        <w:r w:rsidR="00165603">
          <w:rPr>
            <w:noProof/>
            <w:webHidden/>
          </w:rPr>
          <w:fldChar w:fldCharType="end"/>
        </w:r>
      </w:hyperlink>
    </w:p>
    <w:p w14:paraId="7B0331F4" w14:textId="1909B7F9" w:rsidR="00165603" w:rsidRDefault="00000000">
      <w:pPr>
        <w:pStyle w:val="TOC3"/>
        <w:tabs>
          <w:tab w:val="left" w:pos="1320"/>
          <w:tab w:val="right" w:leader="dot" w:pos="9622"/>
        </w:tabs>
        <w:rPr>
          <w:rFonts w:eastAsiaTheme="minorEastAsia"/>
          <w:noProof/>
          <w:color w:val="auto"/>
          <w:kern w:val="2"/>
          <w:lang w:eastAsia="en-AU"/>
          <w14:ligatures w14:val="standardContextual"/>
        </w:rPr>
      </w:pPr>
      <w:hyperlink w:anchor="_Toc147237933" w:history="1">
        <w:r w:rsidR="00165603" w:rsidRPr="00FD04DD">
          <w:rPr>
            <w:rStyle w:val="Hyperlink"/>
            <w:noProof/>
          </w:rPr>
          <w:t>3.7.1</w:t>
        </w:r>
        <w:r w:rsidR="00165603">
          <w:rPr>
            <w:rFonts w:eastAsiaTheme="minorEastAsia"/>
            <w:noProof/>
            <w:color w:val="auto"/>
            <w:kern w:val="2"/>
            <w:lang w:eastAsia="en-AU"/>
            <w14:ligatures w14:val="standardContextual"/>
          </w:rPr>
          <w:tab/>
        </w:r>
        <w:r w:rsidR="00165603" w:rsidRPr="00FD04DD">
          <w:rPr>
            <w:rStyle w:val="Hyperlink"/>
            <w:noProof/>
          </w:rPr>
          <w:t>Analysis of Asset Allocation</w:t>
        </w:r>
        <w:r w:rsidR="00165603">
          <w:rPr>
            <w:noProof/>
            <w:webHidden/>
          </w:rPr>
          <w:tab/>
        </w:r>
        <w:r w:rsidR="00165603">
          <w:rPr>
            <w:noProof/>
            <w:webHidden/>
          </w:rPr>
          <w:fldChar w:fldCharType="begin"/>
        </w:r>
        <w:r w:rsidR="00165603">
          <w:rPr>
            <w:noProof/>
            <w:webHidden/>
          </w:rPr>
          <w:instrText xml:space="preserve"> PAGEREF _Toc147237933 \h </w:instrText>
        </w:r>
        <w:r w:rsidR="00165603">
          <w:rPr>
            <w:noProof/>
            <w:webHidden/>
          </w:rPr>
        </w:r>
        <w:r w:rsidR="00165603">
          <w:rPr>
            <w:noProof/>
            <w:webHidden/>
          </w:rPr>
          <w:fldChar w:fldCharType="separate"/>
        </w:r>
        <w:r w:rsidR="00165603">
          <w:rPr>
            <w:noProof/>
            <w:webHidden/>
          </w:rPr>
          <w:t>25</w:t>
        </w:r>
        <w:r w:rsidR="00165603">
          <w:rPr>
            <w:noProof/>
            <w:webHidden/>
          </w:rPr>
          <w:fldChar w:fldCharType="end"/>
        </w:r>
      </w:hyperlink>
    </w:p>
    <w:p w14:paraId="44A05334" w14:textId="595616E0" w:rsidR="00165603" w:rsidRDefault="00000000">
      <w:pPr>
        <w:pStyle w:val="TOC3"/>
        <w:tabs>
          <w:tab w:val="left" w:pos="1320"/>
          <w:tab w:val="right" w:leader="dot" w:pos="9622"/>
        </w:tabs>
        <w:rPr>
          <w:rFonts w:eastAsiaTheme="minorEastAsia"/>
          <w:noProof/>
          <w:color w:val="auto"/>
          <w:kern w:val="2"/>
          <w:lang w:eastAsia="en-AU"/>
          <w14:ligatures w14:val="standardContextual"/>
        </w:rPr>
      </w:pPr>
      <w:hyperlink w:anchor="_Toc147237934" w:history="1">
        <w:r w:rsidR="00165603" w:rsidRPr="00FD04DD">
          <w:rPr>
            <w:rStyle w:val="Hyperlink"/>
            <w:noProof/>
          </w:rPr>
          <w:t>3.7.2</w:t>
        </w:r>
        <w:r w:rsidR="00165603">
          <w:rPr>
            <w:rFonts w:eastAsiaTheme="minorEastAsia"/>
            <w:noProof/>
            <w:color w:val="auto"/>
            <w:kern w:val="2"/>
            <w:lang w:eastAsia="en-AU"/>
            <w14:ligatures w14:val="standardContextual"/>
          </w:rPr>
          <w:tab/>
        </w:r>
        <w:r w:rsidR="00165603" w:rsidRPr="00FD04DD">
          <w:rPr>
            <w:rStyle w:val="Hyperlink"/>
            <w:noProof/>
          </w:rPr>
          <w:t>Current Investment Strategy</w:t>
        </w:r>
        <w:r w:rsidR="00165603">
          <w:rPr>
            <w:noProof/>
            <w:webHidden/>
          </w:rPr>
          <w:tab/>
        </w:r>
        <w:r w:rsidR="00165603">
          <w:rPr>
            <w:noProof/>
            <w:webHidden/>
          </w:rPr>
          <w:fldChar w:fldCharType="begin"/>
        </w:r>
        <w:r w:rsidR="00165603">
          <w:rPr>
            <w:noProof/>
            <w:webHidden/>
          </w:rPr>
          <w:instrText xml:space="preserve"> PAGEREF _Toc147237934 \h </w:instrText>
        </w:r>
        <w:r w:rsidR="00165603">
          <w:rPr>
            <w:noProof/>
            <w:webHidden/>
          </w:rPr>
        </w:r>
        <w:r w:rsidR="00165603">
          <w:rPr>
            <w:noProof/>
            <w:webHidden/>
          </w:rPr>
          <w:fldChar w:fldCharType="separate"/>
        </w:r>
        <w:r w:rsidR="00165603">
          <w:rPr>
            <w:noProof/>
            <w:webHidden/>
          </w:rPr>
          <w:t>28</w:t>
        </w:r>
        <w:r w:rsidR="00165603">
          <w:rPr>
            <w:noProof/>
            <w:webHidden/>
          </w:rPr>
          <w:fldChar w:fldCharType="end"/>
        </w:r>
      </w:hyperlink>
    </w:p>
    <w:p w14:paraId="55A4CB94" w14:textId="702901BA" w:rsidR="00165603" w:rsidRDefault="00000000">
      <w:pPr>
        <w:pStyle w:val="TOC3"/>
        <w:tabs>
          <w:tab w:val="left" w:pos="1320"/>
          <w:tab w:val="right" w:leader="dot" w:pos="9622"/>
        </w:tabs>
        <w:rPr>
          <w:rFonts w:eastAsiaTheme="minorEastAsia"/>
          <w:noProof/>
          <w:color w:val="auto"/>
          <w:kern w:val="2"/>
          <w:lang w:eastAsia="en-AU"/>
          <w14:ligatures w14:val="standardContextual"/>
        </w:rPr>
      </w:pPr>
      <w:hyperlink w:anchor="_Toc147237935" w:history="1">
        <w:r w:rsidR="00165603" w:rsidRPr="00FD04DD">
          <w:rPr>
            <w:rStyle w:val="Hyperlink"/>
            <w:noProof/>
          </w:rPr>
          <w:t>3.7.3</w:t>
        </w:r>
        <w:r w:rsidR="00165603">
          <w:rPr>
            <w:rFonts w:eastAsiaTheme="minorEastAsia"/>
            <w:noProof/>
            <w:color w:val="auto"/>
            <w:kern w:val="2"/>
            <w:lang w:eastAsia="en-AU"/>
            <w14:ligatures w14:val="standardContextual"/>
          </w:rPr>
          <w:tab/>
        </w:r>
        <w:r w:rsidR="00165603" w:rsidRPr="00FD04DD">
          <w:rPr>
            <w:rStyle w:val="Hyperlink"/>
            <w:noProof/>
          </w:rPr>
          <w:t>SAA Ranges</w:t>
        </w:r>
        <w:r w:rsidR="00165603">
          <w:rPr>
            <w:noProof/>
            <w:webHidden/>
          </w:rPr>
          <w:tab/>
        </w:r>
        <w:r w:rsidR="00165603">
          <w:rPr>
            <w:noProof/>
            <w:webHidden/>
          </w:rPr>
          <w:fldChar w:fldCharType="begin"/>
        </w:r>
        <w:r w:rsidR="00165603">
          <w:rPr>
            <w:noProof/>
            <w:webHidden/>
          </w:rPr>
          <w:instrText xml:space="preserve"> PAGEREF _Toc147237935 \h </w:instrText>
        </w:r>
        <w:r w:rsidR="00165603">
          <w:rPr>
            <w:noProof/>
            <w:webHidden/>
          </w:rPr>
        </w:r>
        <w:r w:rsidR="00165603">
          <w:rPr>
            <w:noProof/>
            <w:webHidden/>
          </w:rPr>
          <w:fldChar w:fldCharType="separate"/>
        </w:r>
        <w:r w:rsidR="00165603">
          <w:rPr>
            <w:noProof/>
            <w:webHidden/>
          </w:rPr>
          <w:t>28</w:t>
        </w:r>
        <w:r w:rsidR="00165603">
          <w:rPr>
            <w:noProof/>
            <w:webHidden/>
          </w:rPr>
          <w:fldChar w:fldCharType="end"/>
        </w:r>
      </w:hyperlink>
    </w:p>
    <w:p w14:paraId="2E22D6DE" w14:textId="66F16996" w:rsidR="00165603" w:rsidRDefault="00000000">
      <w:pPr>
        <w:pStyle w:val="TOC3"/>
        <w:tabs>
          <w:tab w:val="left" w:pos="1320"/>
          <w:tab w:val="right" w:leader="dot" w:pos="9622"/>
        </w:tabs>
        <w:rPr>
          <w:rFonts w:eastAsiaTheme="minorEastAsia"/>
          <w:noProof/>
          <w:color w:val="auto"/>
          <w:kern w:val="2"/>
          <w:lang w:eastAsia="en-AU"/>
          <w14:ligatures w14:val="standardContextual"/>
        </w:rPr>
      </w:pPr>
      <w:hyperlink w:anchor="_Toc147237936" w:history="1">
        <w:r w:rsidR="00165603" w:rsidRPr="00FD04DD">
          <w:rPr>
            <w:rStyle w:val="Hyperlink"/>
            <w:noProof/>
          </w:rPr>
          <w:t>3.7.4</w:t>
        </w:r>
        <w:r w:rsidR="00165603">
          <w:rPr>
            <w:rFonts w:eastAsiaTheme="minorEastAsia"/>
            <w:noProof/>
            <w:color w:val="auto"/>
            <w:kern w:val="2"/>
            <w:lang w:eastAsia="en-AU"/>
            <w14:ligatures w14:val="standardContextual"/>
          </w:rPr>
          <w:tab/>
        </w:r>
        <w:r w:rsidR="00165603" w:rsidRPr="00FD04DD">
          <w:rPr>
            <w:rStyle w:val="Hyperlink"/>
            <w:noProof/>
          </w:rPr>
          <w:t>Recommendations</w:t>
        </w:r>
        <w:r w:rsidR="00165603">
          <w:rPr>
            <w:noProof/>
            <w:webHidden/>
          </w:rPr>
          <w:tab/>
        </w:r>
        <w:r w:rsidR="00165603">
          <w:rPr>
            <w:noProof/>
            <w:webHidden/>
          </w:rPr>
          <w:fldChar w:fldCharType="begin"/>
        </w:r>
        <w:r w:rsidR="00165603">
          <w:rPr>
            <w:noProof/>
            <w:webHidden/>
          </w:rPr>
          <w:instrText xml:space="preserve"> PAGEREF _Toc147237936 \h </w:instrText>
        </w:r>
        <w:r w:rsidR="00165603">
          <w:rPr>
            <w:noProof/>
            <w:webHidden/>
          </w:rPr>
        </w:r>
        <w:r w:rsidR="00165603">
          <w:rPr>
            <w:noProof/>
            <w:webHidden/>
          </w:rPr>
          <w:fldChar w:fldCharType="separate"/>
        </w:r>
        <w:r w:rsidR="00165603">
          <w:rPr>
            <w:noProof/>
            <w:webHidden/>
          </w:rPr>
          <w:t>28</w:t>
        </w:r>
        <w:r w:rsidR="00165603">
          <w:rPr>
            <w:noProof/>
            <w:webHidden/>
          </w:rPr>
          <w:fldChar w:fldCharType="end"/>
        </w:r>
      </w:hyperlink>
    </w:p>
    <w:p w14:paraId="0999BDEC" w14:textId="20EE30FB" w:rsidR="00165603" w:rsidRDefault="00000000">
      <w:pPr>
        <w:pStyle w:val="TOC2"/>
        <w:tabs>
          <w:tab w:val="left" w:pos="880"/>
          <w:tab w:val="right" w:leader="dot" w:pos="9622"/>
        </w:tabs>
        <w:rPr>
          <w:rFonts w:eastAsiaTheme="minorEastAsia"/>
          <w:noProof/>
          <w:color w:val="auto"/>
          <w:kern w:val="2"/>
          <w:lang w:eastAsia="en-AU"/>
          <w14:ligatures w14:val="standardContextual"/>
        </w:rPr>
      </w:pPr>
      <w:hyperlink w:anchor="_Toc147237937" w:history="1">
        <w:r w:rsidR="00165603" w:rsidRPr="00FD04DD">
          <w:rPr>
            <w:rStyle w:val="Hyperlink"/>
            <w:noProof/>
          </w:rPr>
          <w:t>3.8</w:t>
        </w:r>
        <w:r w:rsidR="00165603">
          <w:rPr>
            <w:rFonts w:eastAsiaTheme="minorEastAsia"/>
            <w:noProof/>
            <w:color w:val="auto"/>
            <w:kern w:val="2"/>
            <w:lang w:eastAsia="en-AU"/>
            <w14:ligatures w14:val="standardContextual"/>
          </w:rPr>
          <w:tab/>
        </w:r>
        <w:r w:rsidR="00165603" w:rsidRPr="00FD04DD">
          <w:rPr>
            <w:rStyle w:val="Hyperlink"/>
            <w:noProof/>
          </w:rPr>
          <w:t>Analysis of Strategy: Active 100</w:t>
        </w:r>
        <w:r w:rsidR="00165603">
          <w:rPr>
            <w:noProof/>
            <w:webHidden/>
          </w:rPr>
          <w:tab/>
        </w:r>
        <w:r w:rsidR="00165603">
          <w:rPr>
            <w:noProof/>
            <w:webHidden/>
          </w:rPr>
          <w:fldChar w:fldCharType="begin"/>
        </w:r>
        <w:r w:rsidR="00165603">
          <w:rPr>
            <w:noProof/>
            <w:webHidden/>
          </w:rPr>
          <w:instrText xml:space="preserve"> PAGEREF _Toc147237937 \h </w:instrText>
        </w:r>
        <w:r w:rsidR="00165603">
          <w:rPr>
            <w:noProof/>
            <w:webHidden/>
          </w:rPr>
        </w:r>
        <w:r w:rsidR="00165603">
          <w:rPr>
            <w:noProof/>
            <w:webHidden/>
          </w:rPr>
          <w:fldChar w:fldCharType="separate"/>
        </w:r>
        <w:r w:rsidR="00165603">
          <w:rPr>
            <w:noProof/>
            <w:webHidden/>
          </w:rPr>
          <w:t>29</w:t>
        </w:r>
        <w:r w:rsidR="00165603">
          <w:rPr>
            <w:noProof/>
            <w:webHidden/>
          </w:rPr>
          <w:fldChar w:fldCharType="end"/>
        </w:r>
      </w:hyperlink>
    </w:p>
    <w:p w14:paraId="6A17ADD8" w14:textId="2058CE7B" w:rsidR="00165603" w:rsidRDefault="00000000">
      <w:pPr>
        <w:pStyle w:val="TOC3"/>
        <w:tabs>
          <w:tab w:val="left" w:pos="1320"/>
          <w:tab w:val="right" w:leader="dot" w:pos="9622"/>
        </w:tabs>
        <w:rPr>
          <w:rFonts w:eastAsiaTheme="minorEastAsia"/>
          <w:noProof/>
          <w:color w:val="auto"/>
          <w:kern w:val="2"/>
          <w:lang w:eastAsia="en-AU"/>
          <w14:ligatures w14:val="standardContextual"/>
        </w:rPr>
      </w:pPr>
      <w:hyperlink w:anchor="_Toc147237938" w:history="1">
        <w:r w:rsidR="00165603" w:rsidRPr="00FD04DD">
          <w:rPr>
            <w:rStyle w:val="Hyperlink"/>
            <w:noProof/>
          </w:rPr>
          <w:t>3.8.1</w:t>
        </w:r>
        <w:r w:rsidR="00165603">
          <w:rPr>
            <w:rFonts w:eastAsiaTheme="minorEastAsia"/>
            <w:noProof/>
            <w:color w:val="auto"/>
            <w:kern w:val="2"/>
            <w:lang w:eastAsia="en-AU"/>
            <w14:ligatures w14:val="standardContextual"/>
          </w:rPr>
          <w:tab/>
        </w:r>
        <w:r w:rsidR="00165603" w:rsidRPr="00FD04DD">
          <w:rPr>
            <w:rStyle w:val="Hyperlink"/>
            <w:noProof/>
          </w:rPr>
          <w:t>Analysis of Asset Allocation</w:t>
        </w:r>
        <w:r w:rsidR="00165603">
          <w:rPr>
            <w:noProof/>
            <w:webHidden/>
          </w:rPr>
          <w:tab/>
        </w:r>
        <w:r w:rsidR="00165603">
          <w:rPr>
            <w:noProof/>
            <w:webHidden/>
          </w:rPr>
          <w:fldChar w:fldCharType="begin"/>
        </w:r>
        <w:r w:rsidR="00165603">
          <w:rPr>
            <w:noProof/>
            <w:webHidden/>
          </w:rPr>
          <w:instrText xml:space="preserve"> PAGEREF _Toc147237938 \h </w:instrText>
        </w:r>
        <w:r w:rsidR="00165603">
          <w:rPr>
            <w:noProof/>
            <w:webHidden/>
          </w:rPr>
        </w:r>
        <w:r w:rsidR="00165603">
          <w:rPr>
            <w:noProof/>
            <w:webHidden/>
          </w:rPr>
          <w:fldChar w:fldCharType="separate"/>
        </w:r>
        <w:r w:rsidR="00165603">
          <w:rPr>
            <w:noProof/>
            <w:webHidden/>
          </w:rPr>
          <w:t>29</w:t>
        </w:r>
        <w:r w:rsidR="00165603">
          <w:rPr>
            <w:noProof/>
            <w:webHidden/>
          </w:rPr>
          <w:fldChar w:fldCharType="end"/>
        </w:r>
      </w:hyperlink>
    </w:p>
    <w:p w14:paraId="297530A1" w14:textId="702CA553" w:rsidR="00165603" w:rsidRDefault="00000000">
      <w:pPr>
        <w:pStyle w:val="TOC3"/>
        <w:tabs>
          <w:tab w:val="left" w:pos="1320"/>
          <w:tab w:val="right" w:leader="dot" w:pos="9622"/>
        </w:tabs>
        <w:rPr>
          <w:rFonts w:eastAsiaTheme="minorEastAsia"/>
          <w:noProof/>
          <w:color w:val="auto"/>
          <w:kern w:val="2"/>
          <w:lang w:eastAsia="en-AU"/>
          <w14:ligatures w14:val="standardContextual"/>
        </w:rPr>
      </w:pPr>
      <w:hyperlink w:anchor="_Toc147237939" w:history="1">
        <w:r w:rsidR="00165603" w:rsidRPr="00FD04DD">
          <w:rPr>
            <w:rStyle w:val="Hyperlink"/>
            <w:noProof/>
          </w:rPr>
          <w:t>3.8.2</w:t>
        </w:r>
        <w:r w:rsidR="00165603">
          <w:rPr>
            <w:rFonts w:eastAsiaTheme="minorEastAsia"/>
            <w:noProof/>
            <w:color w:val="auto"/>
            <w:kern w:val="2"/>
            <w:lang w:eastAsia="en-AU"/>
            <w14:ligatures w14:val="standardContextual"/>
          </w:rPr>
          <w:tab/>
        </w:r>
        <w:r w:rsidR="00165603" w:rsidRPr="00FD04DD">
          <w:rPr>
            <w:rStyle w:val="Hyperlink"/>
            <w:noProof/>
          </w:rPr>
          <w:t>Current Investment Strategy</w:t>
        </w:r>
        <w:r w:rsidR="00165603">
          <w:rPr>
            <w:noProof/>
            <w:webHidden/>
          </w:rPr>
          <w:tab/>
        </w:r>
        <w:r w:rsidR="00165603">
          <w:rPr>
            <w:noProof/>
            <w:webHidden/>
          </w:rPr>
          <w:fldChar w:fldCharType="begin"/>
        </w:r>
        <w:r w:rsidR="00165603">
          <w:rPr>
            <w:noProof/>
            <w:webHidden/>
          </w:rPr>
          <w:instrText xml:space="preserve"> PAGEREF _Toc147237939 \h </w:instrText>
        </w:r>
        <w:r w:rsidR="00165603">
          <w:rPr>
            <w:noProof/>
            <w:webHidden/>
          </w:rPr>
        </w:r>
        <w:r w:rsidR="00165603">
          <w:rPr>
            <w:noProof/>
            <w:webHidden/>
          </w:rPr>
          <w:fldChar w:fldCharType="separate"/>
        </w:r>
        <w:r w:rsidR="00165603">
          <w:rPr>
            <w:noProof/>
            <w:webHidden/>
          </w:rPr>
          <w:t>31</w:t>
        </w:r>
        <w:r w:rsidR="00165603">
          <w:rPr>
            <w:noProof/>
            <w:webHidden/>
          </w:rPr>
          <w:fldChar w:fldCharType="end"/>
        </w:r>
      </w:hyperlink>
    </w:p>
    <w:p w14:paraId="0FD75F51" w14:textId="53669F9A" w:rsidR="00165603" w:rsidRDefault="00000000">
      <w:pPr>
        <w:pStyle w:val="TOC3"/>
        <w:tabs>
          <w:tab w:val="left" w:pos="1320"/>
          <w:tab w:val="right" w:leader="dot" w:pos="9622"/>
        </w:tabs>
        <w:rPr>
          <w:rFonts w:eastAsiaTheme="minorEastAsia"/>
          <w:noProof/>
          <w:color w:val="auto"/>
          <w:kern w:val="2"/>
          <w:lang w:eastAsia="en-AU"/>
          <w14:ligatures w14:val="standardContextual"/>
        </w:rPr>
      </w:pPr>
      <w:hyperlink w:anchor="_Toc147237940" w:history="1">
        <w:r w:rsidR="00165603" w:rsidRPr="00FD04DD">
          <w:rPr>
            <w:rStyle w:val="Hyperlink"/>
            <w:noProof/>
          </w:rPr>
          <w:t>3.8.3</w:t>
        </w:r>
        <w:r w:rsidR="00165603">
          <w:rPr>
            <w:rFonts w:eastAsiaTheme="minorEastAsia"/>
            <w:noProof/>
            <w:color w:val="auto"/>
            <w:kern w:val="2"/>
            <w:lang w:eastAsia="en-AU"/>
            <w14:ligatures w14:val="standardContextual"/>
          </w:rPr>
          <w:tab/>
        </w:r>
        <w:r w:rsidR="00165603" w:rsidRPr="00FD04DD">
          <w:rPr>
            <w:rStyle w:val="Hyperlink"/>
            <w:noProof/>
          </w:rPr>
          <w:t>SAA Ranges</w:t>
        </w:r>
        <w:r w:rsidR="00165603">
          <w:rPr>
            <w:noProof/>
            <w:webHidden/>
          </w:rPr>
          <w:tab/>
        </w:r>
        <w:r w:rsidR="00165603">
          <w:rPr>
            <w:noProof/>
            <w:webHidden/>
          </w:rPr>
          <w:fldChar w:fldCharType="begin"/>
        </w:r>
        <w:r w:rsidR="00165603">
          <w:rPr>
            <w:noProof/>
            <w:webHidden/>
          </w:rPr>
          <w:instrText xml:space="preserve"> PAGEREF _Toc147237940 \h </w:instrText>
        </w:r>
        <w:r w:rsidR="00165603">
          <w:rPr>
            <w:noProof/>
            <w:webHidden/>
          </w:rPr>
        </w:r>
        <w:r w:rsidR="00165603">
          <w:rPr>
            <w:noProof/>
            <w:webHidden/>
          </w:rPr>
          <w:fldChar w:fldCharType="separate"/>
        </w:r>
        <w:r w:rsidR="00165603">
          <w:rPr>
            <w:noProof/>
            <w:webHidden/>
          </w:rPr>
          <w:t>32</w:t>
        </w:r>
        <w:r w:rsidR="00165603">
          <w:rPr>
            <w:noProof/>
            <w:webHidden/>
          </w:rPr>
          <w:fldChar w:fldCharType="end"/>
        </w:r>
      </w:hyperlink>
    </w:p>
    <w:p w14:paraId="54705D33" w14:textId="75995A7B" w:rsidR="00165603" w:rsidRDefault="00000000">
      <w:pPr>
        <w:pStyle w:val="TOC3"/>
        <w:tabs>
          <w:tab w:val="left" w:pos="1320"/>
          <w:tab w:val="right" w:leader="dot" w:pos="9622"/>
        </w:tabs>
        <w:rPr>
          <w:rFonts w:eastAsiaTheme="minorEastAsia"/>
          <w:noProof/>
          <w:color w:val="auto"/>
          <w:kern w:val="2"/>
          <w:lang w:eastAsia="en-AU"/>
          <w14:ligatures w14:val="standardContextual"/>
        </w:rPr>
      </w:pPr>
      <w:hyperlink w:anchor="_Toc147237941" w:history="1">
        <w:r w:rsidR="00165603" w:rsidRPr="00FD04DD">
          <w:rPr>
            <w:rStyle w:val="Hyperlink"/>
            <w:noProof/>
          </w:rPr>
          <w:t>3.8.4</w:t>
        </w:r>
        <w:r w:rsidR="00165603">
          <w:rPr>
            <w:rFonts w:eastAsiaTheme="minorEastAsia"/>
            <w:noProof/>
            <w:color w:val="auto"/>
            <w:kern w:val="2"/>
            <w:lang w:eastAsia="en-AU"/>
            <w14:ligatures w14:val="standardContextual"/>
          </w:rPr>
          <w:tab/>
        </w:r>
        <w:r w:rsidR="00165603" w:rsidRPr="00FD04DD">
          <w:rPr>
            <w:rStyle w:val="Hyperlink"/>
            <w:noProof/>
          </w:rPr>
          <w:t>Recommendations</w:t>
        </w:r>
        <w:r w:rsidR="00165603">
          <w:rPr>
            <w:noProof/>
            <w:webHidden/>
          </w:rPr>
          <w:tab/>
        </w:r>
        <w:r w:rsidR="00165603">
          <w:rPr>
            <w:noProof/>
            <w:webHidden/>
          </w:rPr>
          <w:fldChar w:fldCharType="begin"/>
        </w:r>
        <w:r w:rsidR="00165603">
          <w:rPr>
            <w:noProof/>
            <w:webHidden/>
          </w:rPr>
          <w:instrText xml:space="preserve"> PAGEREF _Toc147237941 \h </w:instrText>
        </w:r>
        <w:r w:rsidR="00165603">
          <w:rPr>
            <w:noProof/>
            <w:webHidden/>
          </w:rPr>
        </w:r>
        <w:r w:rsidR="00165603">
          <w:rPr>
            <w:noProof/>
            <w:webHidden/>
          </w:rPr>
          <w:fldChar w:fldCharType="separate"/>
        </w:r>
        <w:r w:rsidR="00165603">
          <w:rPr>
            <w:noProof/>
            <w:webHidden/>
          </w:rPr>
          <w:t>32</w:t>
        </w:r>
        <w:r w:rsidR="00165603">
          <w:rPr>
            <w:noProof/>
            <w:webHidden/>
          </w:rPr>
          <w:fldChar w:fldCharType="end"/>
        </w:r>
      </w:hyperlink>
    </w:p>
    <w:p w14:paraId="75B43EE6" w14:textId="125886E8" w:rsidR="00165603" w:rsidRDefault="00000000">
      <w:pPr>
        <w:pStyle w:val="TOC2"/>
        <w:tabs>
          <w:tab w:val="left" w:pos="880"/>
          <w:tab w:val="right" w:leader="dot" w:pos="9622"/>
        </w:tabs>
        <w:rPr>
          <w:rFonts w:eastAsiaTheme="minorEastAsia"/>
          <w:noProof/>
          <w:color w:val="auto"/>
          <w:kern w:val="2"/>
          <w:lang w:eastAsia="en-AU"/>
          <w14:ligatures w14:val="standardContextual"/>
        </w:rPr>
      </w:pPr>
      <w:hyperlink w:anchor="_Toc147237942" w:history="1">
        <w:r w:rsidR="00165603" w:rsidRPr="00FD04DD">
          <w:rPr>
            <w:rStyle w:val="Hyperlink"/>
            <w:noProof/>
          </w:rPr>
          <w:t>3.9</w:t>
        </w:r>
        <w:r w:rsidR="00165603">
          <w:rPr>
            <w:rFonts w:eastAsiaTheme="minorEastAsia"/>
            <w:noProof/>
            <w:color w:val="auto"/>
            <w:kern w:val="2"/>
            <w:lang w:eastAsia="en-AU"/>
            <w14:ligatures w14:val="standardContextual"/>
          </w:rPr>
          <w:tab/>
        </w:r>
        <w:r w:rsidR="00165603" w:rsidRPr="00FD04DD">
          <w:rPr>
            <w:rStyle w:val="Hyperlink"/>
            <w:noProof/>
          </w:rPr>
          <w:t>Stress Testing</w:t>
        </w:r>
        <w:r w:rsidR="00165603">
          <w:rPr>
            <w:noProof/>
            <w:webHidden/>
          </w:rPr>
          <w:tab/>
        </w:r>
        <w:r w:rsidR="00165603">
          <w:rPr>
            <w:noProof/>
            <w:webHidden/>
          </w:rPr>
          <w:fldChar w:fldCharType="begin"/>
        </w:r>
        <w:r w:rsidR="00165603">
          <w:rPr>
            <w:noProof/>
            <w:webHidden/>
          </w:rPr>
          <w:instrText xml:space="preserve"> PAGEREF _Toc147237942 \h </w:instrText>
        </w:r>
        <w:r w:rsidR="00165603">
          <w:rPr>
            <w:noProof/>
            <w:webHidden/>
          </w:rPr>
        </w:r>
        <w:r w:rsidR="00165603">
          <w:rPr>
            <w:noProof/>
            <w:webHidden/>
          </w:rPr>
          <w:fldChar w:fldCharType="separate"/>
        </w:r>
        <w:r w:rsidR="00165603">
          <w:rPr>
            <w:noProof/>
            <w:webHidden/>
          </w:rPr>
          <w:t>32</w:t>
        </w:r>
        <w:r w:rsidR="00165603">
          <w:rPr>
            <w:noProof/>
            <w:webHidden/>
          </w:rPr>
          <w:fldChar w:fldCharType="end"/>
        </w:r>
      </w:hyperlink>
    </w:p>
    <w:p w14:paraId="1EDDE170" w14:textId="72D55BDB" w:rsidR="00165603" w:rsidRDefault="00000000">
      <w:pPr>
        <w:pStyle w:val="TOC3"/>
        <w:tabs>
          <w:tab w:val="left" w:pos="1320"/>
          <w:tab w:val="right" w:leader="dot" w:pos="9622"/>
        </w:tabs>
        <w:rPr>
          <w:rFonts w:eastAsiaTheme="minorEastAsia"/>
          <w:noProof/>
          <w:color w:val="auto"/>
          <w:kern w:val="2"/>
          <w:lang w:eastAsia="en-AU"/>
          <w14:ligatures w14:val="standardContextual"/>
        </w:rPr>
      </w:pPr>
      <w:hyperlink w:anchor="_Toc147237943" w:history="1">
        <w:r w:rsidR="00165603" w:rsidRPr="00FD04DD">
          <w:rPr>
            <w:rStyle w:val="Hyperlink"/>
            <w:noProof/>
          </w:rPr>
          <w:t>3.9.1</w:t>
        </w:r>
        <w:r w:rsidR="00165603">
          <w:rPr>
            <w:rFonts w:eastAsiaTheme="minorEastAsia"/>
            <w:noProof/>
            <w:color w:val="auto"/>
            <w:kern w:val="2"/>
            <w:lang w:eastAsia="en-AU"/>
            <w14:ligatures w14:val="standardContextual"/>
          </w:rPr>
          <w:tab/>
        </w:r>
        <w:r w:rsidR="00165603" w:rsidRPr="00FD04DD">
          <w:rPr>
            <w:rStyle w:val="Hyperlink"/>
            <w:noProof/>
          </w:rPr>
          <w:t>Scenario Stress Testing</w:t>
        </w:r>
        <w:r w:rsidR="00165603">
          <w:rPr>
            <w:noProof/>
            <w:webHidden/>
          </w:rPr>
          <w:tab/>
        </w:r>
        <w:r w:rsidR="00165603">
          <w:rPr>
            <w:noProof/>
            <w:webHidden/>
          </w:rPr>
          <w:fldChar w:fldCharType="begin"/>
        </w:r>
        <w:r w:rsidR="00165603">
          <w:rPr>
            <w:noProof/>
            <w:webHidden/>
          </w:rPr>
          <w:instrText xml:space="preserve"> PAGEREF _Toc147237943 \h </w:instrText>
        </w:r>
        <w:r w:rsidR="00165603">
          <w:rPr>
            <w:noProof/>
            <w:webHidden/>
          </w:rPr>
        </w:r>
        <w:r w:rsidR="00165603">
          <w:rPr>
            <w:noProof/>
            <w:webHidden/>
          </w:rPr>
          <w:fldChar w:fldCharType="separate"/>
        </w:r>
        <w:r w:rsidR="00165603">
          <w:rPr>
            <w:noProof/>
            <w:webHidden/>
          </w:rPr>
          <w:t>32</w:t>
        </w:r>
        <w:r w:rsidR="00165603">
          <w:rPr>
            <w:noProof/>
            <w:webHidden/>
          </w:rPr>
          <w:fldChar w:fldCharType="end"/>
        </w:r>
      </w:hyperlink>
    </w:p>
    <w:p w14:paraId="411E3E1C" w14:textId="7BF3BE04" w:rsidR="00165603" w:rsidRDefault="00000000">
      <w:pPr>
        <w:pStyle w:val="TOC3"/>
        <w:tabs>
          <w:tab w:val="left" w:pos="1320"/>
          <w:tab w:val="right" w:leader="dot" w:pos="9622"/>
        </w:tabs>
        <w:rPr>
          <w:rFonts w:eastAsiaTheme="minorEastAsia"/>
          <w:noProof/>
          <w:color w:val="auto"/>
          <w:kern w:val="2"/>
          <w:lang w:eastAsia="en-AU"/>
          <w14:ligatures w14:val="standardContextual"/>
        </w:rPr>
      </w:pPr>
      <w:hyperlink w:anchor="_Toc147237944" w:history="1">
        <w:r w:rsidR="00165603" w:rsidRPr="00FD04DD">
          <w:rPr>
            <w:rStyle w:val="Hyperlink"/>
            <w:noProof/>
          </w:rPr>
          <w:t>3.9.2</w:t>
        </w:r>
        <w:r w:rsidR="00165603">
          <w:rPr>
            <w:rFonts w:eastAsiaTheme="minorEastAsia"/>
            <w:noProof/>
            <w:color w:val="auto"/>
            <w:kern w:val="2"/>
            <w:lang w:eastAsia="en-AU"/>
            <w14:ligatures w14:val="standardContextual"/>
          </w:rPr>
          <w:tab/>
        </w:r>
        <w:r w:rsidR="00165603" w:rsidRPr="00FD04DD">
          <w:rPr>
            <w:rStyle w:val="Hyperlink"/>
            <w:noProof/>
          </w:rPr>
          <w:t>Environmental Stress Testing</w:t>
        </w:r>
        <w:r w:rsidR="00165603">
          <w:rPr>
            <w:noProof/>
            <w:webHidden/>
          </w:rPr>
          <w:tab/>
        </w:r>
        <w:r w:rsidR="00165603">
          <w:rPr>
            <w:noProof/>
            <w:webHidden/>
          </w:rPr>
          <w:fldChar w:fldCharType="begin"/>
        </w:r>
        <w:r w:rsidR="00165603">
          <w:rPr>
            <w:noProof/>
            <w:webHidden/>
          </w:rPr>
          <w:instrText xml:space="preserve"> PAGEREF _Toc147237944 \h </w:instrText>
        </w:r>
        <w:r w:rsidR="00165603">
          <w:rPr>
            <w:noProof/>
            <w:webHidden/>
          </w:rPr>
        </w:r>
        <w:r w:rsidR="00165603">
          <w:rPr>
            <w:noProof/>
            <w:webHidden/>
          </w:rPr>
          <w:fldChar w:fldCharType="separate"/>
        </w:r>
        <w:r w:rsidR="00165603">
          <w:rPr>
            <w:noProof/>
            <w:webHidden/>
          </w:rPr>
          <w:t>33</w:t>
        </w:r>
        <w:r w:rsidR="00165603">
          <w:rPr>
            <w:noProof/>
            <w:webHidden/>
          </w:rPr>
          <w:fldChar w:fldCharType="end"/>
        </w:r>
      </w:hyperlink>
    </w:p>
    <w:p w14:paraId="40418965" w14:textId="3F3EE883" w:rsidR="00165603" w:rsidRDefault="00000000">
      <w:pPr>
        <w:pStyle w:val="TOC2"/>
        <w:tabs>
          <w:tab w:val="left" w:pos="880"/>
          <w:tab w:val="right" w:leader="dot" w:pos="9622"/>
        </w:tabs>
        <w:rPr>
          <w:rFonts w:eastAsiaTheme="minorEastAsia"/>
          <w:noProof/>
          <w:color w:val="auto"/>
          <w:kern w:val="2"/>
          <w:lang w:eastAsia="en-AU"/>
          <w14:ligatures w14:val="standardContextual"/>
        </w:rPr>
      </w:pPr>
      <w:hyperlink w:anchor="_Toc147237945" w:history="1">
        <w:r w:rsidR="00165603" w:rsidRPr="00FD04DD">
          <w:rPr>
            <w:rStyle w:val="Hyperlink"/>
            <w:noProof/>
          </w:rPr>
          <w:t>3.10</w:t>
        </w:r>
        <w:r w:rsidR="00165603">
          <w:rPr>
            <w:rFonts w:eastAsiaTheme="minorEastAsia"/>
            <w:noProof/>
            <w:color w:val="auto"/>
            <w:kern w:val="2"/>
            <w:lang w:eastAsia="en-AU"/>
            <w14:ligatures w14:val="standardContextual"/>
          </w:rPr>
          <w:tab/>
        </w:r>
        <w:r w:rsidR="00165603" w:rsidRPr="00FD04DD">
          <w:rPr>
            <w:rStyle w:val="Hyperlink"/>
            <w:noProof/>
          </w:rPr>
          <w:t>Liquidity Stress Testing</w:t>
        </w:r>
        <w:r w:rsidR="00165603">
          <w:rPr>
            <w:noProof/>
            <w:webHidden/>
          </w:rPr>
          <w:tab/>
        </w:r>
        <w:r w:rsidR="00165603">
          <w:rPr>
            <w:noProof/>
            <w:webHidden/>
          </w:rPr>
          <w:fldChar w:fldCharType="begin"/>
        </w:r>
        <w:r w:rsidR="00165603">
          <w:rPr>
            <w:noProof/>
            <w:webHidden/>
          </w:rPr>
          <w:instrText xml:space="preserve"> PAGEREF _Toc147237945 \h </w:instrText>
        </w:r>
        <w:r w:rsidR="00165603">
          <w:rPr>
            <w:noProof/>
            <w:webHidden/>
          </w:rPr>
        </w:r>
        <w:r w:rsidR="00165603">
          <w:rPr>
            <w:noProof/>
            <w:webHidden/>
          </w:rPr>
          <w:fldChar w:fldCharType="separate"/>
        </w:r>
        <w:r w:rsidR="00165603">
          <w:rPr>
            <w:noProof/>
            <w:webHidden/>
          </w:rPr>
          <w:t>34</w:t>
        </w:r>
        <w:r w:rsidR="00165603">
          <w:rPr>
            <w:noProof/>
            <w:webHidden/>
          </w:rPr>
          <w:fldChar w:fldCharType="end"/>
        </w:r>
      </w:hyperlink>
    </w:p>
    <w:p w14:paraId="2D40BDA3" w14:textId="6A7FC012" w:rsidR="00165603" w:rsidRDefault="00000000">
      <w:pPr>
        <w:pStyle w:val="TOC1"/>
        <w:rPr>
          <w:rFonts w:eastAsiaTheme="minorEastAsia"/>
          <w:b w:val="0"/>
          <w:color w:val="auto"/>
          <w:kern w:val="2"/>
          <w:lang w:eastAsia="en-AU"/>
          <w14:ligatures w14:val="standardContextual"/>
        </w:rPr>
      </w:pPr>
      <w:hyperlink w:anchor="_Toc147237946" w:history="1">
        <w:r w:rsidR="00165603" w:rsidRPr="00FD04DD">
          <w:rPr>
            <w:rStyle w:val="Hyperlink"/>
          </w:rPr>
          <w:t>4</w:t>
        </w:r>
        <w:r w:rsidR="00165603">
          <w:rPr>
            <w:rFonts w:eastAsiaTheme="minorEastAsia"/>
            <w:b w:val="0"/>
            <w:color w:val="auto"/>
            <w:kern w:val="2"/>
            <w:lang w:eastAsia="en-AU"/>
            <w14:ligatures w14:val="standardContextual"/>
          </w:rPr>
          <w:tab/>
        </w:r>
        <w:r w:rsidR="00165603" w:rsidRPr="00FD04DD">
          <w:rPr>
            <w:rStyle w:val="Hyperlink"/>
          </w:rPr>
          <w:t>Appendix A – Assumptions and Optimisation</w:t>
        </w:r>
        <w:r w:rsidR="00165603">
          <w:rPr>
            <w:webHidden/>
          </w:rPr>
          <w:tab/>
        </w:r>
        <w:r w:rsidR="00165603">
          <w:rPr>
            <w:webHidden/>
          </w:rPr>
          <w:fldChar w:fldCharType="begin"/>
        </w:r>
        <w:r w:rsidR="00165603">
          <w:rPr>
            <w:webHidden/>
          </w:rPr>
          <w:instrText xml:space="preserve"> PAGEREF _Toc147237946 \h </w:instrText>
        </w:r>
        <w:r w:rsidR="00165603">
          <w:rPr>
            <w:webHidden/>
          </w:rPr>
        </w:r>
        <w:r w:rsidR="00165603">
          <w:rPr>
            <w:webHidden/>
          </w:rPr>
          <w:fldChar w:fldCharType="separate"/>
        </w:r>
        <w:r w:rsidR="00165603">
          <w:rPr>
            <w:webHidden/>
          </w:rPr>
          <w:t>35</w:t>
        </w:r>
        <w:r w:rsidR="00165603">
          <w:rPr>
            <w:webHidden/>
          </w:rPr>
          <w:fldChar w:fldCharType="end"/>
        </w:r>
      </w:hyperlink>
    </w:p>
    <w:p w14:paraId="27B7D6CE" w14:textId="0673A8FB" w:rsidR="00165603" w:rsidRDefault="00000000">
      <w:pPr>
        <w:pStyle w:val="TOC2"/>
        <w:tabs>
          <w:tab w:val="left" w:pos="880"/>
          <w:tab w:val="right" w:leader="dot" w:pos="9622"/>
        </w:tabs>
        <w:rPr>
          <w:rFonts w:eastAsiaTheme="minorEastAsia"/>
          <w:noProof/>
          <w:color w:val="auto"/>
          <w:kern w:val="2"/>
          <w:lang w:eastAsia="en-AU"/>
          <w14:ligatures w14:val="standardContextual"/>
        </w:rPr>
      </w:pPr>
      <w:hyperlink w:anchor="_Toc147237947" w:history="1">
        <w:r w:rsidR="00165603" w:rsidRPr="00FD04DD">
          <w:rPr>
            <w:rStyle w:val="Hyperlink"/>
            <w:noProof/>
          </w:rPr>
          <w:t>4.1</w:t>
        </w:r>
        <w:r w:rsidR="00165603">
          <w:rPr>
            <w:rFonts w:eastAsiaTheme="minorEastAsia"/>
            <w:noProof/>
            <w:color w:val="auto"/>
            <w:kern w:val="2"/>
            <w:lang w:eastAsia="en-AU"/>
            <w14:ligatures w14:val="standardContextual"/>
          </w:rPr>
          <w:tab/>
        </w:r>
        <w:r w:rsidR="00165603" w:rsidRPr="00FD04DD">
          <w:rPr>
            <w:rStyle w:val="Hyperlink"/>
            <w:noProof/>
          </w:rPr>
          <w:t>Analysis of Asset Classes</w:t>
        </w:r>
        <w:r w:rsidR="00165603">
          <w:rPr>
            <w:noProof/>
            <w:webHidden/>
          </w:rPr>
          <w:tab/>
        </w:r>
        <w:r w:rsidR="00165603">
          <w:rPr>
            <w:noProof/>
            <w:webHidden/>
          </w:rPr>
          <w:fldChar w:fldCharType="begin"/>
        </w:r>
        <w:r w:rsidR="00165603">
          <w:rPr>
            <w:noProof/>
            <w:webHidden/>
          </w:rPr>
          <w:instrText xml:space="preserve"> PAGEREF _Toc147237947 \h </w:instrText>
        </w:r>
        <w:r w:rsidR="00165603">
          <w:rPr>
            <w:noProof/>
            <w:webHidden/>
          </w:rPr>
        </w:r>
        <w:r w:rsidR="00165603">
          <w:rPr>
            <w:noProof/>
            <w:webHidden/>
          </w:rPr>
          <w:fldChar w:fldCharType="separate"/>
        </w:r>
        <w:r w:rsidR="00165603">
          <w:rPr>
            <w:noProof/>
            <w:webHidden/>
          </w:rPr>
          <w:t>35</w:t>
        </w:r>
        <w:r w:rsidR="00165603">
          <w:rPr>
            <w:noProof/>
            <w:webHidden/>
          </w:rPr>
          <w:fldChar w:fldCharType="end"/>
        </w:r>
      </w:hyperlink>
    </w:p>
    <w:p w14:paraId="52B86657" w14:textId="5FD71619" w:rsidR="00165603" w:rsidRDefault="00000000">
      <w:pPr>
        <w:pStyle w:val="TOC2"/>
        <w:tabs>
          <w:tab w:val="left" w:pos="880"/>
          <w:tab w:val="right" w:leader="dot" w:pos="9622"/>
        </w:tabs>
        <w:rPr>
          <w:rFonts w:eastAsiaTheme="minorEastAsia"/>
          <w:noProof/>
          <w:color w:val="auto"/>
          <w:kern w:val="2"/>
          <w:lang w:eastAsia="en-AU"/>
          <w14:ligatures w14:val="standardContextual"/>
        </w:rPr>
      </w:pPr>
      <w:hyperlink w:anchor="_Toc147237948" w:history="1">
        <w:r w:rsidR="00165603" w:rsidRPr="00FD04DD">
          <w:rPr>
            <w:rStyle w:val="Hyperlink"/>
            <w:noProof/>
          </w:rPr>
          <w:t>4.2</w:t>
        </w:r>
        <w:r w:rsidR="00165603">
          <w:rPr>
            <w:rFonts w:eastAsiaTheme="minorEastAsia"/>
            <w:noProof/>
            <w:color w:val="auto"/>
            <w:kern w:val="2"/>
            <w:lang w:eastAsia="en-AU"/>
            <w14:ligatures w14:val="standardContextual"/>
          </w:rPr>
          <w:tab/>
        </w:r>
        <w:r w:rsidR="00165603" w:rsidRPr="00FD04DD">
          <w:rPr>
            <w:rStyle w:val="Hyperlink"/>
            <w:noProof/>
          </w:rPr>
          <w:t>Income/Capital Returns and Franking Assumption</w:t>
        </w:r>
        <w:r w:rsidR="00165603">
          <w:rPr>
            <w:noProof/>
            <w:webHidden/>
          </w:rPr>
          <w:tab/>
        </w:r>
        <w:r w:rsidR="00165603">
          <w:rPr>
            <w:noProof/>
            <w:webHidden/>
          </w:rPr>
          <w:fldChar w:fldCharType="begin"/>
        </w:r>
        <w:r w:rsidR="00165603">
          <w:rPr>
            <w:noProof/>
            <w:webHidden/>
          </w:rPr>
          <w:instrText xml:space="preserve"> PAGEREF _Toc147237948 \h </w:instrText>
        </w:r>
        <w:r w:rsidR="00165603">
          <w:rPr>
            <w:noProof/>
            <w:webHidden/>
          </w:rPr>
        </w:r>
        <w:r w:rsidR="00165603">
          <w:rPr>
            <w:noProof/>
            <w:webHidden/>
          </w:rPr>
          <w:fldChar w:fldCharType="separate"/>
        </w:r>
        <w:r w:rsidR="00165603">
          <w:rPr>
            <w:noProof/>
            <w:webHidden/>
          </w:rPr>
          <w:t>35</w:t>
        </w:r>
        <w:r w:rsidR="00165603">
          <w:rPr>
            <w:noProof/>
            <w:webHidden/>
          </w:rPr>
          <w:fldChar w:fldCharType="end"/>
        </w:r>
      </w:hyperlink>
    </w:p>
    <w:p w14:paraId="073AF8B7" w14:textId="595FF0CB" w:rsidR="00165603" w:rsidRDefault="00000000">
      <w:pPr>
        <w:pStyle w:val="TOC2"/>
        <w:tabs>
          <w:tab w:val="left" w:pos="880"/>
          <w:tab w:val="right" w:leader="dot" w:pos="9622"/>
        </w:tabs>
        <w:rPr>
          <w:rFonts w:eastAsiaTheme="minorEastAsia"/>
          <w:noProof/>
          <w:color w:val="auto"/>
          <w:kern w:val="2"/>
          <w:lang w:eastAsia="en-AU"/>
          <w14:ligatures w14:val="standardContextual"/>
        </w:rPr>
      </w:pPr>
      <w:hyperlink w:anchor="_Toc147237949" w:history="1">
        <w:r w:rsidR="00165603" w:rsidRPr="00FD04DD">
          <w:rPr>
            <w:rStyle w:val="Hyperlink"/>
            <w:noProof/>
          </w:rPr>
          <w:t>4.3</w:t>
        </w:r>
        <w:r w:rsidR="00165603">
          <w:rPr>
            <w:rFonts w:eastAsiaTheme="minorEastAsia"/>
            <w:noProof/>
            <w:color w:val="auto"/>
            <w:kern w:val="2"/>
            <w:lang w:eastAsia="en-AU"/>
            <w14:ligatures w14:val="standardContextual"/>
          </w:rPr>
          <w:tab/>
        </w:r>
        <w:r w:rsidR="00165603" w:rsidRPr="00FD04DD">
          <w:rPr>
            <w:rStyle w:val="Hyperlink"/>
            <w:noProof/>
          </w:rPr>
          <w:t>Optimisation Process</w:t>
        </w:r>
        <w:r w:rsidR="00165603">
          <w:rPr>
            <w:noProof/>
            <w:webHidden/>
          </w:rPr>
          <w:tab/>
        </w:r>
        <w:r w:rsidR="00165603">
          <w:rPr>
            <w:noProof/>
            <w:webHidden/>
          </w:rPr>
          <w:fldChar w:fldCharType="begin"/>
        </w:r>
        <w:r w:rsidR="00165603">
          <w:rPr>
            <w:noProof/>
            <w:webHidden/>
          </w:rPr>
          <w:instrText xml:space="preserve"> PAGEREF _Toc147237949 \h </w:instrText>
        </w:r>
        <w:r w:rsidR="00165603">
          <w:rPr>
            <w:noProof/>
            <w:webHidden/>
          </w:rPr>
        </w:r>
        <w:r w:rsidR="00165603">
          <w:rPr>
            <w:noProof/>
            <w:webHidden/>
          </w:rPr>
          <w:fldChar w:fldCharType="separate"/>
        </w:r>
        <w:r w:rsidR="00165603">
          <w:rPr>
            <w:noProof/>
            <w:webHidden/>
          </w:rPr>
          <w:t>38</w:t>
        </w:r>
        <w:r w:rsidR="00165603">
          <w:rPr>
            <w:noProof/>
            <w:webHidden/>
          </w:rPr>
          <w:fldChar w:fldCharType="end"/>
        </w:r>
      </w:hyperlink>
    </w:p>
    <w:p w14:paraId="7C64478A" w14:textId="621673A9" w:rsidR="00165603" w:rsidRDefault="00000000">
      <w:pPr>
        <w:pStyle w:val="TOC1"/>
        <w:rPr>
          <w:rFonts w:eastAsiaTheme="minorEastAsia"/>
          <w:b w:val="0"/>
          <w:color w:val="auto"/>
          <w:kern w:val="2"/>
          <w:lang w:eastAsia="en-AU"/>
          <w14:ligatures w14:val="standardContextual"/>
        </w:rPr>
      </w:pPr>
      <w:hyperlink w:anchor="_Toc147237950" w:history="1">
        <w:r w:rsidR="00165603" w:rsidRPr="00FD04DD">
          <w:rPr>
            <w:rStyle w:val="Hyperlink"/>
          </w:rPr>
          <w:t>5</w:t>
        </w:r>
        <w:r w:rsidR="00165603">
          <w:rPr>
            <w:rFonts w:eastAsiaTheme="minorEastAsia"/>
            <w:b w:val="0"/>
            <w:color w:val="auto"/>
            <w:kern w:val="2"/>
            <w:lang w:eastAsia="en-AU"/>
            <w14:ligatures w14:val="standardContextual"/>
          </w:rPr>
          <w:tab/>
        </w:r>
        <w:r w:rsidR="00165603" w:rsidRPr="00FD04DD">
          <w:rPr>
            <w:rStyle w:val="Hyperlink"/>
          </w:rPr>
          <w:t>Appendix B – Scenario Stress Testing</w:t>
        </w:r>
        <w:r w:rsidR="00165603">
          <w:rPr>
            <w:webHidden/>
          </w:rPr>
          <w:tab/>
        </w:r>
        <w:r w:rsidR="00165603">
          <w:rPr>
            <w:webHidden/>
          </w:rPr>
          <w:fldChar w:fldCharType="begin"/>
        </w:r>
        <w:r w:rsidR="00165603">
          <w:rPr>
            <w:webHidden/>
          </w:rPr>
          <w:instrText xml:space="preserve"> PAGEREF _Toc147237950 \h </w:instrText>
        </w:r>
        <w:r w:rsidR="00165603">
          <w:rPr>
            <w:webHidden/>
          </w:rPr>
        </w:r>
        <w:r w:rsidR="00165603">
          <w:rPr>
            <w:webHidden/>
          </w:rPr>
          <w:fldChar w:fldCharType="separate"/>
        </w:r>
        <w:r w:rsidR="00165603">
          <w:rPr>
            <w:webHidden/>
          </w:rPr>
          <w:t>41</w:t>
        </w:r>
        <w:r w:rsidR="00165603">
          <w:rPr>
            <w:webHidden/>
          </w:rPr>
          <w:fldChar w:fldCharType="end"/>
        </w:r>
      </w:hyperlink>
    </w:p>
    <w:p w14:paraId="2E1968C7" w14:textId="1282BED7" w:rsidR="00165603" w:rsidRDefault="00000000">
      <w:pPr>
        <w:pStyle w:val="TOC2"/>
        <w:tabs>
          <w:tab w:val="left" w:pos="880"/>
          <w:tab w:val="right" w:leader="dot" w:pos="9622"/>
        </w:tabs>
        <w:rPr>
          <w:rFonts w:eastAsiaTheme="minorEastAsia"/>
          <w:noProof/>
          <w:color w:val="auto"/>
          <w:kern w:val="2"/>
          <w:lang w:eastAsia="en-AU"/>
          <w14:ligatures w14:val="standardContextual"/>
        </w:rPr>
      </w:pPr>
      <w:hyperlink w:anchor="_Toc147237951" w:history="1">
        <w:r w:rsidR="00165603" w:rsidRPr="00FD04DD">
          <w:rPr>
            <w:rStyle w:val="Hyperlink"/>
            <w:noProof/>
          </w:rPr>
          <w:t>5.1</w:t>
        </w:r>
        <w:r w:rsidR="00165603">
          <w:rPr>
            <w:rFonts w:eastAsiaTheme="minorEastAsia"/>
            <w:noProof/>
            <w:color w:val="auto"/>
            <w:kern w:val="2"/>
            <w:lang w:eastAsia="en-AU"/>
            <w14:ligatures w14:val="standardContextual"/>
          </w:rPr>
          <w:tab/>
        </w:r>
        <w:r w:rsidR="00165603" w:rsidRPr="00FD04DD">
          <w:rPr>
            <w:rStyle w:val="Hyperlink"/>
            <w:noProof/>
          </w:rPr>
          <w:t>Background</w:t>
        </w:r>
        <w:r w:rsidR="00165603">
          <w:rPr>
            <w:noProof/>
            <w:webHidden/>
          </w:rPr>
          <w:tab/>
        </w:r>
        <w:r w:rsidR="00165603">
          <w:rPr>
            <w:noProof/>
            <w:webHidden/>
          </w:rPr>
          <w:fldChar w:fldCharType="begin"/>
        </w:r>
        <w:r w:rsidR="00165603">
          <w:rPr>
            <w:noProof/>
            <w:webHidden/>
          </w:rPr>
          <w:instrText xml:space="preserve"> PAGEREF _Toc147237951 \h </w:instrText>
        </w:r>
        <w:r w:rsidR="00165603">
          <w:rPr>
            <w:noProof/>
            <w:webHidden/>
          </w:rPr>
        </w:r>
        <w:r w:rsidR="00165603">
          <w:rPr>
            <w:noProof/>
            <w:webHidden/>
          </w:rPr>
          <w:fldChar w:fldCharType="separate"/>
        </w:r>
        <w:r w:rsidR="00165603">
          <w:rPr>
            <w:noProof/>
            <w:webHidden/>
          </w:rPr>
          <w:t>41</w:t>
        </w:r>
        <w:r w:rsidR="00165603">
          <w:rPr>
            <w:noProof/>
            <w:webHidden/>
          </w:rPr>
          <w:fldChar w:fldCharType="end"/>
        </w:r>
      </w:hyperlink>
    </w:p>
    <w:p w14:paraId="1FD566A6" w14:textId="20353D09" w:rsidR="00165603" w:rsidRDefault="00000000">
      <w:pPr>
        <w:pStyle w:val="TOC2"/>
        <w:tabs>
          <w:tab w:val="left" w:pos="880"/>
          <w:tab w:val="right" w:leader="dot" w:pos="9622"/>
        </w:tabs>
        <w:rPr>
          <w:rFonts w:eastAsiaTheme="minorEastAsia"/>
          <w:noProof/>
          <w:color w:val="auto"/>
          <w:kern w:val="2"/>
          <w:lang w:eastAsia="en-AU"/>
          <w14:ligatures w14:val="standardContextual"/>
        </w:rPr>
      </w:pPr>
      <w:hyperlink w:anchor="_Toc147237952" w:history="1">
        <w:r w:rsidR="00165603" w:rsidRPr="00FD04DD">
          <w:rPr>
            <w:rStyle w:val="Hyperlink"/>
            <w:noProof/>
          </w:rPr>
          <w:t>5.2</w:t>
        </w:r>
        <w:r w:rsidR="00165603">
          <w:rPr>
            <w:rFonts w:eastAsiaTheme="minorEastAsia"/>
            <w:noProof/>
            <w:color w:val="auto"/>
            <w:kern w:val="2"/>
            <w:lang w:eastAsia="en-AU"/>
            <w14:ligatures w14:val="standardContextual"/>
          </w:rPr>
          <w:tab/>
        </w:r>
        <w:r w:rsidR="00165603" w:rsidRPr="00FD04DD">
          <w:rPr>
            <w:rStyle w:val="Hyperlink"/>
            <w:noProof/>
          </w:rPr>
          <w:t>Investment Option</w:t>
        </w:r>
        <w:r w:rsidR="00165603">
          <w:rPr>
            <w:noProof/>
            <w:webHidden/>
          </w:rPr>
          <w:tab/>
        </w:r>
        <w:r w:rsidR="00165603">
          <w:rPr>
            <w:noProof/>
            <w:webHidden/>
          </w:rPr>
          <w:fldChar w:fldCharType="begin"/>
        </w:r>
        <w:r w:rsidR="00165603">
          <w:rPr>
            <w:noProof/>
            <w:webHidden/>
          </w:rPr>
          <w:instrText xml:space="preserve"> PAGEREF _Toc147237952 \h </w:instrText>
        </w:r>
        <w:r w:rsidR="00165603">
          <w:rPr>
            <w:noProof/>
            <w:webHidden/>
          </w:rPr>
        </w:r>
        <w:r w:rsidR="00165603">
          <w:rPr>
            <w:noProof/>
            <w:webHidden/>
          </w:rPr>
          <w:fldChar w:fldCharType="separate"/>
        </w:r>
        <w:r w:rsidR="00165603">
          <w:rPr>
            <w:noProof/>
            <w:webHidden/>
          </w:rPr>
          <w:t>41</w:t>
        </w:r>
        <w:r w:rsidR="00165603">
          <w:rPr>
            <w:noProof/>
            <w:webHidden/>
          </w:rPr>
          <w:fldChar w:fldCharType="end"/>
        </w:r>
      </w:hyperlink>
    </w:p>
    <w:p w14:paraId="58CFA54D" w14:textId="02C873AA" w:rsidR="00165603" w:rsidRDefault="00000000">
      <w:pPr>
        <w:pStyle w:val="TOC2"/>
        <w:tabs>
          <w:tab w:val="left" w:pos="880"/>
          <w:tab w:val="right" w:leader="dot" w:pos="9622"/>
        </w:tabs>
        <w:rPr>
          <w:rFonts w:eastAsiaTheme="minorEastAsia"/>
          <w:noProof/>
          <w:color w:val="auto"/>
          <w:kern w:val="2"/>
          <w:lang w:eastAsia="en-AU"/>
          <w14:ligatures w14:val="standardContextual"/>
        </w:rPr>
      </w:pPr>
      <w:hyperlink w:anchor="_Toc147237953" w:history="1">
        <w:r w:rsidR="00165603" w:rsidRPr="00FD04DD">
          <w:rPr>
            <w:rStyle w:val="Hyperlink"/>
            <w:noProof/>
          </w:rPr>
          <w:t>5.3</w:t>
        </w:r>
        <w:r w:rsidR="00165603">
          <w:rPr>
            <w:rFonts w:eastAsiaTheme="minorEastAsia"/>
            <w:noProof/>
            <w:color w:val="auto"/>
            <w:kern w:val="2"/>
            <w:lang w:eastAsia="en-AU"/>
            <w14:ligatures w14:val="standardContextual"/>
          </w:rPr>
          <w:tab/>
        </w:r>
        <w:r w:rsidR="00165603" w:rsidRPr="00FD04DD">
          <w:rPr>
            <w:rStyle w:val="Hyperlink"/>
            <w:noProof/>
          </w:rPr>
          <w:t>Risk Factors</w:t>
        </w:r>
        <w:r w:rsidR="00165603">
          <w:rPr>
            <w:noProof/>
            <w:webHidden/>
          </w:rPr>
          <w:tab/>
        </w:r>
        <w:r w:rsidR="00165603">
          <w:rPr>
            <w:noProof/>
            <w:webHidden/>
          </w:rPr>
          <w:fldChar w:fldCharType="begin"/>
        </w:r>
        <w:r w:rsidR="00165603">
          <w:rPr>
            <w:noProof/>
            <w:webHidden/>
          </w:rPr>
          <w:instrText xml:space="preserve"> PAGEREF _Toc147237953 \h </w:instrText>
        </w:r>
        <w:r w:rsidR="00165603">
          <w:rPr>
            <w:noProof/>
            <w:webHidden/>
          </w:rPr>
        </w:r>
        <w:r w:rsidR="00165603">
          <w:rPr>
            <w:noProof/>
            <w:webHidden/>
          </w:rPr>
          <w:fldChar w:fldCharType="separate"/>
        </w:r>
        <w:r w:rsidR="00165603">
          <w:rPr>
            <w:noProof/>
            <w:webHidden/>
          </w:rPr>
          <w:t>42</w:t>
        </w:r>
        <w:r w:rsidR="00165603">
          <w:rPr>
            <w:noProof/>
            <w:webHidden/>
          </w:rPr>
          <w:fldChar w:fldCharType="end"/>
        </w:r>
      </w:hyperlink>
    </w:p>
    <w:p w14:paraId="31056140" w14:textId="6FFE79FF" w:rsidR="00165603" w:rsidRDefault="00000000">
      <w:pPr>
        <w:pStyle w:val="TOC3"/>
        <w:tabs>
          <w:tab w:val="left" w:pos="1320"/>
          <w:tab w:val="right" w:leader="dot" w:pos="9622"/>
        </w:tabs>
        <w:rPr>
          <w:rFonts w:eastAsiaTheme="minorEastAsia"/>
          <w:noProof/>
          <w:color w:val="auto"/>
          <w:kern w:val="2"/>
          <w:lang w:eastAsia="en-AU"/>
          <w14:ligatures w14:val="standardContextual"/>
        </w:rPr>
      </w:pPr>
      <w:hyperlink w:anchor="_Toc147237954" w:history="1">
        <w:r w:rsidR="00165603" w:rsidRPr="00FD04DD">
          <w:rPr>
            <w:rStyle w:val="Hyperlink"/>
            <w:noProof/>
          </w:rPr>
          <w:t>5.3.1</w:t>
        </w:r>
        <w:r w:rsidR="00165603">
          <w:rPr>
            <w:rFonts w:eastAsiaTheme="minorEastAsia"/>
            <w:noProof/>
            <w:color w:val="auto"/>
            <w:kern w:val="2"/>
            <w:lang w:eastAsia="en-AU"/>
            <w14:ligatures w14:val="standardContextual"/>
          </w:rPr>
          <w:tab/>
        </w:r>
        <w:r w:rsidR="00165603" w:rsidRPr="00FD04DD">
          <w:rPr>
            <w:rStyle w:val="Hyperlink"/>
            <w:noProof/>
          </w:rPr>
          <w:t>Example of Risk Factors</w:t>
        </w:r>
        <w:r w:rsidR="00165603">
          <w:rPr>
            <w:noProof/>
            <w:webHidden/>
          </w:rPr>
          <w:tab/>
        </w:r>
        <w:r w:rsidR="00165603">
          <w:rPr>
            <w:noProof/>
            <w:webHidden/>
          </w:rPr>
          <w:fldChar w:fldCharType="begin"/>
        </w:r>
        <w:r w:rsidR="00165603">
          <w:rPr>
            <w:noProof/>
            <w:webHidden/>
          </w:rPr>
          <w:instrText xml:space="preserve"> PAGEREF _Toc147237954 \h </w:instrText>
        </w:r>
        <w:r w:rsidR="00165603">
          <w:rPr>
            <w:noProof/>
            <w:webHidden/>
          </w:rPr>
        </w:r>
        <w:r w:rsidR="00165603">
          <w:rPr>
            <w:noProof/>
            <w:webHidden/>
          </w:rPr>
          <w:fldChar w:fldCharType="separate"/>
        </w:r>
        <w:r w:rsidR="00165603">
          <w:rPr>
            <w:noProof/>
            <w:webHidden/>
          </w:rPr>
          <w:t>42</w:t>
        </w:r>
        <w:r w:rsidR="00165603">
          <w:rPr>
            <w:noProof/>
            <w:webHidden/>
          </w:rPr>
          <w:fldChar w:fldCharType="end"/>
        </w:r>
      </w:hyperlink>
    </w:p>
    <w:p w14:paraId="3670ABC4" w14:textId="32B234EF" w:rsidR="00165603" w:rsidRDefault="00000000">
      <w:pPr>
        <w:pStyle w:val="TOC2"/>
        <w:tabs>
          <w:tab w:val="left" w:pos="880"/>
          <w:tab w:val="right" w:leader="dot" w:pos="9622"/>
        </w:tabs>
        <w:rPr>
          <w:rFonts w:eastAsiaTheme="minorEastAsia"/>
          <w:noProof/>
          <w:color w:val="auto"/>
          <w:kern w:val="2"/>
          <w:lang w:eastAsia="en-AU"/>
          <w14:ligatures w14:val="standardContextual"/>
        </w:rPr>
      </w:pPr>
      <w:hyperlink w:anchor="_Toc147237955" w:history="1">
        <w:r w:rsidR="00165603" w:rsidRPr="00FD04DD">
          <w:rPr>
            <w:rStyle w:val="Hyperlink"/>
            <w:noProof/>
          </w:rPr>
          <w:t>5.4</w:t>
        </w:r>
        <w:r w:rsidR="00165603">
          <w:rPr>
            <w:rFonts w:eastAsiaTheme="minorEastAsia"/>
            <w:noProof/>
            <w:color w:val="auto"/>
            <w:kern w:val="2"/>
            <w:lang w:eastAsia="en-AU"/>
            <w14:ligatures w14:val="standardContextual"/>
          </w:rPr>
          <w:tab/>
        </w:r>
        <w:r w:rsidR="00165603" w:rsidRPr="00FD04DD">
          <w:rPr>
            <w:rStyle w:val="Hyperlink"/>
            <w:noProof/>
          </w:rPr>
          <w:t>Methodology</w:t>
        </w:r>
        <w:r w:rsidR="00165603">
          <w:rPr>
            <w:noProof/>
            <w:webHidden/>
          </w:rPr>
          <w:tab/>
        </w:r>
        <w:r w:rsidR="00165603">
          <w:rPr>
            <w:noProof/>
            <w:webHidden/>
          </w:rPr>
          <w:fldChar w:fldCharType="begin"/>
        </w:r>
        <w:r w:rsidR="00165603">
          <w:rPr>
            <w:noProof/>
            <w:webHidden/>
          </w:rPr>
          <w:instrText xml:space="preserve"> PAGEREF _Toc147237955 \h </w:instrText>
        </w:r>
        <w:r w:rsidR="00165603">
          <w:rPr>
            <w:noProof/>
            <w:webHidden/>
          </w:rPr>
        </w:r>
        <w:r w:rsidR="00165603">
          <w:rPr>
            <w:noProof/>
            <w:webHidden/>
          </w:rPr>
          <w:fldChar w:fldCharType="separate"/>
        </w:r>
        <w:r w:rsidR="00165603">
          <w:rPr>
            <w:noProof/>
            <w:webHidden/>
          </w:rPr>
          <w:t>42</w:t>
        </w:r>
        <w:r w:rsidR="00165603">
          <w:rPr>
            <w:noProof/>
            <w:webHidden/>
          </w:rPr>
          <w:fldChar w:fldCharType="end"/>
        </w:r>
      </w:hyperlink>
    </w:p>
    <w:p w14:paraId="1B7A5E0A" w14:textId="0CEF9BA4" w:rsidR="00165603" w:rsidRDefault="00000000">
      <w:pPr>
        <w:pStyle w:val="TOC3"/>
        <w:tabs>
          <w:tab w:val="left" w:pos="1320"/>
          <w:tab w:val="right" w:leader="dot" w:pos="9622"/>
        </w:tabs>
        <w:rPr>
          <w:rFonts w:eastAsiaTheme="minorEastAsia"/>
          <w:noProof/>
          <w:color w:val="auto"/>
          <w:kern w:val="2"/>
          <w:lang w:eastAsia="en-AU"/>
          <w14:ligatures w14:val="standardContextual"/>
        </w:rPr>
      </w:pPr>
      <w:hyperlink w:anchor="_Toc147237956" w:history="1">
        <w:r w:rsidR="00165603" w:rsidRPr="00FD04DD">
          <w:rPr>
            <w:rStyle w:val="Hyperlink"/>
            <w:noProof/>
          </w:rPr>
          <w:t>5.4.1</w:t>
        </w:r>
        <w:r w:rsidR="00165603">
          <w:rPr>
            <w:rFonts w:eastAsiaTheme="minorEastAsia"/>
            <w:noProof/>
            <w:color w:val="auto"/>
            <w:kern w:val="2"/>
            <w:lang w:eastAsia="en-AU"/>
            <w14:ligatures w14:val="standardContextual"/>
          </w:rPr>
          <w:tab/>
        </w:r>
        <w:r w:rsidR="00165603" w:rsidRPr="00FD04DD">
          <w:rPr>
            <w:rStyle w:val="Hyperlink"/>
            <w:noProof/>
          </w:rPr>
          <w:t>Scenario Stress Testing</w:t>
        </w:r>
        <w:r w:rsidR="00165603">
          <w:rPr>
            <w:noProof/>
            <w:webHidden/>
          </w:rPr>
          <w:tab/>
        </w:r>
        <w:r w:rsidR="00165603">
          <w:rPr>
            <w:noProof/>
            <w:webHidden/>
          </w:rPr>
          <w:fldChar w:fldCharType="begin"/>
        </w:r>
        <w:r w:rsidR="00165603">
          <w:rPr>
            <w:noProof/>
            <w:webHidden/>
          </w:rPr>
          <w:instrText xml:space="preserve"> PAGEREF _Toc147237956 \h </w:instrText>
        </w:r>
        <w:r w:rsidR="00165603">
          <w:rPr>
            <w:noProof/>
            <w:webHidden/>
          </w:rPr>
        </w:r>
        <w:r w:rsidR="00165603">
          <w:rPr>
            <w:noProof/>
            <w:webHidden/>
          </w:rPr>
          <w:fldChar w:fldCharType="separate"/>
        </w:r>
        <w:r w:rsidR="00165603">
          <w:rPr>
            <w:noProof/>
            <w:webHidden/>
          </w:rPr>
          <w:t>42</w:t>
        </w:r>
        <w:r w:rsidR="00165603">
          <w:rPr>
            <w:noProof/>
            <w:webHidden/>
          </w:rPr>
          <w:fldChar w:fldCharType="end"/>
        </w:r>
      </w:hyperlink>
    </w:p>
    <w:p w14:paraId="40766552" w14:textId="69177D37" w:rsidR="00165603" w:rsidRDefault="00000000">
      <w:pPr>
        <w:pStyle w:val="TOC3"/>
        <w:tabs>
          <w:tab w:val="left" w:pos="1320"/>
          <w:tab w:val="right" w:leader="dot" w:pos="9622"/>
        </w:tabs>
        <w:rPr>
          <w:rFonts w:eastAsiaTheme="minorEastAsia"/>
          <w:noProof/>
          <w:color w:val="auto"/>
          <w:kern w:val="2"/>
          <w:lang w:eastAsia="en-AU"/>
          <w14:ligatures w14:val="standardContextual"/>
        </w:rPr>
      </w:pPr>
      <w:hyperlink w:anchor="_Toc147237957" w:history="1">
        <w:r w:rsidR="00165603" w:rsidRPr="00FD04DD">
          <w:rPr>
            <w:rStyle w:val="Hyperlink"/>
            <w:noProof/>
          </w:rPr>
          <w:t>5.4.2</w:t>
        </w:r>
        <w:r w:rsidR="00165603">
          <w:rPr>
            <w:rFonts w:eastAsiaTheme="minorEastAsia"/>
            <w:noProof/>
            <w:color w:val="auto"/>
            <w:kern w:val="2"/>
            <w:lang w:eastAsia="en-AU"/>
            <w14:ligatures w14:val="standardContextual"/>
          </w:rPr>
          <w:tab/>
        </w:r>
        <w:r w:rsidR="00165603" w:rsidRPr="00FD04DD">
          <w:rPr>
            <w:rStyle w:val="Hyperlink"/>
            <w:noProof/>
          </w:rPr>
          <w:t>Cholesky Modelling</w:t>
        </w:r>
        <w:r w:rsidR="00165603">
          <w:rPr>
            <w:noProof/>
            <w:webHidden/>
          </w:rPr>
          <w:tab/>
        </w:r>
        <w:r w:rsidR="00165603">
          <w:rPr>
            <w:noProof/>
            <w:webHidden/>
          </w:rPr>
          <w:fldChar w:fldCharType="begin"/>
        </w:r>
        <w:r w:rsidR="00165603">
          <w:rPr>
            <w:noProof/>
            <w:webHidden/>
          </w:rPr>
          <w:instrText xml:space="preserve"> PAGEREF _Toc147237957 \h </w:instrText>
        </w:r>
        <w:r w:rsidR="00165603">
          <w:rPr>
            <w:noProof/>
            <w:webHidden/>
          </w:rPr>
        </w:r>
        <w:r w:rsidR="00165603">
          <w:rPr>
            <w:noProof/>
            <w:webHidden/>
          </w:rPr>
          <w:fldChar w:fldCharType="separate"/>
        </w:r>
        <w:r w:rsidR="00165603">
          <w:rPr>
            <w:noProof/>
            <w:webHidden/>
          </w:rPr>
          <w:t>42</w:t>
        </w:r>
        <w:r w:rsidR="00165603">
          <w:rPr>
            <w:noProof/>
            <w:webHidden/>
          </w:rPr>
          <w:fldChar w:fldCharType="end"/>
        </w:r>
      </w:hyperlink>
    </w:p>
    <w:p w14:paraId="1919E3C4" w14:textId="2232E587" w:rsidR="00165603" w:rsidRDefault="00000000">
      <w:pPr>
        <w:pStyle w:val="TOC3"/>
        <w:tabs>
          <w:tab w:val="left" w:pos="1320"/>
          <w:tab w:val="right" w:leader="dot" w:pos="9622"/>
        </w:tabs>
        <w:rPr>
          <w:rFonts w:eastAsiaTheme="minorEastAsia"/>
          <w:noProof/>
          <w:color w:val="auto"/>
          <w:kern w:val="2"/>
          <w:lang w:eastAsia="en-AU"/>
          <w14:ligatures w14:val="standardContextual"/>
        </w:rPr>
      </w:pPr>
      <w:hyperlink w:anchor="_Toc147237958" w:history="1">
        <w:r w:rsidR="00165603" w:rsidRPr="00FD04DD">
          <w:rPr>
            <w:rStyle w:val="Hyperlink"/>
            <w:noProof/>
          </w:rPr>
          <w:t>5.4.3</w:t>
        </w:r>
        <w:r w:rsidR="00165603">
          <w:rPr>
            <w:rFonts w:eastAsiaTheme="minorEastAsia"/>
            <w:noProof/>
            <w:color w:val="auto"/>
            <w:kern w:val="2"/>
            <w:lang w:eastAsia="en-AU"/>
            <w14:ligatures w14:val="standardContextual"/>
          </w:rPr>
          <w:tab/>
        </w:r>
        <w:r w:rsidR="00165603" w:rsidRPr="00FD04DD">
          <w:rPr>
            <w:rStyle w:val="Hyperlink"/>
            <w:noProof/>
          </w:rPr>
          <w:t>Monte Carlo Simulation Analysis</w:t>
        </w:r>
        <w:r w:rsidR="00165603">
          <w:rPr>
            <w:noProof/>
            <w:webHidden/>
          </w:rPr>
          <w:tab/>
        </w:r>
        <w:r w:rsidR="00165603">
          <w:rPr>
            <w:noProof/>
            <w:webHidden/>
          </w:rPr>
          <w:fldChar w:fldCharType="begin"/>
        </w:r>
        <w:r w:rsidR="00165603">
          <w:rPr>
            <w:noProof/>
            <w:webHidden/>
          </w:rPr>
          <w:instrText xml:space="preserve"> PAGEREF _Toc147237958 \h </w:instrText>
        </w:r>
        <w:r w:rsidR="00165603">
          <w:rPr>
            <w:noProof/>
            <w:webHidden/>
          </w:rPr>
        </w:r>
        <w:r w:rsidR="00165603">
          <w:rPr>
            <w:noProof/>
            <w:webHidden/>
          </w:rPr>
          <w:fldChar w:fldCharType="separate"/>
        </w:r>
        <w:r w:rsidR="00165603">
          <w:rPr>
            <w:noProof/>
            <w:webHidden/>
          </w:rPr>
          <w:t>43</w:t>
        </w:r>
        <w:r w:rsidR="00165603">
          <w:rPr>
            <w:noProof/>
            <w:webHidden/>
          </w:rPr>
          <w:fldChar w:fldCharType="end"/>
        </w:r>
      </w:hyperlink>
    </w:p>
    <w:p w14:paraId="11439C0A" w14:textId="001A1104" w:rsidR="00165603" w:rsidRDefault="00000000">
      <w:pPr>
        <w:pStyle w:val="TOC2"/>
        <w:tabs>
          <w:tab w:val="left" w:pos="880"/>
          <w:tab w:val="right" w:leader="dot" w:pos="9622"/>
        </w:tabs>
        <w:rPr>
          <w:rFonts w:eastAsiaTheme="minorEastAsia"/>
          <w:noProof/>
          <w:color w:val="auto"/>
          <w:kern w:val="2"/>
          <w:lang w:eastAsia="en-AU"/>
          <w14:ligatures w14:val="standardContextual"/>
        </w:rPr>
      </w:pPr>
      <w:hyperlink w:anchor="_Toc147237959" w:history="1">
        <w:r w:rsidR="00165603" w:rsidRPr="00FD04DD">
          <w:rPr>
            <w:rStyle w:val="Hyperlink"/>
            <w:noProof/>
          </w:rPr>
          <w:t>5.5</w:t>
        </w:r>
        <w:r w:rsidR="00165603">
          <w:rPr>
            <w:rFonts w:eastAsiaTheme="minorEastAsia"/>
            <w:noProof/>
            <w:color w:val="auto"/>
            <w:kern w:val="2"/>
            <w:lang w:eastAsia="en-AU"/>
            <w14:ligatures w14:val="standardContextual"/>
          </w:rPr>
          <w:tab/>
        </w:r>
        <w:r w:rsidR="00165603" w:rsidRPr="00FD04DD">
          <w:rPr>
            <w:rStyle w:val="Hyperlink"/>
            <w:noProof/>
          </w:rPr>
          <w:t>Historical Analysis – Results</w:t>
        </w:r>
        <w:r w:rsidR="00165603">
          <w:rPr>
            <w:noProof/>
            <w:webHidden/>
          </w:rPr>
          <w:tab/>
        </w:r>
        <w:r w:rsidR="00165603">
          <w:rPr>
            <w:noProof/>
            <w:webHidden/>
          </w:rPr>
          <w:fldChar w:fldCharType="begin"/>
        </w:r>
        <w:r w:rsidR="00165603">
          <w:rPr>
            <w:noProof/>
            <w:webHidden/>
          </w:rPr>
          <w:instrText xml:space="preserve"> PAGEREF _Toc147237959 \h </w:instrText>
        </w:r>
        <w:r w:rsidR="00165603">
          <w:rPr>
            <w:noProof/>
            <w:webHidden/>
          </w:rPr>
        </w:r>
        <w:r w:rsidR="00165603">
          <w:rPr>
            <w:noProof/>
            <w:webHidden/>
          </w:rPr>
          <w:fldChar w:fldCharType="separate"/>
        </w:r>
        <w:r w:rsidR="00165603">
          <w:rPr>
            <w:noProof/>
            <w:webHidden/>
          </w:rPr>
          <w:t>43</w:t>
        </w:r>
        <w:r w:rsidR="00165603">
          <w:rPr>
            <w:noProof/>
            <w:webHidden/>
          </w:rPr>
          <w:fldChar w:fldCharType="end"/>
        </w:r>
      </w:hyperlink>
    </w:p>
    <w:p w14:paraId="69C5EA32" w14:textId="0E174298" w:rsidR="00165603" w:rsidRDefault="00000000">
      <w:pPr>
        <w:pStyle w:val="TOC3"/>
        <w:tabs>
          <w:tab w:val="left" w:pos="1320"/>
          <w:tab w:val="right" w:leader="dot" w:pos="9622"/>
        </w:tabs>
        <w:rPr>
          <w:rFonts w:eastAsiaTheme="minorEastAsia"/>
          <w:noProof/>
          <w:color w:val="auto"/>
          <w:kern w:val="2"/>
          <w:lang w:eastAsia="en-AU"/>
          <w14:ligatures w14:val="standardContextual"/>
        </w:rPr>
      </w:pPr>
      <w:hyperlink w:anchor="_Toc147237960" w:history="1">
        <w:r w:rsidR="00165603" w:rsidRPr="00FD04DD">
          <w:rPr>
            <w:rStyle w:val="Hyperlink"/>
            <w:noProof/>
          </w:rPr>
          <w:t>5.5.1</w:t>
        </w:r>
        <w:r w:rsidR="00165603">
          <w:rPr>
            <w:rFonts w:eastAsiaTheme="minorEastAsia"/>
            <w:noProof/>
            <w:color w:val="auto"/>
            <w:kern w:val="2"/>
            <w:lang w:eastAsia="en-AU"/>
            <w14:ligatures w14:val="standardContextual"/>
          </w:rPr>
          <w:tab/>
        </w:r>
        <w:r w:rsidR="00165603" w:rsidRPr="00FD04DD">
          <w:rPr>
            <w:rStyle w:val="Hyperlink"/>
            <w:noProof/>
          </w:rPr>
          <w:t>Historical Drawdowns</w:t>
        </w:r>
        <w:r w:rsidR="00165603">
          <w:rPr>
            <w:noProof/>
            <w:webHidden/>
          </w:rPr>
          <w:tab/>
        </w:r>
        <w:r w:rsidR="00165603">
          <w:rPr>
            <w:noProof/>
            <w:webHidden/>
          </w:rPr>
          <w:fldChar w:fldCharType="begin"/>
        </w:r>
        <w:r w:rsidR="00165603">
          <w:rPr>
            <w:noProof/>
            <w:webHidden/>
          </w:rPr>
          <w:instrText xml:space="preserve"> PAGEREF _Toc147237960 \h </w:instrText>
        </w:r>
        <w:r w:rsidR="00165603">
          <w:rPr>
            <w:noProof/>
            <w:webHidden/>
          </w:rPr>
        </w:r>
        <w:r w:rsidR="00165603">
          <w:rPr>
            <w:noProof/>
            <w:webHidden/>
          </w:rPr>
          <w:fldChar w:fldCharType="separate"/>
        </w:r>
        <w:r w:rsidR="00165603">
          <w:rPr>
            <w:noProof/>
            <w:webHidden/>
          </w:rPr>
          <w:t>43</w:t>
        </w:r>
        <w:r w:rsidR="00165603">
          <w:rPr>
            <w:noProof/>
            <w:webHidden/>
          </w:rPr>
          <w:fldChar w:fldCharType="end"/>
        </w:r>
      </w:hyperlink>
    </w:p>
    <w:p w14:paraId="68B673B4" w14:textId="4A28819D" w:rsidR="00165603" w:rsidRDefault="00000000">
      <w:pPr>
        <w:pStyle w:val="TOC3"/>
        <w:tabs>
          <w:tab w:val="left" w:pos="1320"/>
          <w:tab w:val="right" w:leader="dot" w:pos="9622"/>
        </w:tabs>
        <w:rPr>
          <w:rFonts w:eastAsiaTheme="minorEastAsia"/>
          <w:noProof/>
          <w:color w:val="auto"/>
          <w:kern w:val="2"/>
          <w:lang w:eastAsia="en-AU"/>
          <w14:ligatures w14:val="standardContextual"/>
        </w:rPr>
      </w:pPr>
      <w:hyperlink w:anchor="_Toc147237961" w:history="1">
        <w:r w:rsidR="00165603" w:rsidRPr="00FD04DD">
          <w:rPr>
            <w:rStyle w:val="Hyperlink"/>
            <w:noProof/>
          </w:rPr>
          <w:t>5.5.2</w:t>
        </w:r>
        <w:r w:rsidR="00165603">
          <w:rPr>
            <w:rFonts w:eastAsiaTheme="minorEastAsia"/>
            <w:noProof/>
            <w:color w:val="auto"/>
            <w:kern w:val="2"/>
            <w:lang w:eastAsia="en-AU"/>
            <w14:ligatures w14:val="standardContextual"/>
          </w:rPr>
          <w:tab/>
        </w:r>
        <w:r w:rsidR="00165603" w:rsidRPr="00FD04DD">
          <w:rPr>
            <w:rStyle w:val="Hyperlink"/>
            <w:noProof/>
          </w:rPr>
          <w:t>Environmental Drawdowns</w:t>
        </w:r>
        <w:r w:rsidR="00165603">
          <w:rPr>
            <w:noProof/>
            <w:webHidden/>
          </w:rPr>
          <w:tab/>
        </w:r>
        <w:r w:rsidR="00165603">
          <w:rPr>
            <w:noProof/>
            <w:webHidden/>
          </w:rPr>
          <w:fldChar w:fldCharType="begin"/>
        </w:r>
        <w:r w:rsidR="00165603">
          <w:rPr>
            <w:noProof/>
            <w:webHidden/>
          </w:rPr>
          <w:instrText xml:space="preserve"> PAGEREF _Toc147237961 \h </w:instrText>
        </w:r>
        <w:r w:rsidR="00165603">
          <w:rPr>
            <w:noProof/>
            <w:webHidden/>
          </w:rPr>
        </w:r>
        <w:r w:rsidR="00165603">
          <w:rPr>
            <w:noProof/>
            <w:webHidden/>
          </w:rPr>
          <w:fldChar w:fldCharType="separate"/>
        </w:r>
        <w:r w:rsidR="00165603">
          <w:rPr>
            <w:noProof/>
            <w:webHidden/>
          </w:rPr>
          <w:t>45</w:t>
        </w:r>
        <w:r w:rsidR="00165603">
          <w:rPr>
            <w:noProof/>
            <w:webHidden/>
          </w:rPr>
          <w:fldChar w:fldCharType="end"/>
        </w:r>
      </w:hyperlink>
    </w:p>
    <w:p w14:paraId="3A819DAD" w14:textId="1AD3A38B" w:rsidR="00165603" w:rsidRDefault="00000000">
      <w:pPr>
        <w:pStyle w:val="TOC3"/>
        <w:tabs>
          <w:tab w:val="left" w:pos="1320"/>
          <w:tab w:val="right" w:leader="dot" w:pos="9622"/>
        </w:tabs>
        <w:rPr>
          <w:rFonts w:eastAsiaTheme="minorEastAsia"/>
          <w:noProof/>
          <w:color w:val="auto"/>
          <w:kern w:val="2"/>
          <w:lang w:eastAsia="en-AU"/>
          <w14:ligatures w14:val="standardContextual"/>
        </w:rPr>
      </w:pPr>
      <w:hyperlink w:anchor="_Toc147237962" w:history="1">
        <w:r w:rsidR="00165603" w:rsidRPr="00FD04DD">
          <w:rPr>
            <w:rStyle w:val="Hyperlink"/>
            <w:noProof/>
          </w:rPr>
          <w:t>5.5.3</w:t>
        </w:r>
        <w:r w:rsidR="00165603">
          <w:rPr>
            <w:rFonts w:eastAsiaTheme="minorEastAsia"/>
            <w:noProof/>
            <w:color w:val="auto"/>
            <w:kern w:val="2"/>
            <w:lang w:eastAsia="en-AU"/>
            <w14:ligatures w14:val="standardContextual"/>
          </w:rPr>
          <w:tab/>
        </w:r>
        <w:r w:rsidR="00165603" w:rsidRPr="00FD04DD">
          <w:rPr>
            <w:rStyle w:val="Hyperlink"/>
            <w:noProof/>
          </w:rPr>
          <w:t>Risk Objectives</w:t>
        </w:r>
        <w:r w:rsidR="00165603">
          <w:rPr>
            <w:noProof/>
            <w:webHidden/>
          </w:rPr>
          <w:tab/>
        </w:r>
        <w:r w:rsidR="00165603">
          <w:rPr>
            <w:noProof/>
            <w:webHidden/>
          </w:rPr>
          <w:fldChar w:fldCharType="begin"/>
        </w:r>
        <w:r w:rsidR="00165603">
          <w:rPr>
            <w:noProof/>
            <w:webHidden/>
          </w:rPr>
          <w:instrText xml:space="preserve"> PAGEREF _Toc147237962 \h </w:instrText>
        </w:r>
        <w:r w:rsidR="00165603">
          <w:rPr>
            <w:noProof/>
            <w:webHidden/>
          </w:rPr>
        </w:r>
        <w:r w:rsidR="00165603">
          <w:rPr>
            <w:noProof/>
            <w:webHidden/>
          </w:rPr>
          <w:fldChar w:fldCharType="separate"/>
        </w:r>
        <w:r w:rsidR="00165603">
          <w:rPr>
            <w:noProof/>
            <w:webHidden/>
          </w:rPr>
          <w:t>46</w:t>
        </w:r>
        <w:r w:rsidR="00165603">
          <w:rPr>
            <w:noProof/>
            <w:webHidden/>
          </w:rPr>
          <w:fldChar w:fldCharType="end"/>
        </w:r>
      </w:hyperlink>
    </w:p>
    <w:p w14:paraId="198AD529" w14:textId="68E56F50" w:rsidR="00165603" w:rsidRDefault="00000000">
      <w:pPr>
        <w:pStyle w:val="TOC2"/>
        <w:tabs>
          <w:tab w:val="left" w:pos="880"/>
          <w:tab w:val="right" w:leader="dot" w:pos="9622"/>
        </w:tabs>
        <w:rPr>
          <w:rFonts w:eastAsiaTheme="minorEastAsia"/>
          <w:noProof/>
          <w:color w:val="auto"/>
          <w:kern w:val="2"/>
          <w:lang w:eastAsia="en-AU"/>
          <w14:ligatures w14:val="standardContextual"/>
        </w:rPr>
      </w:pPr>
      <w:hyperlink w:anchor="_Toc147237963" w:history="1">
        <w:r w:rsidR="00165603" w:rsidRPr="00FD04DD">
          <w:rPr>
            <w:rStyle w:val="Hyperlink"/>
            <w:noProof/>
          </w:rPr>
          <w:t>5.6</w:t>
        </w:r>
        <w:r w:rsidR="00165603">
          <w:rPr>
            <w:rFonts w:eastAsiaTheme="minorEastAsia"/>
            <w:noProof/>
            <w:color w:val="auto"/>
            <w:kern w:val="2"/>
            <w:lang w:eastAsia="en-AU"/>
            <w14:ligatures w14:val="standardContextual"/>
          </w:rPr>
          <w:tab/>
        </w:r>
        <w:r w:rsidR="00165603" w:rsidRPr="00FD04DD">
          <w:rPr>
            <w:rStyle w:val="Hyperlink"/>
            <w:noProof/>
          </w:rPr>
          <w:t>Forecast Analysis – Results</w:t>
        </w:r>
        <w:r w:rsidR="00165603">
          <w:rPr>
            <w:noProof/>
            <w:webHidden/>
          </w:rPr>
          <w:tab/>
        </w:r>
        <w:r w:rsidR="00165603">
          <w:rPr>
            <w:noProof/>
            <w:webHidden/>
          </w:rPr>
          <w:fldChar w:fldCharType="begin"/>
        </w:r>
        <w:r w:rsidR="00165603">
          <w:rPr>
            <w:noProof/>
            <w:webHidden/>
          </w:rPr>
          <w:instrText xml:space="preserve"> PAGEREF _Toc147237963 \h </w:instrText>
        </w:r>
        <w:r w:rsidR="00165603">
          <w:rPr>
            <w:noProof/>
            <w:webHidden/>
          </w:rPr>
        </w:r>
        <w:r w:rsidR="00165603">
          <w:rPr>
            <w:noProof/>
            <w:webHidden/>
          </w:rPr>
          <w:fldChar w:fldCharType="separate"/>
        </w:r>
        <w:r w:rsidR="00165603">
          <w:rPr>
            <w:noProof/>
            <w:webHidden/>
          </w:rPr>
          <w:t>47</w:t>
        </w:r>
        <w:r w:rsidR="00165603">
          <w:rPr>
            <w:noProof/>
            <w:webHidden/>
          </w:rPr>
          <w:fldChar w:fldCharType="end"/>
        </w:r>
      </w:hyperlink>
    </w:p>
    <w:p w14:paraId="7E203B2A" w14:textId="533934E4" w:rsidR="00165603" w:rsidRDefault="00000000">
      <w:pPr>
        <w:pStyle w:val="TOC3"/>
        <w:tabs>
          <w:tab w:val="left" w:pos="1320"/>
          <w:tab w:val="right" w:leader="dot" w:pos="9622"/>
        </w:tabs>
        <w:rPr>
          <w:rFonts w:eastAsiaTheme="minorEastAsia"/>
          <w:noProof/>
          <w:color w:val="auto"/>
          <w:kern w:val="2"/>
          <w:lang w:eastAsia="en-AU"/>
          <w14:ligatures w14:val="standardContextual"/>
        </w:rPr>
      </w:pPr>
      <w:hyperlink w:anchor="_Toc147237964" w:history="1">
        <w:r w:rsidR="00165603" w:rsidRPr="00FD04DD">
          <w:rPr>
            <w:rStyle w:val="Hyperlink"/>
            <w:noProof/>
          </w:rPr>
          <w:t>5.6.1</w:t>
        </w:r>
        <w:r w:rsidR="00165603">
          <w:rPr>
            <w:rFonts w:eastAsiaTheme="minorEastAsia"/>
            <w:noProof/>
            <w:color w:val="auto"/>
            <w:kern w:val="2"/>
            <w:lang w:eastAsia="en-AU"/>
            <w14:ligatures w14:val="standardContextual"/>
          </w:rPr>
          <w:tab/>
        </w:r>
        <w:r w:rsidR="00165603" w:rsidRPr="00FD04DD">
          <w:rPr>
            <w:rStyle w:val="Hyperlink"/>
            <w:noProof/>
          </w:rPr>
          <w:t>Return Analysis</w:t>
        </w:r>
        <w:r w:rsidR="00165603">
          <w:rPr>
            <w:noProof/>
            <w:webHidden/>
          </w:rPr>
          <w:tab/>
        </w:r>
        <w:r w:rsidR="00165603">
          <w:rPr>
            <w:noProof/>
            <w:webHidden/>
          </w:rPr>
          <w:fldChar w:fldCharType="begin"/>
        </w:r>
        <w:r w:rsidR="00165603">
          <w:rPr>
            <w:noProof/>
            <w:webHidden/>
          </w:rPr>
          <w:instrText xml:space="preserve"> PAGEREF _Toc147237964 \h </w:instrText>
        </w:r>
        <w:r w:rsidR="00165603">
          <w:rPr>
            <w:noProof/>
            <w:webHidden/>
          </w:rPr>
        </w:r>
        <w:r w:rsidR="00165603">
          <w:rPr>
            <w:noProof/>
            <w:webHidden/>
          </w:rPr>
          <w:fldChar w:fldCharType="separate"/>
        </w:r>
        <w:r w:rsidR="00165603">
          <w:rPr>
            <w:noProof/>
            <w:webHidden/>
          </w:rPr>
          <w:t>47</w:t>
        </w:r>
        <w:r w:rsidR="00165603">
          <w:rPr>
            <w:noProof/>
            <w:webHidden/>
          </w:rPr>
          <w:fldChar w:fldCharType="end"/>
        </w:r>
      </w:hyperlink>
    </w:p>
    <w:p w14:paraId="358AC015" w14:textId="4B7AA64D" w:rsidR="00165603" w:rsidRDefault="00000000">
      <w:pPr>
        <w:pStyle w:val="TOC3"/>
        <w:tabs>
          <w:tab w:val="left" w:pos="1320"/>
          <w:tab w:val="right" w:leader="dot" w:pos="9622"/>
        </w:tabs>
        <w:rPr>
          <w:rFonts w:eastAsiaTheme="minorEastAsia"/>
          <w:noProof/>
          <w:color w:val="auto"/>
          <w:kern w:val="2"/>
          <w:lang w:eastAsia="en-AU"/>
          <w14:ligatures w14:val="standardContextual"/>
        </w:rPr>
      </w:pPr>
      <w:hyperlink w:anchor="_Toc147237965" w:history="1">
        <w:r w:rsidR="00165603" w:rsidRPr="00FD04DD">
          <w:rPr>
            <w:rStyle w:val="Hyperlink"/>
            <w:noProof/>
          </w:rPr>
          <w:t>5.6.2</w:t>
        </w:r>
        <w:r w:rsidR="00165603">
          <w:rPr>
            <w:rFonts w:eastAsiaTheme="minorEastAsia"/>
            <w:noProof/>
            <w:color w:val="auto"/>
            <w:kern w:val="2"/>
            <w:lang w:eastAsia="en-AU"/>
            <w14:ligatures w14:val="standardContextual"/>
          </w:rPr>
          <w:tab/>
        </w:r>
        <w:r w:rsidR="00165603" w:rsidRPr="00FD04DD">
          <w:rPr>
            <w:rStyle w:val="Hyperlink"/>
            <w:noProof/>
          </w:rPr>
          <w:t>Risk Analysis</w:t>
        </w:r>
        <w:r w:rsidR="00165603">
          <w:rPr>
            <w:noProof/>
            <w:webHidden/>
          </w:rPr>
          <w:tab/>
        </w:r>
        <w:r w:rsidR="00165603">
          <w:rPr>
            <w:noProof/>
            <w:webHidden/>
          </w:rPr>
          <w:fldChar w:fldCharType="begin"/>
        </w:r>
        <w:r w:rsidR="00165603">
          <w:rPr>
            <w:noProof/>
            <w:webHidden/>
          </w:rPr>
          <w:instrText xml:space="preserve"> PAGEREF _Toc147237965 \h </w:instrText>
        </w:r>
        <w:r w:rsidR="00165603">
          <w:rPr>
            <w:noProof/>
            <w:webHidden/>
          </w:rPr>
        </w:r>
        <w:r w:rsidR="00165603">
          <w:rPr>
            <w:noProof/>
            <w:webHidden/>
          </w:rPr>
          <w:fldChar w:fldCharType="separate"/>
        </w:r>
        <w:r w:rsidR="00165603">
          <w:rPr>
            <w:noProof/>
            <w:webHidden/>
          </w:rPr>
          <w:t>48</w:t>
        </w:r>
        <w:r w:rsidR="00165603">
          <w:rPr>
            <w:noProof/>
            <w:webHidden/>
          </w:rPr>
          <w:fldChar w:fldCharType="end"/>
        </w:r>
      </w:hyperlink>
    </w:p>
    <w:p w14:paraId="26F7A8FE" w14:textId="6C75E8EA" w:rsidR="00165603" w:rsidRDefault="00000000">
      <w:pPr>
        <w:pStyle w:val="TOC2"/>
        <w:tabs>
          <w:tab w:val="left" w:pos="880"/>
          <w:tab w:val="right" w:leader="dot" w:pos="9622"/>
        </w:tabs>
        <w:rPr>
          <w:rFonts w:eastAsiaTheme="minorEastAsia"/>
          <w:noProof/>
          <w:color w:val="auto"/>
          <w:kern w:val="2"/>
          <w:lang w:eastAsia="en-AU"/>
          <w14:ligatures w14:val="standardContextual"/>
        </w:rPr>
      </w:pPr>
      <w:hyperlink w:anchor="_Toc147237966" w:history="1">
        <w:r w:rsidR="00165603" w:rsidRPr="00FD04DD">
          <w:rPr>
            <w:rStyle w:val="Hyperlink"/>
            <w:noProof/>
          </w:rPr>
          <w:t>5.7</w:t>
        </w:r>
        <w:r w:rsidR="00165603">
          <w:rPr>
            <w:rFonts w:eastAsiaTheme="minorEastAsia"/>
            <w:noProof/>
            <w:color w:val="auto"/>
            <w:kern w:val="2"/>
            <w:lang w:eastAsia="en-AU"/>
            <w14:ligatures w14:val="standardContextual"/>
          </w:rPr>
          <w:tab/>
        </w:r>
        <w:r w:rsidR="00165603" w:rsidRPr="00FD04DD">
          <w:rPr>
            <w:rStyle w:val="Hyperlink"/>
            <w:noProof/>
          </w:rPr>
          <w:t>Trigger levels</w:t>
        </w:r>
        <w:r w:rsidR="00165603">
          <w:rPr>
            <w:noProof/>
            <w:webHidden/>
          </w:rPr>
          <w:tab/>
        </w:r>
        <w:r w:rsidR="00165603">
          <w:rPr>
            <w:noProof/>
            <w:webHidden/>
          </w:rPr>
          <w:fldChar w:fldCharType="begin"/>
        </w:r>
        <w:r w:rsidR="00165603">
          <w:rPr>
            <w:noProof/>
            <w:webHidden/>
          </w:rPr>
          <w:instrText xml:space="preserve"> PAGEREF _Toc147237966 \h </w:instrText>
        </w:r>
        <w:r w:rsidR="00165603">
          <w:rPr>
            <w:noProof/>
            <w:webHidden/>
          </w:rPr>
        </w:r>
        <w:r w:rsidR="00165603">
          <w:rPr>
            <w:noProof/>
            <w:webHidden/>
          </w:rPr>
          <w:fldChar w:fldCharType="separate"/>
        </w:r>
        <w:r w:rsidR="00165603">
          <w:rPr>
            <w:noProof/>
            <w:webHidden/>
          </w:rPr>
          <w:t>49</w:t>
        </w:r>
        <w:r w:rsidR="00165603">
          <w:rPr>
            <w:noProof/>
            <w:webHidden/>
          </w:rPr>
          <w:fldChar w:fldCharType="end"/>
        </w:r>
      </w:hyperlink>
    </w:p>
    <w:p w14:paraId="061AD711" w14:textId="1BECEFC5" w:rsidR="00165603" w:rsidRDefault="00000000">
      <w:pPr>
        <w:pStyle w:val="TOC1"/>
        <w:rPr>
          <w:rFonts w:eastAsiaTheme="minorEastAsia"/>
          <w:b w:val="0"/>
          <w:color w:val="auto"/>
          <w:kern w:val="2"/>
          <w:lang w:eastAsia="en-AU"/>
          <w14:ligatures w14:val="standardContextual"/>
        </w:rPr>
      </w:pPr>
      <w:hyperlink w:anchor="_Toc147237967" w:history="1">
        <w:r w:rsidR="00165603" w:rsidRPr="00FD04DD">
          <w:rPr>
            <w:rStyle w:val="Hyperlink"/>
          </w:rPr>
          <w:t>6</w:t>
        </w:r>
        <w:r w:rsidR="00165603">
          <w:rPr>
            <w:rFonts w:eastAsiaTheme="minorEastAsia"/>
            <w:b w:val="0"/>
            <w:color w:val="auto"/>
            <w:kern w:val="2"/>
            <w:lang w:eastAsia="en-AU"/>
            <w14:ligatures w14:val="standardContextual"/>
          </w:rPr>
          <w:tab/>
        </w:r>
        <w:r w:rsidR="00165603" w:rsidRPr="00FD04DD">
          <w:rPr>
            <w:rStyle w:val="Hyperlink"/>
          </w:rPr>
          <w:t>Appendix C - Liquidity Stress Testing</w:t>
        </w:r>
        <w:r w:rsidR="00165603">
          <w:rPr>
            <w:webHidden/>
          </w:rPr>
          <w:tab/>
        </w:r>
        <w:r w:rsidR="00165603">
          <w:rPr>
            <w:webHidden/>
          </w:rPr>
          <w:fldChar w:fldCharType="begin"/>
        </w:r>
        <w:r w:rsidR="00165603">
          <w:rPr>
            <w:webHidden/>
          </w:rPr>
          <w:instrText xml:space="preserve"> PAGEREF _Toc147237967 \h </w:instrText>
        </w:r>
        <w:r w:rsidR="00165603">
          <w:rPr>
            <w:webHidden/>
          </w:rPr>
        </w:r>
        <w:r w:rsidR="00165603">
          <w:rPr>
            <w:webHidden/>
          </w:rPr>
          <w:fldChar w:fldCharType="separate"/>
        </w:r>
        <w:r w:rsidR="00165603">
          <w:rPr>
            <w:webHidden/>
          </w:rPr>
          <w:t>50</w:t>
        </w:r>
        <w:r w:rsidR="00165603">
          <w:rPr>
            <w:webHidden/>
          </w:rPr>
          <w:fldChar w:fldCharType="end"/>
        </w:r>
      </w:hyperlink>
    </w:p>
    <w:p w14:paraId="4EB962E5" w14:textId="0C22081C" w:rsidR="00165603" w:rsidRDefault="00000000">
      <w:pPr>
        <w:pStyle w:val="TOC2"/>
        <w:tabs>
          <w:tab w:val="left" w:pos="880"/>
          <w:tab w:val="right" w:leader="dot" w:pos="9622"/>
        </w:tabs>
        <w:rPr>
          <w:rFonts w:eastAsiaTheme="minorEastAsia"/>
          <w:noProof/>
          <w:color w:val="auto"/>
          <w:kern w:val="2"/>
          <w:lang w:eastAsia="en-AU"/>
          <w14:ligatures w14:val="standardContextual"/>
        </w:rPr>
      </w:pPr>
      <w:hyperlink w:anchor="_Toc147237968" w:history="1">
        <w:r w:rsidR="00165603" w:rsidRPr="00FD04DD">
          <w:rPr>
            <w:rStyle w:val="Hyperlink"/>
            <w:noProof/>
          </w:rPr>
          <w:t>6.1</w:t>
        </w:r>
        <w:r w:rsidR="00165603">
          <w:rPr>
            <w:rFonts w:eastAsiaTheme="minorEastAsia"/>
            <w:noProof/>
            <w:color w:val="auto"/>
            <w:kern w:val="2"/>
            <w:lang w:eastAsia="en-AU"/>
            <w14:ligatures w14:val="standardContextual"/>
          </w:rPr>
          <w:tab/>
        </w:r>
        <w:r w:rsidR="00165603" w:rsidRPr="00FD04DD">
          <w:rPr>
            <w:rStyle w:val="Hyperlink"/>
            <w:noProof/>
          </w:rPr>
          <w:t>Liquidity Profile</w:t>
        </w:r>
        <w:r w:rsidR="00165603">
          <w:rPr>
            <w:noProof/>
            <w:webHidden/>
          </w:rPr>
          <w:tab/>
        </w:r>
        <w:r w:rsidR="00165603">
          <w:rPr>
            <w:noProof/>
            <w:webHidden/>
          </w:rPr>
          <w:fldChar w:fldCharType="begin"/>
        </w:r>
        <w:r w:rsidR="00165603">
          <w:rPr>
            <w:noProof/>
            <w:webHidden/>
          </w:rPr>
          <w:instrText xml:space="preserve"> PAGEREF _Toc147237968 \h </w:instrText>
        </w:r>
        <w:r w:rsidR="00165603">
          <w:rPr>
            <w:noProof/>
            <w:webHidden/>
          </w:rPr>
        </w:r>
        <w:r w:rsidR="00165603">
          <w:rPr>
            <w:noProof/>
            <w:webHidden/>
          </w:rPr>
          <w:fldChar w:fldCharType="separate"/>
        </w:r>
        <w:r w:rsidR="00165603">
          <w:rPr>
            <w:noProof/>
            <w:webHidden/>
          </w:rPr>
          <w:t>50</w:t>
        </w:r>
        <w:r w:rsidR="00165603">
          <w:rPr>
            <w:noProof/>
            <w:webHidden/>
          </w:rPr>
          <w:fldChar w:fldCharType="end"/>
        </w:r>
      </w:hyperlink>
    </w:p>
    <w:p w14:paraId="3913BC1D" w14:textId="4BF2AA94" w:rsidR="00165603" w:rsidRDefault="00000000">
      <w:pPr>
        <w:pStyle w:val="TOC2"/>
        <w:tabs>
          <w:tab w:val="left" w:pos="880"/>
          <w:tab w:val="right" w:leader="dot" w:pos="9622"/>
        </w:tabs>
        <w:rPr>
          <w:rFonts w:eastAsiaTheme="minorEastAsia"/>
          <w:noProof/>
          <w:color w:val="auto"/>
          <w:kern w:val="2"/>
          <w:lang w:eastAsia="en-AU"/>
          <w14:ligatures w14:val="standardContextual"/>
        </w:rPr>
      </w:pPr>
      <w:hyperlink w:anchor="_Toc147237969" w:history="1">
        <w:r w:rsidR="00165603" w:rsidRPr="00FD04DD">
          <w:rPr>
            <w:rStyle w:val="Hyperlink"/>
            <w:noProof/>
          </w:rPr>
          <w:t>6.2</w:t>
        </w:r>
        <w:r w:rsidR="00165603">
          <w:rPr>
            <w:rFonts w:eastAsiaTheme="minorEastAsia"/>
            <w:noProof/>
            <w:color w:val="auto"/>
            <w:kern w:val="2"/>
            <w:lang w:eastAsia="en-AU"/>
            <w14:ligatures w14:val="standardContextual"/>
          </w:rPr>
          <w:tab/>
        </w:r>
        <w:r w:rsidR="00165603" w:rsidRPr="00FD04DD">
          <w:rPr>
            <w:rStyle w:val="Hyperlink"/>
            <w:noProof/>
          </w:rPr>
          <w:t>Liquidity Risk Management</w:t>
        </w:r>
        <w:r w:rsidR="00165603">
          <w:rPr>
            <w:noProof/>
            <w:webHidden/>
          </w:rPr>
          <w:tab/>
        </w:r>
        <w:r w:rsidR="00165603">
          <w:rPr>
            <w:noProof/>
            <w:webHidden/>
          </w:rPr>
          <w:fldChar w:fldCharType="begin"/>
        </w:r>
        <w:r w:rsidR="00165603">
          <w:rPr>
            <w:noProof/>
            <w:webHidden/>
          </w:rPr>
          <w:instrText xml:space="preserve"> PAGEREF _Toc147237969 \h </w:instrText>
        </w:r>
        <w:r w:rsidR="00165603">
          <w:rPr>
            <w:noProof/>
            <w:webHidden/>
          </w:rPr>
        </w:r>
        <w:r w:rsidR="00165603">
          <w:rPr>
            <w:noProof/>
            <w:webHidden/>
          </w:rPr>
          <w:fldChar w:fldCharType="separate"/>
        </w:r>
        <w:r w:rsidR="00165603">
          <w:rPr>
            <w:noProof/>
            <w:webHidden/>
          </w:rPr>
          <w:t>63</w:t>
        </w:r>
        <w:r w:rsidR="00165603">
          <w:rPr>
            <w:noProof/>
            <w:webHidden/>
          </w:rPr>
          <w:fldChar w:fldCharType="end"/>
        </w:r>
      </w:hyperlink>
    </w:p>
    <w:p w14:paraId="452484F8" w14:textId="338E1355" w:rsidR="00165603" w:rsidRDefault="00000000">
      <w:pPr>
        <w:pStyle w:val="TOC3"/>
        <w:tabs>
          <w:tab w:val="left" w:pos="1320"/>
          <w:tab w:val="right" w:leader="dot" w:pos="9622"/>
        </w:tabs>
        <w:rPr>
          <w:rFonts w:eastAsiaTheme="minorEastAsia"/>
          <w:noProof/>
          <w:color w:val="auto"/>
          <w:kern w:val="2"/>
          <w:lang w:eastAsia="en-AU"/>
          <w14:ligatures w14:val="standardContextual"/>
        </w:rPr>
      </w:pPr>
      <w:hyperlink w:anchor="_Toc147237970" w:history="1">
        <w:r w:rsidR="00165603" w:rsidRPr="00FD04DD">
          <w:rPr>
            <w:rStyle w:val="Hyperlink"/>
            <w:noProof/>
          </w:rPr>
          <w:t>6.2.1</w:t>
        </w:r>
        <w:r w:rsidR="00165603">
          <w:rPr>
            <w:rFonts w:eastAsiaTheme="minorEastAsia"/>
            <w:noProof/>
            <w:color w:val="auto"/>
            <w:kern w:val="2"/>
            <w:lang w:eastAsia="en-AU"/>
            <w14:ligatures w14:val="standardContextual"/>
          </w:rPr>
          <w:tab/>
        </w:r>
        <w:r w:rsidR="00165603" w:rsidRPr="00FD04DD">
          <w:rPr>
            <w:rStyle w:val="Hyperlink"/>
            <w:noProof/>
          </w:rPr>
          <w:t>Conclusion</w:t>
        </w:r>
        <w:r w:rsidR="00165603">
          <w:rPr>
            <w:noProof/>
            <w:webHidden/>
          </w:rPr>
          <w:tab/>
        </w:r>
        <w:r w:rsidR="00165603">
          <w:rPr>
            <w:noProof/>
            <w:webHidden/>
          </w:rPr>
          <w:fldChar w:fldCharType="begin"/>
        </w:r>
        <w:r w:rsidR="00165603">
          <w:rPr>
            <w:noProof/>
            <w:webHidden/>
          </w:rPr>
          <w:instrText xml:space="preserve"> PAGEREF _Toc147237970 \h </w:instrText>
        </w:r>
        <w:r w:rsidR="00165603">
          <w:rPr>
            <w:noProof/>
            <w:webHidden/>
          </w:rPr>
        </w:r>
        <w:r w:rsidR="00165603">
          <w:rPr>
            <w:noProof/>
            <w:webHidden/>
          </w:rPr>
          <w:fldChar w:fldCharType="separate"/>
        </w:r>
        <w:r w:rsidR="00165603">
          <w:rPr>
            <w:noProof/>
            <w:webHidden/>
          </w:rPr>
          <w:t>63</w:t>
        </w:r>
        <w:r w:rsidR="00165603">
          <w:rPr>
            <w:noProof/>
            <w:webHidden/>
          </w:rPr>
          <w:fldChar w:fldCharType="end"/>
        </w:r>
      </w:hyperlink>
    </w:p>
    <w:p w14:paraId="250DEF2B" w14:textId="69DA6D1B" w:rsidR="00165603" w:rsidRDefault="00000000">
      <w:pPr>
        <w:pStyle w:val="TOC3"/>
        <w:tabs>
          <w:tab w:val="left" w:pos="1320"/>
          <w:tab w:val="right" w:leader="dot" w:pos="9622"/>
        </w:tabs>
        <w:rPr>
          <w:rFonts w:eastAsiaTheme="minorEastAsia"/>
          <w:noProof/>
          <w:color w:val="auto"/>
          <w:kern w:val="2"/>
          <w:lang w:eastAsia="en-AU"/>
          <w14:ligatures w14:val="standardContextual"/>
        </w:rPr>
      </w:pPr>
      <w:hyperlink w:anchor="_Toc147237971" w:history="1">
        <w:r w:rsidR="00165603" w:rsidRPr="00FD04DD">
          <w:rPr>
            <w:rStyle w:val="Hyperlink"/>
            <w:noProof/>
          </w:rPr>
          <w:t>6.2.2</w:t>
        </w:r>
        <w:r w:rsidR="00165603">
          <w:rPr>
            <w:rFonts w:eastAsiaTheme="minorEastAsia"/>
            <w:noProof/>
            <w:color w:val="auto"/>
            <w:kern w:val="2"/>
            <w:lang w:eastAsia="en-AU"/>
            <w14:ligatures w14:val="standardContextual"/>
          </w:rPr>
          <w:tab/>
        </w:r>
        <w:r w:rsidR="00165603" w:rsidRPr="00FD04DD">
          <w:rPr>
            <w:rStyle w:val="Hyperlink"/>
            <w:noProof/>
          </w:rPr>
          <w:t>Recommendation</w:t>
        </w:r>
        <w:r w:rsidR="00165603">
          <w:rPr>
            <w:noProof/>
            <w:webHidden/>
          </w:rPr>
          <w:tab/>
        </w:r>
        <w:r w:rsidR="00165603">
          <w:rPr>
            <w:noProof/>
            <w:webHidden/>
          </w:rPr>
          <w:fldChar w:fldCharType="begin"/>
        </w:r>
        <w:r w:rsidR="00165603">
          <w:rPr>
            <w:noProof/>
            <w:webHidden/>
          </w:rPr>
          <w:instrText xml:space="preserve"> PAGEREF _Toc147237971 \h </w:instrText>
        </w:r>
        <w:r w:rsidR="00165603">
          <w:rPr>
            <w:noProof/>
            <w:webHidden/>
          </w:rPr>
        </w:r>
        <w:r w:rsidR="00165603">
          <w:rPr>
            <w:noProof/>
            <w:webHidden/>
          </w:rPr>
          <w:fldChar w:fldCharType="separate"/>
        </w:r>
        <w:r w:rsidR="00165603">
          <w:rPr>
            <w:noProof/>
            <w:webHidden/>
          </w:rPr>
          <w:t>63</w:t>
        </w:r>
        <w:r w:rsidR="00165603">
          <w:rPr>
            <w:noProof/>
            <w:webHidden/>
          </w:rPr>
          <w:fldChar w:fldCharType="end"/>
        </w:r>
      </w:hyperlink>
    </w:p>
    <w:p w14:paraId="5BADCBC1" w14:textId="229D0CA1" w:rsidR="008667A0" w:rsidRDefault="00165603">
      <w:r>
        <w:fldChar w:fldCharType="end"/>
      </w:r>
    </w:p>
    <w:p w14:paraId="356E9896" w14:textId="77777777" w:rsidR="008667A0" w:rsidRDefault="00165603">
      <w:r>
        <w:br w:type="page"/>
      </w:r>
    </w:p>
    <w:p w14:paraId="6EE0746D" w14:textId="77777777" w:rsidR="008667A0" w:rsidRDefault="00165603">
      <w:pPr>
        <w:pStyle w:val="Heading1"/>
      </w:pPr>
      <w:bookmarkStart w:id="0" w:name="_Toc147237907"/>
      <w:r>
        <w:lastRenderedPageBreak/>
        <w:t>Executive Summary</w:t>
      </w:r>
      <w:bookmarkEnd w:id="0"/>
    </w:p>
    <w:p w14:paraId="417450F6" w14:textId="303F537C" w:rsidR="00C51304" w:rsidRPr="00C51304" w:rsidRDefault="00C51304" w:rsidP="00C51304">
      <w:pPr>
        <w:pStyle w:val="BodyStyle"/>
      </w:pPr>
      <w:r w:rsidRPr="00C51304">
        <w:t xml:space="preserve">Trustees utilising the Atchison </w:t>
      </w:r>
      <w:r w:rsidR="00E24120">
        <w:t>Active</w:t>
      </w:r>
      <w:r w:rsidRPr="00C51304">
        <w:t xml:space="preserve"> strategies, consistent with the obligation to act in the best interests of beneficiaries, are required to implement a sound investment governance framework which focuses on managing relevant risks and returns of the investment strategy.</w:t>
      </w:r>
    </w:p>
    <w:p w14:paraId="782C5072" w14:textId="3DBF7FEE" w:rsidR="008667A0" w:rsidRDefault="00C51304" w:rsidP="00C51304">
      <w:pPr>
        <w:pStyle w:val="BodyStyle"/>
      </w:pPr>
      <w:r w:rsidRPr="00C51304">
        <w:t>A review the investment strategies provides recommendations on strategic asset allocation (SAA), expected return</w:t>
      </w:r>
      <w:r w:rsidR="009233C5">
        <w:t xml:space="preserve"> </w:t>
      </w:r>
      <w:r w:rsidRPr="00C51304">
        <w:t>profile, time horizon, volatility, risk objective, expected behaviour under stressed scenarios, and expected liquidity profile.</w:t>
      </w:r>
      <w:r w:rsidRPr="00C51304">
        <w:cr/>
      </w:r>
      <w:r w:rsidR="00165603">
        <w:t>Atchison will offer the choice of the following diversified investment options. Refer to Table 1 below.</w:t>
      </w:r>
    </w:p>
    <w:p w14:paraId="57171E46" w14:textId="77777777" w:rsidR="008667A0" w:rsidRDefault="00165603">
      <w:pPr>
        <w:pStyle w:val="T-Title"/>
      </w:pPr>
      <w:r>
        <w:t>Table 1: Investment Options</w:t>
      </w:r>
    </w:p>
    <w:tbl>
      <w:tblPr>
        <w:tblStyle w:val="Table2"/>
        <w:tblW w:w="0" w:type="auto"/>
        <w:tblLook w:val="04A0" w:firstRow="1" w:lastRow="0" w:firstColumn="1" w:lastColumn="0" w:noHBand="0" w:noVBand="1"/>
      </w:tblPr>
      <w:tblGrid>
        <w:gridCol w:w="4816"/>
        <w:gridCol w:w="4816"/>
      </w:tblGrid>
      <w:tr w:rsidR="008667A0" w14:paraId="334E1DB5"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6" w:type="dxa"/>
          </w:tcPr>
          <w:p w14:paraId="2CF13CD2" w14:textId="77777777" w:rsidR="008667A0" w:rsidRDefault="00165603">
            <w:r>
              <w:t>Investment Strategy</w:t>
            </w:r>
          </w:p>
        </w:tc>
        <w:tc>
          <w:tcPr>
            <w:tcW w:w="4816" w:type="dxa"/>
          </w:tcPr>
          <w:p w14:paraId="3DB71284" w14:textId="77777777" w:rsidR="008667A0" w:rsidRDefault="00165603">
            <w:pPr>
              <w:cnfStyle w:val="100000000000" w:firstRow="1" w:lastRow="0" w:firstColumn="0" w:lastColumn="0" w:oddVBand="0" w:evenVBand="0" w:oddHBand="0" w:evenHBand="0" w:firstRowFirstColumn="0" w:firstRowLastColumn="0" w:lastRowFirstColumn="0" w:lastRowLastColumn="0"/>
            </w:pPr>
            <w:r>
              <w:t>Growth/Defensive Allocations</w:t>
            </w:r>
          </w:p>
        </w:tc>
      </w:tr>
      <w:tr w:rsidR="008667A0" w14:paraId="1930C873"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56D674BB" w14:textId="536BD6AD" w:rsidR="008667A0" w:rsidRDefault="00165603">
            <w:r>
              <w:t xml:space="preserve">Atchison </w:t>
            </w:r>
            <w:r w:rsidR="00E24120">
              <w:t>Active</w:t>
            </w:r>
            <w:r>
              <w:t xml:space="preserve"> 20</w:t>
            </w:r>
          </w:p>
        </w:tc>
        <w:tc>
          <w:tcPr>
            <w:tcW w:w="4816" w:type="dxa"/>
          </w:tcPr>
          <w:p w14:paraId="7C490AD0" w14:textId="77777777" w:rsidR="008667A0" w:rsidRDefault="00165603">
            <w:pPr>
              <w:cnfStyle w:val="000000000000" w:firstRow="0" w:lastRow="0" w:firstColumn="0" w:lastColumn="0" w:oddVBand="0" w:evenVBand="0" w:oddHBand="0" w:evenHBand="0" w:firstRowFirstColumn="0" w:firstRowLastColumn="0" w:lastRowFirstColumn="0" w:lastRowLastColumn="0"/>
            </w:pPr>
            <w:r>
              <w:t>20.0% Growth assets/80.0% Defensive assets</w:t>
            </w:r>
          </w:p>
        </w:tc>
      </w:tr>
      <w:tr w:rsidR="008667A0" w14:paraId="5344222E"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7F86930E" w14:textId="02D3C863" w:rsidR="008667A0" w:rsidRDefault="00165603">
            <w:r>
              <w:t xml:space="preserve">Atchison </w:t>
            </w:r>
            <w:r w:rsidR="00E24120">
              <w:t>Active</w:t>
            </w:r>
            <w:r>
              <w:t xml:space="preserve"> 40</w:t>
            </w:r>
          </w:p>
        </w:tc>
        <w:tc>
          <w:tcPr>
            <w:tcW w:w="4816" w:type="dxa"/>
          </w:tcPr>
          <w:p w14:paraId="68C47186" w14:textId="77777777" w:rsidR="008667A0" w:rsidRDefault="00165603">
            <w:pPr>
              <w:cnfStyle w:val="000000000000" w:firstRow="0" w:lastRow="0" w:firstColumn="0" w:lastColumn="0" w:oddVBand="0" w:evenVBand="0" w:oddHBand="0" w:evenHBand="0" w:firstRowFirstColumn="0" w:firstRowLastColumn="0" w:lastRowFirstColumn="0" w:lastRowLastColumn="0"/>
            </w:pPr>
            <w:r>
              <w:t>40.0% Growth assets/60.0% Defensive assets</w:t>
            </w:r>
          </w:p>
        </w:tc>
      </w:tr>
      <w:tr w:rsidR="008667A0" w14:paraId="4371B5E6"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77E02C41" w14:textId="53BB20DD" w:rsidR="008667A0" w:rsidRDefault="00165603">
            <w:r>
              <w:t xml:space="preserve">Atchison </w:t>
            </w:r>
            <w:r w:rsidR="00E24120">
              <w:t>Active</w:t>
            </w:r>
            <w:r>
              <w:t xml:space="preserve"> 55</w:t>
            </w:r>
          </w:p>
        </w:tc>
        <w:tc>
          <w:tcPr>
            <w:tcW w:w="4816" w:type="dxa"/>
          </w:tcPr>
          <w:p w14:paraId="6E0EA8E1" w14:textId="77777777" w:rsidR="008667A0" w:rsidRDefault="00165603">
            <w:pPr>
              <w:cnfStyle w:val="000000000000" w:firstRow="0" w:lastRow="0" w:firstColumn="0" w:lastColumn="0" w:oddVBand="0" w:evenVBand="0" w:oddHBand="0" w:evenHBand="0" w:firstRowFirstColumn="0" w:firstRowLastColumn="0" w:lastRowFirstColumn="0" w:lastRowLastColumn="0"/>
            </w:pPr>
            <w:r>
              <w:t>55.0% Growth assets/45.0% Defensive assets</w:t>
            </w:r>
          </w:p>
        </w:tc>
      </w:tr>
      <w:tr w:rsidR="008667A0" w14:paraId="3951B207"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7C5C23A0" w14:textId="14EC9519" w:rsidR="008667A0" w:rsidRDefault="00165603">
            <w:r>
              <w:t xml:space="preserve">Atchison </w:t>
            </w:r>
            <w:r w:rsidR="00E24120">
              <w:t>Active</w:t>
            </w:r>
            <w:r>
              <w:t xml:space="preserve"> 70</w:t>
            </w:r>
          </w:p>
        </w:tc>
        <w:tc>
          <w:tcPr>
            <w:tcW w:w="4816" w:type="dxa"/>
          </w:tcPr>
          <w:p w14:paraId="75CFA09E" w14:textId="77777777" w:rsidR="008667A0" w:rsidRDefault="00165603">
            <w:pPr>
              <w:cnfStyle w:val="000000000000" w:firstRow="0" w:lastRow="0" w:firstColumn="0" w:lastColumn="0" w:oddVBand="0" w:evenVBand="0" w:oddHBand="0" w:evenHBand="0" w:firstRowFirstColumn="0" w:firstRowLastColumn="0" w:lastRowFirstColumn="0" w:lastRowLastColumn="0"/>
            </w:pPr>
            <w:r>
              <w:t>70.0% Growth assets/30.0% Defensive assets</w:t>
            </w:r>
          </w:p>
        </w:tc>
      </w:tr>
      <w:tr w:rsidR="008667A0" w14:paraId="3BE7AEE2"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0E278E4A" w14:textId="252B36B7" w:rsidR="008667A0" w:rsidRDefault="00165603">
            <w:r>
              <w:t xml:space="preserve">Atchison </w:t>
            </w:r>
            <w:r w:rsidR="00E24120">
              <w:t>Active</w:t>
            </w:r>
            <w:r>
              <w:t xml:space="preserve"> 85</w:t>
            </w:r>
          </w:p>
        </w:tc>
        <w:tc>
          <w:tcPr>
            <w:tcW w:w="4816" w:type="dxa"/>
          </w:tcPr>
          <w:p w14:paraId="1E8A54E6" w14:textId="77777777" w:rsidR="008667A0" w:rsidRDefault="00165603">
            <w:pPr>
              <w:cnfStyle w:val="000000000000" w:firstRow="0" w:lastRow="0" w:firstColumn="0" w:lastColumn="0" w:oddVBand="0" w:evenVBand="0" w:oddHBand="0" w:evenHBand="0" w:firstRowFirstColumn="0" w:firstRowLastColumn="0" w:lastRowFirstColumn="0" w:lastRowLastColumn="0"/>
            </w:pPr>
            <w:r>
              <w:t>85.0% Growth assets/15.0% Defensive assets</w:t>
            </w:r>
          </w:p>
        </w:tc>
      </w:tr>
      <w:tr w:rsidR="008667A0" w14:paraId="1F71465A"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422CD7D6" w14:textId="519F5E55" w:rsidR="008667A0" w:rsidRDefault="00165603">
            <w:r>
              <w:t xml:space="preserve">Atchison </w:t>
            </w:r>
            <w:r w:rsidR="00E24120">
              <w:t>Active</w:t>
            </w:r>
            <w:r>
              <w:t xml:space="preserve"> 100</w:t>
            </w:r>
          </w:p>
        </w:tc>
        <w:tc>
          <w:tcPr>
            <w:tcW w:w="4816" w:type="dxa"/>
          </w:tcPr>
          <w:p w14:paraId="4D610E60" w14:textId="77777777" w:rsidR="008667A0" w:rsidRDefault="00165603">
            <w:pPr>
              <w:cnfStyle w:val="000000000000" w:firstRow="0" w:lastRow="0" w:firstColumn="0" w:lastColumn="0" w:oddVBand="0" w:evenVBand="0" w:oddHBand="0" w:evenHBand="0" w:firstRowFirstColumn="0" w:firstRowLastColumn="0" w:lastRowFirstColumn="0" w:lastRowLastColumn="0"/>
            </w:pPr>
            <w:r>
              <w:t>99.0% Growth assets/1.0% Defensive assets</w:t>
            </w:r>
          </w:p>
        </w:tc>
      </w:tr>
    </w:tbl>
    <w:p w14:paraId="57A4BD7D" w14:textId="77777777" w:rsidR="008667A0" w:rsidRDefault="008667A0">
      <w:pPr>
        <w:pStyle w:val="BodyStyle"/>
      </w:pPr>
    </w:p>
    <w:p w14:paraId="66065999" w14:textId="77777777" w:rsidR="008667A0" w:rsidRDefault="00165603">
      <w:pPr>
        <w:pStyle w:val="BodyStyle"/>
      </w:pPr>
      <w:r>
        <w:t>The scope of this review has been conducted in accordance with APRA Prudential Standard 530 Investment Governance Guidelines and summarised in Table 2 below:</w:t>
      </w:r>
    </w:p>
    <w:p w14:paraId="1CA81FB8" w14:textId="77777777" w:rsidR="008667A0" w:rsidRDefault="00165603">
      <w:pPr>
        <w:pStyle w:val="T-Title"/>
      </w:pPr>
      <w:r>
        <w:t>Table 2: The scope of this review</w:t>
      </w:r>
    </w:p>
    <w:tbl>
      <w:tblPr>
        <w:tblStyle w:val="Table2"/>
        <w:tblW w:w="0" w:type="auto"/>
        <w:tblLook w:val="04A0" w:firstRow="1" w:lastRow="0" w:firstColumn="1" w:lastColumn="0" w:noHBand="0" w:noVBand="1"/>
      </w:tblPr>
      <w:tblGrid>
        <w:gridCol w:w="2402"/>
        <w:gridCol w:w="954"/>
        <w:gridCol w:w="975"/>
        <w:gridCol w:w="1179"/>
        <w:gridCol w:w="1063"/>
        <w:gridCol w:w="1049"/>
        <w:gridCol w:w="968"/>
        <w:gridCol w:w="1042"/>
      </w:tblGrid>
      <w:tr w:rsidR="008667A0" w14:paraId="14210E44"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0" w:type="dxa"/>
          </w:tcPr>
          <w:p w14:paraId="78D5A736" w14:textId="77777777" w:rsidR="008667A0" w:rsidRDefault="00165603">
            <w:r>
              <w:t>Investment Strategy</w:t>
            </w:r>
          </w:p>
        </w:tc>
        <w:tc>
          <w:tcPr>
            <w:tcW w:w="1204" w:type="dxa"/>
          </w:tcPr>
          <w:p w14:paraId="377CCCDC" w14:textId="77777777" w:rsidR="008667A0" w:rsidRDefault="00165603">
            <w:pPr>
              <w:cnfStyle w:val="100000000000" w:firstRow="1" w:lastRow="0" w:firstColumn="0" w:lastColumn="0" w:oddVBand="0" w:evenVBand="0" w:oddHBand="0" w:evenHBand="0" w:firstRowFirstColumn="0" w:firstRowLastColumn="0" w:lastRowFirstColumn="0" w:lastRowLastColumn="0"/>
            </w:pPr>
            <w:r>
              <w:t>SAA Review</w:t>
            </w:r>
          </w:p>
        </w:tc>
        <w:tc>
          <w:tcPr>
            <w:tcW w:w="1204" w:type="dxa"/>
          </w:tcPr>
          <w:p w14:paraId="49CBF2B5" w14:textId="77777777" w:rsidR="008667A0" w:rsidRDefault="00165603">
            <w:pPr>
              <w:cnfStyle w:val="100000000000" w:firstRow="1" w:lastRow="0" w:firstColumn="0" w:lastColumn="0" w:oddVBand="0" w:evenVBand="0" w:oddHBand="0" w:evenHBand="0" w:firstRowFirstColumn="0" w:firstRowLastColumn="0" w:lastRowFirstColumn="0" w:lastRowLastColumn="0"/>
            </w:pPr>
            <w:r>
              <w:t>SAA Ranges</w:t>
            </w:r>
          </w:p>
        </w:tc>
        <w:tc>
          <w:tcPr>
            <w:tcW w:w="1204" w:type="dxa"/>
          </w:tcPr>
          <w:p w14:paraId="302ADAFA" w14:textId="77777777" w:rsidR="008667A0" w:rsidRDefault="00165603">
            <w:pPr>
              <w:cnfStyle w:val="100000000000" w:firstRow="1" w:lastRow="0" w:firstColumn="0" w:lastColumn="0" w:oddVBand="0" w:evenVBand="0" w:oddHBand="0" w:evenHBand="0" w:firstRowFirstColumn="0" w:firstRowLastColumn="0" w:lastRowFirstColumn="0" w:lastRowLastColumn="0"/>
            </w:pPr>
            <w:r>
              <w:t>Investment Objective</w:t>
            </w:r>
          </w:p>
        </w:tc>
        <w:tc>
          <w:tcPr>
            <w:tcW w:w="1204" w:type="dxa"/>
          </w:tcPr>
          <w:p w14:paraId="771F7EC3" w14:textId="77777777" w:rsidR="008667A0" w:rsidRDefault="00165603">
            <w:pPr>
              <w:cnfStyle w:val="100000000000" w:firstRow="1" w:lastRow="0" w:firstColumn="0" w:lastColumn="0" w:oddVBand="0" w:evenVBand="0" w:oddHBand="0" w:evenHBand="0" w:firstRowFirstColumn="0" w:firstRowLastColumn="0" w:lastRowFirstColumn="0" w:lastRowLastColumn="0"/>
            </w:pPr>
            <w:r>
              <w:t>Standard Risk Measure</w:t>
            </w:r>
          </w:p>
        </w:tc>
        <w:tc>
          <w:tcPr>
            <w:tcW w:w="1204" w:type="dxa"/>
          </w:tcPr>
          <w:p w14:paraId="0E4EE5CB" w14:textId="77777777" w:rsidR="008667A0" w:rsidRDefault="00165603">
            <w:pPr>
              <w:cnfStyle w:val="100000000000" w:firstRow="1" w:lastRow="0" w:firstColumn="0" w:lastColumn="0" w:oddVBand="0" w:evenVBand="0" w:oddHBand="0" w:evenHBand="0" w:firstRowFirstColumn="0" w:firstRowLastColumn="0" w:lastRowFirstColumn="0" w:lastRowLastColumn="0"/>
            </w:pPr>
            <w:r>
              <w:t>Scenario Stress Testing</w:t>
            </w:r>
          </w:p>
        </w:tc>
        <w:tc>
          <w:tcPr>
            <w:tcW w:w="1204" w:type="dxa"/>
          </w:tcPr>
          <w:p w14:paraId="03D26668" w14:textId="77777777" w:rsidR="008667A0" w:rsidRDefault="00165603">
            <w:pPr>
              <w:cnfStyle w:val="100000000000" w:firstRow="1" w:lastRow="0" w:firstColumn="0" w:lastColumn="0" w:oddVBand="0" w:evenVBand="0" w:oddHBand="0" w:evenHBand="0" w:firstRowFirstColumn="0" w:firstRowLastColumn="0" w:lastRowFirstColumn="0" w:lastRowLastColumn="0"/>
            </w:pPr>
            <w:r>
              <w:t>ESG Stress Testing</w:t>
            </w:r>
          </w:p>
        </w:tc>
        <w:tc>
          <w:tcPr>
            <w:tcW w:w="1204" w:type="dxa"/>
          </w:tcPr>
          <w:p w14:paraId="39AF4619" w14:textId="77777777" w:rsidR="008667A0" w:rsidRDefault="00165603">
            <w:pPr>
              <w:cnfStyle w:val="100000000000" w:firstRow="1" w:lastRow="0" w:firstColumn="0" w:lastColumn="0" w:oddVBand="0" w:evenVBand="0" w:oddHBand="0" w:evenHBand="0" w:firstRowFirstColumn="0" w:firstRowLastColumn="0" w:lastRowFirstColumn="0" w:lastRowLastColumn="0"/>
            </w:pPr>
            <w:r>
              <w:t>Liquidity Stress Testing</w:t>
            </w:r>
          </w:p>
        </w:tc>
      </w:tr>
      <w:tr w:rsidR="008667A0" w14:paraId="548562C8"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532D10BB" w14:textId="2235B9E3" w:rsidR="008667A0" w:rsidRDefault="00165603">
            <w:r>
              <w:t xml:space="preserve">Atchison </w:t>
            </w:r>
            <w:r w:rsidR="00E24120">
              <w:t>Active</w:t>
            </w:r>
            <w:r>
              <w:t xml:space="preserve"> 20</w:t>
            </w:r>
          </w:p>
        </w:tc>
        <w:tc>
          <w:tcPr>
            <w:tcW w:w="1204" w:type="dxa"/>
          </w:tcPr>
          <w:p w14:paraId="02E7C176"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0FF57215"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56265B88"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18926153"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42AC7CBA"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6E39C1A9"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38C76549"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r>
      <w:tr w:rsidR="008667A0" w14:paraId="10E034AB"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1C2B7484" w14:textId="782D7EAD" w:rsidR="008667A0" w:rsidRDefault="00165603">
            <w:r>
              <w:t xml:space="preserve">Atchison </w:t>
            </w:r>
            <w:r w:rsidR="00E24120">
              <w:t>Active</w:t>
            </w:r>
            <w:r>
              <w:t xml:space="preserve"> 40</w:t>
            </w:r>
          </w:p>
        </w:tc>
        <w:tc>
          <w:tcPr>
            <w:tcW w:w="1204" w:type="dxa"/>
          </w:tcPr>
          <w:p w14:paraId="4A21A7F8"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0835C1E5"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115C17C8"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1508FFDE"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154CA192"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37DF212D"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06088B9A"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r>
      <w:tr w:rsidR="008667A0" w14:paraId="30670D42"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04512D8F" w14:textId="30A39F0E" w:rsidR="008667A0" w:rsidRDefault="00165603">
            <w:r>
              <w:t xml:space="preserve">Atchison </w:t>
            </w:r>
            <w:r w:rsidR="00E24120">
              <w:t>Active</w:t>
            </w:r>
            <w:r>
              <w:t xml:space="preserve"> 55</w:t>
            </w:r>
          </w:p>
        </w:tc>
        <w:tc>
          <w:tcPr>
            <w:tcW w:w="1204" w:type="dxa"/>
          </w:tcPr>
          <w:p w14:paraId="394D8B96"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6EF0BBA7"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245BDE6B"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7370864F"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3EDD83EE"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531B056C"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4EABD068"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r>
      <w:tr w:rsidR="008667A0" w14:paraId="0EE8FC33"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7C7470E5" w14:textId="43850C5E" w:rsidR="008667A0" w:rsidRDefault="00165603">
            <w:r>
              <w:t xml:space="preserve">Atchison </w:t>
            </w:r>
            <w:r w:rsidR="00E24120">
              <w:t>Active</w:t>
            </w:r>
            <w:r>
              <w:t xml:space="preserve"> 70</w:t>
            </w:r>
          </w:p>
        </w:tc>
        <w:tc>
          <w:tcPr>
            <w:tcW w:w="1204" w:type="dxa"/>
          </w:tcPr>
          <w:p w14:paraId="1A1BEBD1"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3C3276AF"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76FFF588"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547B5A11"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1B3B1B2A"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458DDDB1"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6E7EBB6B"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r>
      <w:tr w:rsidR="008667A0" w14:paraId="20315792"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1B1FDB9D" w14:textId="245D9F5E" w:rsidR="008667A0" w:rsidRDefault="00165603">
            <w:r>
              <w:t xml:space="preserve">Atchison </w:t>
            </w:r>
            <w:r w:rsidR="00E24120">
              <w:t>Active</w:t>
            </w:r>
            <w:r>
              <w:t xml:space="preserve"> 85</w:t>
            </w:r>
          </w:p>
        </w:tc>
        <w:tc>
          <w:tcPr>
            <w:tcW w:w="1204" w:type="dxa"/>
          </w:tcPr>
          <w:p w14:paraId="3038DA85"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1023FAE8"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4F5D60E9"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4C5BA130"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72438068"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22A20B0C"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3D8E892D"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r>
      <w:tr w:rsidR="008667A0" w14:paraId="49386D75"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1FF935D0" w14:textId="4023C80A" w:rsidR="008667A0" w:rsidRDefault="00165603">
            <w:r>
              <w:t xml:space="preserve">Atchison </w:t>
            </w:r>
            <w:r w:rsidR="00E24120">
              <w:t>Active</w:t>
            </w:r>
            <w:r>
              <w:t xml:space="preserve"> 100</w:t>
            </w:r>
          </w:p>
        </w:tc>
        <w:tc>
          <w:tcPr>
            <w:tcW w:w="1204" w:type="dxa"/>
          </w:tcPr>
          <w:p w14:paraId="369221C3"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1F260E55"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12009A37"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3C28E076"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0737D65A"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0426F91D"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662F8CC6"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r>
    </w:tbl>
    <w:p w14:paraId="14CC0011" w14:textId="77777777" w:rsidR="008667A0" w:rsidRDefault="008667A0">
      <w:pPr>
        <w:pStyle w:val="BodyStyle"/>
      </w:pPr>
    </w:p>
    <w:p w14:paraId="712B487E" w14:textId="77777777" w:rsidR="008667A0" w:rsidRDefault="00165603">
      <w:pPr>
        <w:pStyle w:val="BodyStyle"/>
      </w:pPr>
      <w:r>
        <w:t xml:space="preserve">More specially, this review encompasses: </w:t>
      </w:r>
    </w:p>
    <w:p w14:paraId="2488EC15" w14:textId="77777777" w:rsidR="008667A0" w:rsidRDefault="00165603">
      <w:pPr>
        <w:pStyle w:val="BoldBody"/>
      </w:pPr>
      <w:r>
        <w:t>Review of Strategic Asset Allocation, Investment Objectives and Standard Risk Measures</w:t>
      </w:r>
    </w:p>
    <w:p w14:paraId="33D5A118" w14:textId="77777777" w:rsidR="008667A0" w:rsidRDefault="00165603">
      <w:pPr>
        <w:pStyle w:val="BodyStyle"/>
      </w:pPr>
      <w:r>
        <w:t>SAAs and investment objectives have been analysed on a historical and forecast basis to ascertain whether the existing and proposed SAA, asset allocation ranges, investment objectives and standard risk measure (SRM) for the investment options remain current and whether the proposed SAA has a material detrimental consequence on member outcomes.</w:t>
      </w:r>
    </w:p>
    <w:p w14:paraId="2591E9CA" w14:textId="77777777" w:rsidR="008667A0" w:rsidRDefault="00165603">
      <w:pPr>
        <w:pStyle w:val="BodyStyle"/>
      </w:pPr>
      <w:r>
        <w:t xml:space="preserve">Table 3 to 8 below provides a comparison of Atchison investment options in terms of their current investment objectives, SAA, asset class ranges, and SRMs against the Asset Consultants proposed recommendation based on this review. </w:t>
      </w:r>
    </w:p>
    <w:p w14:paraId="69C2BC94" w14:textId="77777777" w:rsidR="008667A0" w:rsidRDefault="008667A0">
      <w:pPr>
        <w:pStyle w:val="BodyStyle"/>
      </w:pPr>
    </w:p>
    <w:p w14:paraId="6EC95D91" w14:textId="0F766EB1" w:rsidR="008667A0" w:rsidRDefault="00165603">
      <w:pPr>
        <w:pStyle w:val="BoldBody"/>
      </w:pPr>
      <w:r>
        <w:t xml:space="preserve">Atchison </w:t>
      </w:r>
      <w:r w:rsidR="00E24120">
        <w:t>Active</w:t>
      </w:r>
      <w:r>
        <w:t xml:space="preserve"> 20</w:t>
      </w:r>
    </w:p>
    <w:p w14:paraId="3E1781C8" w14:textId="723D7E01" w:rsidR="008667A0" w:rsidRDefault="00165603">
      <w:pPr>
        <w:pStyle w:val="BodyStyle"/>
      </w:pPr>
      <w:r>
        <w:t xml:space="preserve">The following table provides information of Atchison </w:t>
      </w:r>
      <w:r w:rsidR="00E24120">
        <w:t>Active</w:t>
      </w:r>
      <w:r>
        <w:t xml:space="preserve"> 20 Investment Strategy on the investment objective, SAA, asset allocation ranges, and SRM with the Asset Consultants recommendation based on this review.</w:t>
      </w:r>
    </w:p>
    <w:p w14:paraId="26DAA41C" w14:textId="789419C4" w:rsidR="008667A0" w:rsidRDefault="00165603">
      <w:pPr>
        <w:pStyle w:val="T-Title"/>
      </w:pPr>
      <w:r>
        <w:t xml:space="preserve">Table 3: Current and recommended asset allocation of Atchison </w:t>
      </w:r>
      <w:r w:rsidR="00E24120">
        <w:t>Active</w:t>
      </w:r>
      <w:r>
        <w:t xml:space="preserve"> 20</w:t>
      </w:r>
    </w:p>
    <w:tbl>
      <w:tblPr>
        <w:tblStyle w:val="Table2"/>
        <w:tblW w:w="0" w:type="auto"/>
        <w:tblLook w:val="04A0" w:firstRow="1" w:lastRow="0" w:firstColumn="1" w:lastColumn="0" w:noHBand="0" w:noVBand="1"/>
      </w:tblPr>
      <w:tblGrid>
        <w:gridCol w:w="3574"/>
        <w:gridCol w:w="1591"/>
        <w:gridCol w:w="1434"/>
        <w:gridCol w:w="1596"/>
        <w:gridCol w:w="1437"/>
      </w:tblGrid>
      <w:tr w:rsidR="008667A0" w14:paraId="726E4451"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2CD68078" w14:textId="77777777" w:rsidR="008667A0" w:rsidRDefault="00165603">
            <w:r>
              <w:t>Strategic Asset Allocation (%)</w:t>
            </w:r>
          </w:p>
        </w:tc>
        <w:tc>
          <w:tcPr>
            <w:tcW w:w="3852" w:type="dxa"/>
            <w:gridSpan w:val="2"/>
          </w:tcPr>
          <w:p w14:paraId="3C0B3B35"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w:t>
            </w:r>
          </w:p>
          <w:p w14:paraId="15EB4243" w14:textId="77777777" w:rsidR="008667A0" w:rsidRDefault="008667A0">
            <w:pPr>
              <w:cnfStyle w:val="100000000000" w:firstRow="1" w:lastRow="0" w:firstColumn="0" w:lastColumn="0" w:oddVBand="0" w:evenVBand="0" w:oddHBand="0" w:evenHBand="0" w:firstRowFirstColumn="0" w:firstRowLastColumn="0" w:lastRowFirstColumn="0" w:lastRowLastColumn="0"/>
            </w:pPr>
          </w:p>
        </w:tc>
        <w:tc>
          <w:tcPr>
            <w:tcW w:w="3852" w:type="dxa"/>
            <w:gridSpan w:val="2"/>
          </w:tcPr>
          <w:p w14:paraId="7D59CE4A" w14:textId="77777777" w:rsidR="008667A0" w:rsidRDefault="00165603">
            <w:pPr>
              <w:cnfStyle w:val="100000000000" w:firstRow="1" w:lastRow="0" w:firstColumn="0" w:lastColumn="0" w:oddVBand="0" w:evenVBand="0" w:oddHBand="0" w:evenHBand="0" w:firstRowFirstColumn="0" w:firstRowLastColumn="0" w:lastRowFirstColumn="0" w:lastRowLastColumn="0"/>
            </w:pPr>
            <w:r>
              <w:t>Recommended</w:t>
            </w:r>
          </w:p>
          <w:p w14:paraId="794BF7CC" w14:textId="77777777" w:rsidR="008667A0" w:rsidRDefault="008667A0">
            <w:pPr>
              <w:cnfStyle w:val="100000000000" w:firstRow="1" w:lastRow="0" w:firstColumn="0" w:lastColumn="0" w:oddVBand="0" w:evenVBand="0" w:oddHBand="0" w:evenHBand="0" w:firstRowFirstColumn="0" w:firstRowLastColumn="0" w:lastRowFirstColumn="0" w:lastRowLastColumn="0"/>
            </w:pPr>
          </w:p>
        </w:tc>
      </w:tr>
      <w:tr w:rsidR="008667A0" w14:paraId="7F469CCC"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0B3FD755" w14:textId="77777777" w:rsidR="008667A0" w:rsidRDefault="00165603">
            <w:r>
              <w:t>Growth/Defensive Allocation (%)</w:t>
            </w:r>
          </w:p>
        </w:tc>
        <w:tc>
          <w:tcPr>
            <w:tcW w:w="1926" w:type="dxa"/>
          </w:tcPr>
          <w:p w14:paraId="2B348DC1" w14:textId="77777777" w:rsidR="008667A0" w:rsidRDefault="00165603">
            <w:pPr>
              <w:cnfStyle w:val="000000000000" w:firstRow="0" w:lastRow="0" w:firstColumn="0" w:lastColumn="0" w:oddVBand="0" w:evenVBand="0" w:oddHBand="0" w:evenHBand="0" w:firstRowFirstColumn="0" w:firstRowLastColumn="0" w:lastRowFirstColumn="0" w:lastRowLastColumn="0"/>
            </w:pPr>
            <w:r>
              <w:t>20.0/80.0</w:t>
            </w:r>
          </w:p>
        </w:tc>
        <w:tc>
          <w:tcPr>
            <w:tcW w:w="1926" w:type="dxa"/>
          </w:tcPr>
          <w:p w14:paraId="1A2EEF98"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926" w:type="dxa"/>
          </w:tcPr>
          <w:p w14:paraId="15AA62D4" w14:textId="77777777" w:rsidR="008667A0" w:rsidRDefault="00165603">
            <w:pPr>
              <w:cnfStyle w:val="000000000000" w:firstRow="0" w:lastRow="0" w:firstColumn="0" w:lastColumn="0" w:oddVBand="0" w:evenVBand="0" w:oddHBand="0" w:evenHBand="0" w:firstRowFirstColumn="0" w:firstRowLastColumn="0" w:lastRowFirstColumn="0" w:lastRowLastColumn="0"/>
            </w:pPr>
            <w:r>
              <w:t>20.0/80.0</w:t>
            </w:r>
          </w:p>
        </w:tc>
        <w:tc>
          <w:tcPr>
            <w:tcW w:w="1926" w:type="dxa"/>
          </w:tcPr>
          <w:p w14:paraId="449E12DE"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bl>
    <w:p w14:paraId="52FA2942" w14:textId="77777777" w:rsidR="008667A0" w:rsidRDefault="008667A0">
      <w:pPr>
        <w:pStyle w:val="BoldBody"/>
      </w:pPr>
    </w:p>
    <w:tbl>
      <w:tblPr>
        <w:tblStyle w:val="Table2"/>
        <w:tblW w:w="0" w:type="auto"/>
        <w:tblLook w:val="04A0" w:firstRow="1" w:lastRow="0" w:firstColumn="1" w:lastColumn="0" w:noHBand="0" w:noVBand="1"/>
      </w:tblPr>
      <w:tblGrid>
        <w:gridCol w:w="3191"/>
        <w:gridCol w:w="1488"/>
        <w:gridCol w:w="1601"/>
        <w:gridCol w:w="1751"/>
        <w:gridCol w:w="1601"/>
      </w:tblGrid>
      <w:tr w:rsidR="008667A0" w14:paraId="2F79B878"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620D9939" w14:textId="77777777" w:rsidR="008667A0" w:rsidRDefault="00165603">
            <w:r>
              <w:lastRenderedPageBreak/>
              <w:t>Asset Class</w:t>
            </w:r>
          </w:p>
        </w:tc>
        <w:tc>
          <w:tcPr>
            <w:tcW w:w="1926" w:type="dxa"/>
          </w:tcPr>
          <w:p w14:paraId="3EBC0E27"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926" w:type="dxa"/>
          </w:tcPr>
          <w:p w14:paraId="4F77BDF7" w14:textId="77777777" w:rsidR="008667A0" w:rsidRDefault="00165603">
            <w:pPr>
              <w:cnfStyle w:val="100000000000" w:firstRow="1" w:lastRow="0" w:firstColumn="0" w:lastColumn="0" w:oddVBand="0" w:evenVBand="0" w:oddHBand="0" w:evenHBand="0" w:firstRowFirstColumn="0" w:firstRowLastColumn="0" w:lastRowFirstColumn="0" w:lastRowLastColumn="0"/>
            </w:pPr>
            <w:r>
              <w:t>Ranges(%)</w:t>
            </w:r>
          </w:p>
        </w:tc>
        <w:tc>
          <w:tcPr>
            <w:tcW w:w="1926" w:type="dxa"/>
          </w:tcPr>
          <w:p w14:paraId="3FBF97BA" w14:textId="77777777" w:rsidR="008667A0" w:rsidRDefault="00165603">
            <w:pPr>
              <w:cnfStyle w:val="100000000000" w:firstRow="1" w:lastRow="0" w:firstColumn="0" w:lastColumn="0" w:oddVBand="0" w:evenVBand="0" w:oddHBand="0" w:evenHBand="0" w:firstRowFirstColumn="0" w:firstRowLastColumn="0" w:lastRowFirstColumn="0" w:lastRowLastColumn="0"/>
            </w:pPr>
            <w:r>
              <w:t>Recommended SAA(%)</w:t>
            </w:r>
          </w:p>
        </w:tc>
        <w:tc>
          <w:tcPr>
            <w:tcW w:w="1926" w:type="dxa"/>
          </w:tcPr>
          <w:p w14:paraId="342CA319" w14:textId="77777777" w:rsidR="008667A0" w:rsidRDefault="00165603">
            <w:pPr>
              <w:cnfStyle w:val="100000000000" w:firstRow="1" w:lastRow="0" w:firstColumn="0" w:lastColumn="0" w:oddVBand="0" w:evenVBand="0" w:oddHBand="0" w:evenHBand="0" w:firstRowFirstColumn="0" w:firstRowLastColumn="0" w:lastRowFirstColumn="0" w:lastRowLastColumn="0"/>
            </w:pPr>
            <w:r>
              <w:t>Ranges(%)</w:t>
            </w:r>
          </w:p>
        </w:tc>
      </w:tr>
      <w:tr w:rsidR="008667A0" w14:paraId="4F2B8FD6"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6BA6AAE2" w14:textId="77777777" w:rsidR="008667A0" w:rsidRDefault="00165603">
            <w:r>
              <w:t>Cash</w:t>
            </w:r>
          </w:p>
        </w:tc>
        <w:tc>
          <w:tcPr>
            <w:tcW w:w="1926" w:type="dxa"/>
          </w:tcPr>
          <w:p w14:paraId="73F69164"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926" w:type="dxa"/>
          </w:tcPr>
          <w:p w14:paraId="55349BBE" w14:textId="77777777" w:rsidR="008667A0" w:rsidRDefault="00165603">
            <w:pPr>
              <w:cnfStyle w:val="000000000000" w:firstRow="0" w:lastRow="0" w:firstColumn="0" w:lastColumn="0" w:oddVBand="0" w:evenVBand="0" w:oddHBand="0" w:evenHBand="0" w:firstRowFirstColumn="0" w:firstRowLastColumn="0" w:lastRowFirstColumn="0" w:lastRowLastColumn="0"/>
            </w:pPr>
            <w:r>
              <w:t>5.0-30.0</w:t>
            </w:r>
          </w:p>
        </w:tc>
        <w:tc>
          <w:tcPr>
            <w:tcW w:w="1926" w:type="dxa"/>
          </w:tcPr>
          <w:p w14:paraId="5E47AFF3"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926" w:type="dxa"/>
          </w:tcPr>
          <w:p w14:paraId="7F35D4A4" w14:textId="77777777" w:rsidR="008667A0" w:rsidRDefault="00165603">
            <w:pPr>
              <w:cnfStyle w:val="000000000000" w:firstRow="0" w:lastRow="0" w:firstColumn="0" w:lastColumn="0" w:oddVBand="0" w:evenVBand="0" w:oddHBand="0" w:evenHBand="0" w:firstRowFirstColumn="0" w:firstRowLastColumn="0" w:lastRowFirstColumn="0" w:lastRowLastColumn="0"/>
            </w:pPr>
            <w:r>
              <w:t>5.0-30.0</w:t>
            </w:r>
          </w:p>
        </w:tc>
      </w:tr>
      <w:tr w:rsidR="008667A0" w14:paraId="5F23CD0D"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5539F31C" w14:textId="77777777" w:rsidR="008667A0" w:rsidRDefault="00165603">
            <w:r>
              <w:t>Australian Shares</w:t>
            </w:r>
          </w:p>
        </w:tc>
        <w:tc>
          <w:tcPr>
            <w:tcW w:w="1926" w:type="dxa"/>
          </w:tcPr>
          <w:p w14:paraId="2B30685E" w14:textId="77777777" w:rsidR="008667A0" w:rsidRDefault="00165603">
            <w:pPr>
              <w:cnfStyle w:val="000000000000" w:firstRow="0" w:lastRow="0" w:firstColumn="0" w:lastColumn="0" w:oddVBand="0" w:evenVBand="0" w:oddHBand="0" w:evenHBand="0" w:firstRowFirstColumn="0" w:firstRowLastColumn="0" w:lastRowFirstColumn="0" w:lastRowLastColumn="0"/>
            </w:pPr>
            <w:r>
              <w:t>7.5</w:t>
            </w:r>
          </w:p>
        </w:tc>
        <w:tc>
          <w:tcPr>
            <w:tcW w:w="1926" w:type="dxa"/>
          </w:tcPr>
          <w:p w14:paraId="7B20A6E7" w14:textId="77777777" w:rsidR="008667A0" w:rsidRDefault="00165603">
            <w:pPr>
              <w:cnfStyle w:val="000000000000" w:firstRow="0" w:lastRow="0" w:firstColumn="0" w:lastColumn="0" w:oddVBand="0" w:evenVBand="0" w:oddHBand="0" w:evenHBand="0" w:firstRowFirstColumn="0" w:firstRowLastColumn="0" w:lastRowFirstColumn="0" w:lastRowLastColumn="0"/>
            </w:pPr>
            <w:r>
              <w:t>5.0-15.0</w:t>
            </w:r>
          </w:p>
        </w:tc>
        <w:tc>
          <w:tcPr>
            <w:tcW w:w="1926" w:type="dxa"/>
          </w:tcPr>
          <w:p w14:paraId="2EAFD412" w14:textId="77777777" w:rsidR="008667A0" w:rsidRDefault="00165603">
            <w:pPr>
              <w:cnfStyle w:val="000000000000" w:firstRow="0" w:lastRow="0" w:firstColumn="0" w:lastColumn="0" w:oddVBand="0" w:evenVBand="0" w:oddHBand="0" w:evenHBand="0" w:firstRowFirstColumn="0" w:firstRowLastColumn="0" w:lastRowFirstColumn="0" w:lastRowLastColumn="0"/>
            </w:pPr>
            <w:r>
              <w:t>7.5</w:t>
            </w:r>
          </w:p>
        </w:tc>
        <w:tc>
          <w:tcPr>
            <w:tcW w:w="1926" w:type="dxa"/>
          </w:tcPr>
          <w:p w14:paraId="2A677C99" w14:textId="77777777" w:rsidR="008667A0" w:rsidRDefault="00165603">
            <w:pPr>
              <w:cnfStyle w:val="000000000000" w:firstRow="0" w:lastRow="0" w:firstColumn="0" w:lastColumn="0" w:oddVBand="0" w:evenVBand="0" w:oddHBand="0" w:evenHBand="0" w:firstRowFirstColumn="0" w:firstRowLastColumn="0" w:lastRowFirstColumn="0" w:lastRowLastColumn="0"/>
            </w:pPr>
            <w:r>
              <w:t>5.0-15.0</w:t>
            </w:r>
          </w:p>
        </w:tc>
      </w:tr>
      <w:tr w:rsidR="008667A0" w14:paraId="1B52A0AB"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7B7E52E5" w14:textId="77777777" w:rsidR="008667A0" w:rsidRDefault="00165603">
            <w:r>
              <w:t>International Shares</w:t>
            </w:r>
          </w:p>
        </w:tc>
        <w:tc>
          <w:tcPr>
            <w:tcW w:w="1926" w:type="dxa"/>
          </w:tcPr>
          <w:p w14:paraId="383F1FF7" w14:textId="77777777" w:rsidR="008667A0" w:rsidRDefault="00165603">
            <w:pPr>
              <w:cnfStyle w:val="000000000000" w:firstRow="0" w:lastRow="0" w:firstColumn="0" w:lastColumn="0" w:oddVBand="0" w:evenVBand="0" w:oddHBand="0" w:evenHBand="0" w:firstRowFirstColumn="0" w:firstRowLastColumn="0" w:lastRowFirstColumn="0" w:lastRowLastColumn="0"/>
            </w:pPr>
            <w:r>
              <w:t>7.5</w:t>
            </w:r>
          </w:p>
        </w:tc>
        <w:tc>
          <w:tcPr>
            <w:tcW w:w="1926" w:type="dxa"/>
          </w:tcPr>
          <w:p w14:paraId="68BA1B79" w14:textId="77777777" w:rsidR="008667A0" w:rsidRDefault="00165603">
            <w:pPr>
              <w:cnfStyle w:val="000000000000" w:firstRow="0" w:lastRow="0" w:firstColumn="0" w:lastColumn="0" w:oddVBand="0" w:evenVBand="0" w:oddHBand="0" w:evenHBand="0" w:firstRowFirstColumn="0" w:firstRowLastColumn="0" w:lastRowFirstColumn="0" w:lastRowLastColumn="0"/>
            </w:pPr>
            <w:r>
              <w:t>5.0-15.0</w:t>
            </w:r>
          </w:p>
        </w:tc>
        <w:tc>
          <w:tcPr>
            <w:tcW w:w="1926" w:type="dxa"/>
          </w:tcPr>
          <w:p w14:paraId="46BCDB81" w14:textId="77777777" w:rsidR="008667A0" w:rsidRDefault="00165603">
            <w:pPr>
              <w:cnfStyle w:val="000000000000" w:firstRow="0" w:lastRow="0" w:firstColumn="0" w:lastColumn="0" w:oddVBand="0" w:evenVBand="0" w:oddHBand="0" w:evenHBand="0" w:firstRowFirstColumn="0" w:firstRowLastColumn="0" w:lastRowFirstColumn="0" w:lastRowLastColumn="0"/>
            </w:pPr>
            <w:r>
              <w:t>7.5</w:t>
            </w:r>
          </w:p>
        </w:tc>
        <w:tc>
          <w:tcPr>
            <w:tcW w:w="1926" w:type="dxa"/>
          </w:tcPr>
          <w:p w14:paraId="563DC8F1" w14:textId="77777777" w:rsidR="008667A0" w:rsidRDefault="00165603">
            <w:pPr>
              <w:cnfStyle w:val="000000000000" w:firstRow="0" w:lastRow="0" w:firstColumn="0" w:lastColumn="0" w:oddVBand="0" w:evenVBand="0" w:oddHBand="0" w:evenHBand="0" w:firstRowFirstColumn="0" w:firstRowLastColumn="0" w:lastRowFirstColumn="0" w:lastRowLastColumn="0"/>
            </w:pPr>
            <w:r>
              <w:t>5.0-15.0</w:t>
            </w:r>
          </w:p>
        </w:tc>
      </w:tr>
      <w:tr w:rsidR="008667A0" w14:paraId="12010588"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4BEA6ECD" w14:textId="77777777" w:rsidR="008667A0" w:rsidRDefault="00165603">
            <w:r>
              <w:t>Real Assets</w:t>
            </w:r>
          </w:p>
        </w:tc>
        <w:tc>
          <w:tcPr>
            <w:tcW w:w="1926" w:type="dxa"/>
          </w:tcPr>
          <w:p w14:paraId="7BA98E87" w14:textId="77777777" w:rsidR="008667A0" w:rsidRDefault="00165603">
            <w:pPr>
              <w:cnfStyle w:val="000000000000" w:firstRow="0" w:lastRow="0" w:firstColumn="0" w:lastColumn="0" w:oddVBand="0" w:evenVBand="0" w:oddHBand="0" w:evenHBand="0" w:firstRowFirstColumn="0" w:firstRowLastColumn="0" w:lastRowFirstColumn="0" w:lastRowLastColumn="0"/>
            </w:pPr>
            <w:r>
              <w:t>2.5</w:t>
            </w:r>
          </w:p>
        </w:tc>
        <w:tc>
          <w:tcPr>
            <w:tcW w:w="1926" w:type="dxa"/>
          </w:tcPr>
          <w:p w14:paraId="32CDCC00" w14:textId="77777777" w:rsidR="008667A0" w:rsidRDefault="00165603">
            <w:pPr>
              <w:cnfStyle w:val="000000000000" w:firstRow="0" w:lastRow="0" w:firstColumn="0" w:lastColumn="0" w:oddVBand="0" w:evenVBand="0" w:oddHBand="0" w:evenHBand="0" w:firstRowFirstColumn="0" w:firstRowLastColumn="0" w:lastRowFirstColumn="0" w:lastRowLastColumn="0"/>
            </w:pPr>
            <w:r>
              <w:t>0.0-10.0</w:t>
            </w:r>
          </w:p>
        </w:tc>
        <w:tc>
          <w:tcPr>
            <w:tcW w:w="1926" w:type="dxa"/>
          </w:tcPr>
          <w:p w14:paraId="1C17F8B0" w14:textId="77777777" w:rsidR="008667A0" w:rsidRDefault="00165603">
            <w:pPr>
              <w:cnfStyle w:val="000000000000" w:firstRow="0" w:lastRow="0" w:firstColumn="0" w:lastColumn="0" w:oddVBand="0" w:evenVBand="0" w:oddHBand="0" w:evenHBand="0" w:firstRowFirstColumn="0" w:firstRowLastColumn="0" w:lastRowFirstColumn="0" w:lastRowLastColumn="0"/>
            </w:pPr>
            <w:r>
              <w:t>2.5</w:t>
            </w:r>
          </w:p>
        </w:tc>
        <w:tc>
          <w:tcPr>
            <w:tcW w:w="1926" w:type="dxa"/>
          </w:tcPr>
          <w:p w14:paraId="5EAC45DD" w14:textId="77777777" w:rsidR="008667A0" w:rsidRDefault="00165603">
            <w:pPr>
              <w:cnfStyle w:val="000000000000" w:firstRow="0" w:lastRow="0" w:firstColumn="0" w:lastColumn="0" w:oddVBand="0" w:evenVBand="0" w:oddHBand="0" w:evenHBand="0" w:firstRowFirstColumn="0" w:firstRowLastColumn="0" w:lastRowFirstColumn="0" w:lastRowLastColumn="0"/>
            </w:pPr>
            <w:r>
              <w:t>0.0-10.0</w:t>
            </w:r>
          </w:p>
        </w:tc>
      </w:tr>
      <w:tr w:rsidR="008667A0" w14:paraId="6F12E4F4"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4C3DE881" w14:textId="77777777" w:rsidR="008667A0" w:rsidRDefault="00165603">
            <w:r>
              <w:t>Alternatives</w:t>
            </w:r>
          </w:p>
        </w:tc>
        <w:tc>
          <w:tcPr>
            <w:tcW w:w="1926" w:type="dxa"/>
          </w:tcPr>
          <w:p w14:paraId="7E0D7C3E" w14:textId="77777777" w:rsidR="008667A0" w:rsidRDefault="00165603">
            <w:pPr>
              <w:cnfStyle w:val="000000000000" w:firstRow="0" w:lastRow="0" w:firstColumn="0" w:lastColumn="0" w:oddVBand="0" w:evenVBand="0" w:oddHBand="0" w:evenHBand="0" w:firstRowFirstColumn="0" w:firstRowLastColumn="0" w:lastRowFirstColumn="0" w:lastRowLastColumn="0"/>
            </w:pPr>
            <w:r>
              <w:t>2.5</w:t>
            </w:r>
          </w:p>
        </w:tc>
        <w:tc>
          <w:tcPr>
            <w:tcW w:w="1926" w:type="dxa"/>
          </w:tcPr>
          <w:p w14:paraId="66645F7E" w14:textId="77777777" w:rsidR="008667A0" w:rsidRDefault="00165603">
            <w:pPr>
              <w:cnfStyle w:val="000000000000" w:firstRow="0" w:lastRow="0" w:firstColumn="0" w:lastColumn="0" w:oddVBand="0" w:evenVBand="0" w:oddHBand="0" w:evenHBand="0" w:firstRowFirstColumn="0" w:firstRowLastColumn="0" w:lastRowFirstColumn="0" w:lastRowLastColumn="0"/>
            </w:pPr>
            <w:r>
              <w:t>0.0-10.0</w:t>
            </w:r>
          </w:p>
        </w:tc>
        <w:tc>
          <w:tcPr>
            <w:tcW w:w="1926" w:type="dxa"/>
          </w:tcPr>
          <w:p w14:paraId="33B0401D" w14:textId="77777777" w:rsidR="008667A0" w:rsidRDefault="00165603">
            <w:pPr>
              <w:cnfStyle w:val="000000000000" w:firstRow="0" w:lastRow="0" w:firstColumn="0" w:lastColumn="0" w:oddVBand="0" w:evenVBand="0" w:oddHBand="0" w:evenHBand="0" w:firstRowFirstColumn="0" w:firstRowLastColumn="0" w:lastRowFirstColumn="0" w:lastRowLastColumn="0"/>
            </w:pPr>
            <w:r>
              <w:t>2.5</w:t>
            </w:r>
          </w:p>
        </w:tc>
        <w:tc>
          <w:tcPr>
            <w:tcW w:w="1926" w:type="dxa"/>
          </w:tcPr>
          <w:p w14:paraId="0B985C20" w14:textId="77777777" w:rsidR="008667A0" w:rsidRDefault="00165603">
            <w:pPr>
              <w:cnfStyle w:val="000000000000" w:firstRow="0" w:lastRow="0" w:firstColumn="0" w:lastColumn="0" w:oddVBand="0" w:evenVBand="0" w:oddHBand="0" w:evenHBand="0" w:firstRowFirstColumn="0" w:firstRowLastColumn="0" w:lastRowFirstColumn="0" w:lastRowLastColumn="0"/>
            </w:pPr>
            <w:r>
              <w:t>0.0-10.0</w:t>
            </w:r>
          </w:p>
        </w:tc>
      </w:tr>
      <w:tr w:rsidR="008667A0" w14:paraId="538D911E"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42E660B9" w14:textId="77777777" w:rsidR="008667A0" w:rsidRDefault="00165603">
            <w:r>
              <w:t>Long Duration</w:t>
            </w:r>
          </w:p>
        </w:tc>
        <w:tc>
          <w:tcPr>
            <w:tcW w:w="1926" w:type="dxa"/>
          </w:tcPr>
          <w:p w14:paraId="1B196B42"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926" w:type="dxa"/>
          </w:tcPr>
          <w:p w14:paraId="3934727B" w14:textId="77777777" w:rsidR="008667A0" w:rsidRDefault="00165603">
            <w:pPr>
              <w:cnfStyle w:val="000000000000" w:firstRow="0" w:lastRow="0" w:firstColumn="0" w:lastColumn="0" w:oddVBand="0" w:evenVBand="0" w:oddHBand="0" w:evenHBand="0" w:firstRowFirstColumn="0" w:firstRowLastColumn="0" w:lastRowFirstColumn="0" w:lastRowLastColumn="0"/>
            </w:pPr>
            <w:r>
              <w:t>20.0-60.0</w:t>
            </w:r>
          </w:p>
        </w:tc>
        <w:tc>
          <w:tcPr>
            <w:tcW w:w="1926" w:type="dxa"/>
          </w:tcPr>
          <w:p w14:paraId="2C18B8AB"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926" w:type="dxa"/>
          </w:tcPr>
          <w:p w14:paraId="4B7145BF" w14:textId="77777777" w:rsidR="008667A0" w:rsidRDefault="00165603">
            <w:pPr>
              <w:cnfStyle w:val="000000000000" w:firstRow="0" w:lastRow="0" w:firstColumn="0" w:lastColumn="0" w:oddVBand="0" w:evenVBand="0" w:oddHBand="0" w:evenHBand="0" w:firstRowFirstColumn="0" w:firstRowLastColumn="0" w:lastRowFirstColumn="0" w:lastRowLastColumn="0"/>
            </w:pPr>
            <w:r>
              <w:t>20.0-60.0</w:t>
            </w:r>
          </w:p>
        </w:tc>
      </w:tr>
      <w:tr w:rsidR="008667A0" w14:paraId="1BD80666"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790518D7" w14:textId="77777777" w:rsidR="008667A0" w:rsidRDefault="00165603">
            <w:r>
              <w:t>Floating Rate</w:t>
            </w:r>
          </w:p>
        </w:tc>
        <w:tc>
          <w:tcPr>
            <w:tcW w:w="1926" w:type="dxa"/>
          </w:tcPr>
          <w:p w14:paraId="5396F45A" w14:textId="77777777" w:rsidR="008667A0" w:rsidRDefault="00165603">
            <w:pPr>
              <w:cnfStyle w:val="000000000000" w:firstRow="0" w:lastRow="0" w:firstColumn="0" w:lastColumn="0" w:oddVBand="0" w:evenVBand="0" w:oddHBand="0" w:evenHBand="0" w:firstRowFirstColumn="0" w:firstRowLastColumn="0" w:lastRowFirstColumn="0" w:lastRowLastColumn="0"/>
            </w:pPr>
            <w:r>
              <w:t>25.0</w:t>
            </w:r>
          </w:p>
        </w:tc>
        <w:tc>
          <w:tcPr>
            <w:tcW w:w="1926" w:type="dxa"/>
          </w:tcPr>
          <w:p w14:paraId="61291176" w14:textId="77777777" w:rsidR="008667A0" w:rsidRDefault="00165603">
            <w:pPr>
              <w:cnfStyle w:val="000000000000" w:firstRow="0" w:lastRow="0" w:firstColumn="0" w:lastColumn="0" w:oddVBand="0" w:evenVBand="0" w:oddHBand="0" w:evenHBand="0" w:firstRowFirstColumn="0" w:firstRowLastColumn="0" w:lastRowFirstColumn="0" w:lastRowLastColumn="0"/>
            </w:pPr>
            <w:r>
              <w:t>10.0-35.0</w:t>
            </w:r>
          </w:p>
        </w:tc>
        <w:tc>
          <w:tcPr>
            <w:tcW w:w="1926" w:type="dxa"/>
          </w:tcPr>
          <w:p w14:paraId="7F8FC3DD" w14:textId="77777777" w:rsidR="008667A0" w:rsidRDefault="00165603">
            <w:pPr>
              <w:cnfStyle w:val="000000000000" w:firstRow="0" w:lastRow="0" w:firstColumn="0" w:lastColumn="0" w:oddVBand="0" w:evenVBand="0" w:oddHBand="0" w:evenHBand="0" w:firstRowFirstColumn="0" w:firstRowLastColumn="0" w:lastRowFirstColumn="0" w:lastRowLastColumn="0"/>
            </w:pPr>
            <w:r>
              <w:t>25.0</w:t>
            </w:r>
          </w:p>
        </w:tc>
        <w:tc>
          <w:tcPr>
            <w:tcW w:w="1926" w:type="dxa"/>
          </w:tcPr>
          <w:p w14:paraId="4959F9FC" w14:textId="77777777" w:rsidR="008667A0" w:rsidRDefault="00165603">
            <w:pPr>
              <w:cnfStyle w:val="000000000000" w:firstRow="0" w:lastRow="0" w:firstColumn="0" w:lastColumn="0" w:oddVBand="0" w:evenVBand="0" w:oddHBand="0" w:evenHBand="0" w:firstRowFirstColumn="0" w:firstRowLastColumn="0" w:lastRowFirstColumn="0" w:lastRowLastColumn="0"/>
            </w:pPr>
            <w:r>
              <w:t>10.0-35.0</w:t>
            </w:r>
          </w:p>
        </w:tc>
      </w:tr>
      <w:tr w:rsidR="008667A0" w14:paraId="6C7A8B7B"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497A4654" w14:textId="77777777" w:rsidR="008667A0" w:rsidRDefault="00165603">
            <w:r>
              <w:rPr>
                <w:b/>
              </w:rPr>
              <w:t>Investment Objective</w:t>
            </w:r>
          </w:p>
        </w:tc>
        <w:tc>
          <w:tcPr>
            <w:tcW w:w="3852" w:type="dxa"/>
            <w:gridSpan w:val="2"/>
          </w:tcPr>
          <w:p w14:paraId="72E8E518"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 xml:space="preserve">CPI + 0.5% pa over rolling 3-year periods </w:t>
            </w:r>
          </w:p>
        </w:tc>
        <w:tc>
          <w:tcPr>
            <w:tcW w:w="3852" w:type="dxa"/>
            <w:gridSpan w:val="2"/>
          </w:tcPr>
          <w:p w14:paraId="6BA9CF17"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 xml:space="preserve">CPI + 0.5% pa over rolling 3-year periods </w:t>
            </w:r>
          </w:p>
        </w:tc>
      </w:tr>
      <w:tr w:rsidR="008667A0" w14:paraId="595FF747"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3445DDB4" w14:textId="77777777" w:rsidR="008667A0" w:rsidRDefault="00165603">
            <w:r>
              <w:rPr>
                <w:b/>
              </w:rPr>
              <w:t>Standard Risk Measure</w:t>
            </w:r>
          </w:p>
        </w:tc>
        <w:tc>
          <w:tcPr>
            <w:tcW w:w="3852" w:type="dxa"/>
            <w:gridSpan w:val="2"/>
          </w:tcPr>
          <w:p w14:paraId="77570B25"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Medium</w:t>
            </w:r>
          </w:p>
        </w:tc>
        <w:tc>
          <w:tcPr>
            <w:tcW w:w="3852" w:type="dxa"/>
            <w:gridSpan w:val="2"/>
          </w:tcPr>
          <w:p w14:paraId="61537297"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Medium</w:t>
            </w:r>
          </w:p>
        </w:tc>
      </w:tr>
    </w:tbl>
    <w:p w14:paraId="519E3243" w14:textId="77777777" w:rsidR="008667A0" w:rsidRDefault="008667A0">
      <w:pPr>
        <w:pStyle w:val="BodyStyle"/>
      </w:pPr>
    </w:p>
    <w:p w14:paraId="3CFB1B84" w14:textId="77777777" w:rsidR="008667A0" w:rsidRDefault="00165603">
      <w:pPr>
        <w:pStyle w:val="GreenBody"/>
      </w:pPr>
      <w:r>
        <w:t>Conclusion</w:t>
      </w:r>
    </w:p>
    <w:p w14:paraId="085B755E" w14:textId="77777777" w:rsidR="008667A0" w:rsidRDefault="00165603">
      <w:pPr>
        <w:pStyle w:val="listbullet0"/>
      </w:pPr>
      <w:r>
        <w:t>Maintain the current Strategic Asset Allocation</w:t>
      </w:r>
    </w:p>
    <w:p w14:paraId="37B24588" w14:textId="77777777" w:rsidR="008667A0" w:rsidRDefault="00165603">
      <w:pPr>
        <w:pStyle w:val="listbullet0"/>
      </w:pPr>
      <w:r>
        <w:t xml:space="preserve">Maintain the current investment objective of CPI + 0.5% pa over rolling 3-year periods </w:t>
      </w:r>
    </w:p>
    <w:p w14:paraId="4D223697" w14:textId="77777777" w:rsidR="008667A0" w:rsidRDefault="00165603">
      <w:pPr>
        <w:pStyle w:val="listbullet0"/>
      </w:pPr>
      <w:r>
        <w:t>Maintain the current SRM of Medium</w:t>
      </w:r>
    </w:p>
    <w:p w14:paraId="349523EF" w14:textId="77777777" w:rsidR="008667A0" w:rsidRDefault="00165603">
      <w:pPr>
        <w:pStyle w:val="GreenBody"/>
      </w:pPr>
      <w:r>
        <w:t>Recommendation</w:t>
      </w:r>
    </w:p>
    <w:p w14:paraId="589062F0" w14:textId="77777777" w:rsidR="008667A0" w:rsidRDefault="00165603">
      <w:pPr>
        <w:pStyle w:val="listbullet0"/>
      </w:pPr>
      <w:r>
        <w:t>The above tabled recommendations to be approved</w:t>
      </w:r>
    </w:p>
    <w:p w14:paraId="3630663B" w14:textId="77777777" w:rsidR="008667A0" w:rsidRDefault="00165603">
      <w:pPr>
        <w:pStyle w:val="listbullet0"/>
      </w:pPr>
      <w:r>
        <w:t>It is also recommended that a review of SAA, investment objectives, asset class ranges and SRM be conducted in accordance with APRA Prudential Standard 530 Investment Governance on an annual basis</w:t>
      </w:r>
    </w:p>
    <w:p w14:paraId="79CEC57D" w14:textId="77777777" w:rsidR="008667A0" w:rsidRDefault="008667A0">
      <w:pPr>
        <w:pStyle w:val="BodyStyle"/>
      </w:pPr>
    </w:p>
    <w:p w14:paraId="0C7B475F" w14:textId="6EF2991B" w:rsidR="008667A0" w:rsidRDefault="00165603">
      <w:pPr>
        <w:pStyle w:val="BoldBody"/>
      </w:pPr>
      <w:r>
        <w:t xml:space="preserve">Atchison </w:t>
      </w:r>
      <w:r w:rsidR="00E24120">
        <w:t>Active</w:t>
      </w:r>
      <w:r>
        <w:t xml:space="preserve"> 40</w:t>
      </w:r>
    </w:p>
    <w:p w14:paraId="706DBDD5" w14:textId="5667628F" w:rsidR="008667A0" w:rsidRDefault="00165603">
      <w:pPr>
        <w:pStyle w:val="BodyStyle"/>
      </w:pPr>
      <w:r>
        <w:t xml:space="preserve">The following table provides information of Atchison </w:t>
      </w:r>
      <w:r w:rsidR="00E24120">
        <w:t>Active</w:t>
      </w:r>
      <w:r>
        <w:t xml:space="preserve"> 40 Investment Strategy on the investment objective, SAA, asset allocation ranges, and SRM with the Asset Consultants recommendation based on this review.</w:t>
      </w:r>
    </w:p>
    <w:p w14:paraId="3D1888AB" w14:textId="550DDB4C" w:rsidR="008667A0" w:rsidRDefault="00165603">
      <w:pPr>
        <w:pStyle w:val="T-Title"/>
      </w:pPr>
      <w:r>
        <w:t xml:space="preserve">Table 4: Current and recommended asset allocation of Atchison </w:t>
      </w:r>
      <w:r w:rsidR="00E24120">
        <w:t>Active</w:t>
      </w:r>
      <w:r>
        <w:t xml:space="preserve"> 40</w:t>
      </w:r>
    </w:p>
    <w:tbl>
      <w:tblPr>
        <w:tblStyle w:val="Table2"/>
        <w:tblW w:w="0" w:type="auto"/>
        <w:tblLook w:val="04A0" w:firstRow="1" w:lastRow="0" w:firstColumn="1" w:lastColumn="0" w:noHBand="0" w:noVBand="1"/>
      </w:tblPr>
      <w:tblGrid>
        <w:gridCol w:w="3574"/>
        <w:gridCol w:w="1591"/>
        <w:gridCol w:w="1434"/>
        <w:gridCol w:w="1596"/>
        <w:gridCol w:w="1437"/>
      </w:tblGrid>
      <w:tr w:rsidR="008667A0" w14:paraId="1E10E2A5"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713FDE5C" w14:textId="77777777" w:rsidR="008667A0" w:rsidRDefault="00165603">
            <w:r>
              <w:t>Strategic Asset Allocation (%)</w:t>
            </w:r>
          </w:p>
        </w:tc>
        <w:tc>
          <w:tcPr>
            <w:tcW w:w="3852" w:type="dxa"/>
            <w:gridSpan w:val="2"/>
          </w:tcPr>
          <w:p w14:paraId="3A42723F"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w:t>
            </w:r>
          </w:p>
          <w:p w14:paraId="2225BA6C" w14:textId="77777777" w:rsidR="008667A0" w:rsidRDefault="008667A0">
            <w:pPr>
              <w:cnfStyle w:val="100000000000" w:firstRow="1" w:lastRow="0" w:firstColumn="0" w:lastColumn="0" w:oddVBand="0" w:evenVBand="0" w:oddHBand="0" w:evenHBand="0" w:firstRowFirstColumn="0" w:firstRowLastColumn="0" w:lastRowFirstColumn="0" w:lastRowLastColumn="0"/>
            </w:pPr>
          </w:p>
        </w:tc>
        <w:tc>
          <w:tcPr>
            <w:tcW w:w="3852" w:type="dxa"/>
            <w:gridSpan w:val="2"/>
          </w:tcPr>
          <w:p w14:paraId="1C6D8B6A" w14:textId="77777777" w:rsidR="008667A0" w:rsidRDefault="00165603">
            <w:pPr>
              <w:cnfStyle w:val="100000000000" w:firstRow="1" w:lastRow="0" w:firstColumn="0" w:lastColumn="0" w:oddVBand="0" w:evenVBand="0" w:oddHBand="0" w:evenHBand="0" w:firstRowFirstColumn="0" w:firstRowLastColumn="0" w:lastRowFirstColumn="0" w:lastRowLastColumn="0"/>
            </w:pPr>
            <w:r>
              <w:t>Recommended</w:t>
            </w:r>
          </w:p>
          <w:p w14:paraId="318A349B" w14:textId="77777777" w:rsidR="008667A0" w:rsidRDefault="008667A0">
            <w:pPr>
              <w:cnfStyle w:val="100000000000" w:firstRow="1" w:lastRow="0" w:firstColumn="0" w:lastColumn="0" w:oddVBand="0" w:evenVBand="0" w:oddHBand="0" w:evenHBand="0" w:firstRowFirstColumn="0" w:firstRowLastColumn="0" w:lastRowFirstColumn="0" w:lastRowLastColumn="0"/>
            </w:pPr>
          </w:p>
        </w:tc>
      </w:tr>
      <w:tr w:rsidR="008667A0" w14:paraId="1C94B7A1"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08D3A099" w14:textId="77777777" w:rsidR="008667A0" w:rsidRDefault="00165603">
            <w:r>
              <w:t>Growth/Defensive Allocation (%)</w:t>
            </w:r>
          </w:p>
        </w:tc>
        <w:tc>
          <w:tcPr>
            <w:tcW w:w="1926" w:type="dxa"/>
          </w:tcPr>
          <w:p w14:paraId="39C4BA17" w14:textId="77777777" w:rsidR="008667A0" w:rsidRDefault="00165603">
            <w:pPr>
              <w:cnfStyle w:val="000000000000" w:firstRow="0" w:lastRow="0" w:firstColumn="0" w:lastColumn="0" w:oddVBand="0" w:evenVBand="0" w:oddHBand="0" w:evenHBand="0" w:firstRowFirstColumn="0" w:firstRowLastColumn="0" w:lastRowFirstColumn="0" w:lastRowLastColumn="0"/>
            </w:pPr>
            <w:r>
              <w:t>40.0/60.0</w:t>
            </w:r>
          </w:p>
        </w:tc>
        <w:tc>
          <w:tcPr>
            <w:tcW w:w="1926" w:type="dxa"/>
          </w:tcPr>
          <w:p w14:paraId="4B23DA26"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926" w:type="dxa"/>
          </w:tcPr>
          <w:p w14:paraId="3974BCD2" w14:textId="77777777" w:rsidR="008667A0" w:rsidRDefault="00165603">
            <w:pPr>
              <w:cnfStyle w:val="000000000000" w:firstRow="0" w:lastRow="0" w:firstColumn="0" w:lastColumn="0" w:oddVBand="0" w:evenVBand="0" w:oddHBand="0" w:evenHBand="0" w:firstRowFirstColumn="0" w:firstRowLastColumn="0" w:lastRowFirstColumn="0" w:lastRowLastColumn="0"/>
            </w:pPr>
            <w:r>
              <w:t>40.0/60.0</w:t>
            </w:r>
          </w:p>
        </w:tc>
        <w:tc>
          <w:tcPr>
            <w:tcW w:w="1926" w:type="dxa"/>
          </w:tcPr>
          <w:p w14:paraId="4E7C9609"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bl>
    <w:p w14:paraId="10556598" w14:textId="77777777" w:rsidR="008667A0" w:rsidRDefault="008667A0">
      <w:pPr>
        <w:pStyle w:val="BoldBody"/>
      </w:pPr>
    </w:p>
    <w:tbl>
      <w:tblPr>
        <w:tblStyle w:val="Table2"/>
        <w:tblW w:w="0" w:type="auto"/>
        <w:tblLook w:val="04A0" w:firstRow="1" w:lastRow="0" w:firstColumn="1" w:lastColumn="0" w:noHBand="0" w:noVBand="1"/>
      </w:tblPr>
      <w:tblGrid>
        <w:gridCol w:w="3191"/>
        <w:gridCol w:w="1488"/>
        <w:gridCol w:w="1601"/>
        <w:gridCol w:w="1751"/>
        <w:gridCol w:w="1601"/>
      </w:tblGrid>
      <w:tr w:rsidR="008667A0" w14:paraId="7DAAF0CA"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37274459" w14:textId="77777777" w:rsidR="008667A0" w:rsidRDefault="00165603">
            <w:r>
              <w:t>Asset Class</w:t>
            </w:r>
          </w:p>
        </w:tc>
        <w:tc>
          <w:tcPr>
            <w:tcW w:w="1926" w:type="dxa"/>
          </w:tcPr>
          <w:p w14:paraId="7875D2C9"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926" w:type="dxa"/>
          </w:tcPr>
          <w:p w14:paraId="5B245BA9" w14:textId="77777777" w:rsidR="008667A0" w:rsidRDefault="00165603">
            <w:pPr>
              <w:cnfStyle w:val="100000000000" w:firstRow="1" w:lastRow="0" w:firstColumn="0" w:lastColumn="0" w:oddVBand="0" w:evenVBand="0" w:oddHBand="0" w:evenHBand="0" w:firstRowFirstColumn="0" w:firstRowLastColumn="0" w:lastRowFirstColumn="0" w:lastRowLastColumn="0"/>
            </w:pPr>
            <w:r>
              <w:t>Ranges(%)</w:t>
            </w:r>
          </w:p>
        </w:tc>
        <w:tc>
          <w:tcPr>
            <w:tcW w:w="1926" w:type="dxa"/>
          </w:tcPr>
          <w:p w14:paraId="1CDD38F0" w14:textId="77777777" w:rsidR="008667A0" w:rsidRDefault="00165603">
            <w:pPr>
              <w:cnfStyle w:val="100000000000" w:firstRow="1" w:lastRow="0" w:firstColumn="0" w:lastColumn="0" w:oddVBand="0" w:evenVBand="0" w:oddHBand="0" w:evenHBand="0" w:firstRowFirstColumn="0" w:firstRowLastColumn="0" w:lastRowFirstColumn="0" w:lastRowLastColumn="0"/>
            </w:pPr>
            <w:r>
              <w:t>Recommended SAA(%)</w:t>
            </w:r>
          </w:p>
        </w:tc>
        <w:tc>
          <w:tcPr>
            <w:tcW w:w="1926" w:type="dxa"/>
          </w:tcPr>
          <w:p w14:paraId="6DDE2128" w14:textId="77777777" w:rsidR="008667A0" w:rsidRDefault="00165603">
            <w:pPr>
              <w:cnfStyle w:val="100000000000" w:firstRow="1" w:lastRow="0" w:firstColumn="0" w:lastColumn="0" w:oddVBand="0" w:evenVBand="0" w:oddHBand="0" w:evenHBand="0" w:firstRowFirstColumn="0" w:firstRowLastColumn="0" w:lastRowFirstColumn="0" w:lastRowLastColumn="0"/>
            </w:pPr>
            <w:r>
              <w:t>Ranges(%)</w:t>
            </w:r>
          </w:p>
        </w:tc>
      </w:tr>
      <w:tr w:rsidR="008667A0" w14:paraId="13EBE155"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21E47FED" w14:textId="77777777" w:rsidR="008667A0" w:rsidRDefault="00165603">
            <w:r>
              <w:t>Cash</w:t>
            </w:r>
          </w:p>
        </w:tc>
        <w:tc>
          <w:tcPr>
            <w:tcW w:w="1926" w:type="dxa"/>
          </w:tcPr>
          <w:p w14:paraId="560C7B64"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926" w:type="dxa"/>
          </w:tcPr>
          <w:p w14:paraId="37E6926E" w14:textId="77777777" w:rsidR="008667A0" w:rsidRDefault="00165603">
            <w:pPr>
              <w:cnfStyle w:val="000000000000" w:firstRow="0" w:lastRow="0" w:firstColumn="0" w:lastColumn="0" w:oddVBand="0" w:evenVBand="0" w:oddHBand="0" w:evenHBand="0" w:firstRowFirstColumn="0" w:firstRowLastColumn="0" w:lastRowFirstColumn="0" w:lastRowLastColumn="0"/>
            </w:pPr>
            <w:r>
              <w:t>5.0-25.0</w:t>
            </w:r>
          </w:p>
        </w:tc>
        <w:tc>
          <w:tcPr>
            <w:tcW w:w="1926" w:type="dxa"/>
          </w:tcPr>
          <w:p w14:paraId="238C5D68"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926" w:type="dxa"/>
          </w:tcPr>
          <w:p w14:paraId="5AE81148" w14:textId="77777777" w:rsidR="008667A0" w:rsidRDefault="00165603">
            <w:pPr>
              <w:cnfStyle w:val="000000000000" w:firstRow="0" w:lastRow="0" w:firstColumn="0" w:lastColumn="0" w:oddVBand="0" w:evenVBand="0" w:oddHBand="0" w:evenHBand="0" w:firstRowFirstColumn="0" w:firstRowLastColumn="0" w:lastRowFirstColumn="0" w:lastRowLastColumn="0"/>
            </w:pPr>
            <w:r>
              <w:t>5.0-25.0</w:t>
            </w:r>
          </w:p>
        </w:tc>
      </w:tr>
      <w:tr w:rsidR="008667A0" w14:paraId="4FD322C4"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5B303C1D" w14:textId="77777777" w:rsidR="008667A0" w:rsidRDefault="00165603">
            <w:r>
              <w:t>Australian Shares</w:t>
            </w:r>
          </w:p>
        </w:tc>
        <w:tc>
          <w:tcPr>
            <w:tcW w:w="1926" w:type="dxa"/>
          </w:tcPr>
          <w:p w14:paraId="647F1440"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926" w:type="dxa"/>
          </w:tcPr>
          <w:p w14:paraId="7A38D4C8" w14:textId="77777777" w:rsidR="008667A0" w:rsidRDefault="00165603">
            <w:pPr>
              <w:cnfStyle w:val="000000000000" w:firstRow="0" w:lastRow="0" w:firstColumn="0" w:lastColumn="0" w:oddVBand="0" w:evenVBand="0" w:oddHBand="0" w:evenHBand="0" w:firstRowFirstColumn="0" w:firstRowLastColumn="0" w:lastRowFirstColumn="0" w:lastRowLastColumn="0"/>
            </w:pPr>
            <w:r>
              <w:t>5.0-30.0</w:t>
            </w:r>
          </w:p>
        </w:tc>
        <w:tc>
          <w:tcPr>
            <w:tcW w:w="1926" w:type="dxa"/>
          </w:tcPr>
          <w:p w14:paraId="7147EE52"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926" w:type="dxa"/>
          </w:tcPr>
          <w:p w14:paraId="6F8EAEC1" w14:textId="77777777" w:rsidR="008667A0" w:rsidRDefault="00165603">
            <w:pPr>
              <w:cnfStyle w:val="000000000000" w:firstRow="0" w:lastRow="0" w:firstColumn="0" w:lastColumn="0" w:oddVBand="0" w:evenVBand="0" w:oddHBand="0" w:evenHBand="0" w:firstRowFirstColumn="0" w:firstRowLastColumn="0" w:lastRowFirstColumn="0" w:lastRowLastColumn="0"/>
            </w:pPr>
            <w:r>
              <w:t>5.0-30.0</w:t>
            </w:r>
          </w:p>
        </w:tc>
      </w:tr>
      <w:tr w:rsidR="008667A0" w14:paraId="0E50B5CF"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71E98E65" w14:textId="77777777" w:rsidR="008667A0" w:rsidRDefault="00165603">
            <w:r>
              <w:t>International Shares</w:t>
            </w:r>
          </w:p>
        </w:tc>
        <w:tc>
          <w:tcPr>
            <w:tcW w:w="1926" w:type="dxa"/>
          </w:tcPr>
          <w:p w14:paraId="2808A6B0"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926" w:type="dxa"/>
          </w:tcPr>
          <w:p w14:paraId="6EEF7A49" w14:textId="77777777" w:rsidR="008667A0" w:rsidRDefault="00165603">
            <w:pPr>
              <w:cnfStyle w:val="000000000000" w:firstRow="0" w:lastRow="0" w:firstColumn="0" w:lastColumn="0" w:oddVBand="0" w:evenVBand="0" w:oddHBand="0" w:evenHBand="0" w:firstRowFirstColumn="0" w:firstRowLastColumn="0" w:lastRowFirstColumn="0" w:lastRowLastColumn="0"/>
            </w:pPr>
            <w:r>
              <w:t>5.0-30.0</w:t>
            </w:r>
          </w:p>
        </w:tc>
        <w:tc>
          <w:tcPr>
            <w:tcW w:w="1926" w:type="dxa"/>
          </w:tcPr>
          <w:p w14:paraId="7433463E"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926" w:type="dxa"/>
          </w:tcPr>
          <w:p w14:paraId="6E1A9EF3" w14:textId="77777777" w:rsidR="008667A0" w:rsidRDefault="00165603">
            <w:pPr>
              <w:cnfStyle w:val="000000000000" w:firstRow="0" w:lastRow="0" w:firstColumn="0" w:lastColumn="0" w:oddVBand="0" w:evenVBand="0" w:oddHBand="0" w:evenHBand="0" w:firstRowFirstColumn="0" w:firstRowLastColumn="0" w:lastRowFirstColumn="0" w:lastRowLastColumn="0"/>
            </w:pPr>
            <w:r>
              <w:t>5.0-30.0</w:t>
            </w:r>
          </w:p>
        </w:tc>
      </w:tr>
      <w:tr w:rsidR="008667A0" w14:paraId="2E8D6041"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495B7E78" w14:textId="77777777" w:rsidR="008667A0" w:rsidRDefault="00165603">
            <w:r>
              <w:t>Real Assets</w:t>
            </w:r>
          </w:p>
        </w:tc>
        <w:tc>
          <w:tcPr>
            <w:tcW w:w="1926" w:type="dxa"/>
          </w:tcPr>
          <w:p w14:paraId="560FAB3E"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926" w:type="dxa"/>
          </w:tcPr>
          <w:p w14:paraId="322947B6" w14:textId="77777777" w:rsidR="008667A0" w:rsidRDefault="00165603">
            <w:pPr>
              <w:cnfStyle w:val="000000000000" w:firstRow="0" w:lastRow="0" w:firstColumn="0" w:lastColumn="0" w:oddVBand="0" w:evenVBand="0" w:oddHBand="0" w:evenHBand="0" w:firstRowFirstColumn="0" w:firstRowLastColumn="0" w:lastRowFirstColumn="0" w:lastRowLastColumn="0"/>
            </w:pPr>
            <w:r>
              <w:t>0.0-10.0</w:t>
            </w:r>
          </w:p>
        </w:tc>
        <w:tc>
          <w:tcPr>
            <w:tcW w:w="1926" w:type="dxa"/>
          </w:tcPr>
          <w:p w14:paraId="74B0D0F4"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926" w:type="dxa"/>
          </w:tcPr>
          <w:p w14:paraId="3E4D178D" w14:textId="77777777" w:rsidR="008667A0" w:rsidRDefault="00165603">
            <w:pPr>
              <w:cnfStyle w:val="000000000000" w:firstRow="0" w:lastRow="0" w:firstColumn="0" w:lastColumn="0" w:oddVBand="0" w:evenVBand="0" w:oddHBand="0" w:evenHBand="0" w:firstRowFirstColumn="0" w:firstRowLastColumn="0" w:lastRowFirstColumn="0" w:lastRowLastColumn="0"/>
            </w:pPr>
            <w:r>
              <w:t>0.0-10.0</w:t>
            </w:r>
          </w:p>
        </w:tc>
      </w:tr>
      <w:tr w:rsidR="008667A0" w14:paraId="4EF8CE16"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00B263E6" w14:textId="77777777" w:rsidR="008667A0" w:rsidRDefault="00165603">
            <w:r>
              <w:t>Alternatives</w:t>
            </w:r>
          </w:p>
        </w:tc>
        <w:tc>
          <w:tcPr>
            <w:tcW w:w="1926" w:type="dxa"/>
          </w:tcPr>
          <w:p w14:paraId="56AF3091"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926" w:type="dxa"/>
          </w:tcPr>
          <w:p w14:paraId="19E7057E" w14:textId="77777777" w:rsidR="008667A0" w:rsidRDefault="00165603">
            <w:pPr>
              <w:cnfStyle w:val="000000000000" w:firstRow="0" w:lastRow="0" w:firstColumn="0" w:lastColumn="0" w:oddVBand="0" w:evenVBand="0" w:oddHBand="0" w:evenHBand="0" w:firstRowFirstColumn="0" w:firstRowLastColumn="0" w:lastRowFirstColumn="0" w:lastRowLastColumn="0"/>
            </w:pPr>
            <w:r>
              <w:t>2.0-10.0</w:t>
            </w:r>
          </w:p>
        </w:tc>
        <w:tc>
          <w:tcPr>
            <w:tcW w:w="1926" w:type="dxa"/>
          </w:tcPr>
          <w:p w14:paraId="4ECA7768"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926" w:type="dxa"/>
          </w:tcPr>
          <w:p w14:paraId="4853B94E" w14:textId="77777777" w:rsidR="008667A0" w:rsidRDefault="00165603">
            <w:pPr>
              <w:cnfStyle w:val="000000000000" w:firstRow="0" w:lastRow="0" w:firstColumn="0" w:lastColumn="0" w:oddVBand="0" w:evenVBand="0" w:oddHBand="0" w:evenHBand="0" w:firstRowFirstColumn="0" w:firstRowLastColumn="0" w:lastRowFirstColumn="0" w:lastRowLastColumn="0"/>
            </w:pPr>
            <w:r>
              <w:t>2.0-10.0</w:t>
            </w:r>
          </w:p>
        </w:tc>
      </w:tr>
      <w:tr w:rsidR="008667A0" w14:paraId="58FA621E"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3A06F949" w14:textId="77777777" w:rsidR="008667A0" w:rsidRDefault="00165603">
            <w:r>
              <w:t>Long Duration</w:t>
            </w:r>
          </w:p>
        </w:tc>
        <w:tc>
          <w:tcPr>
            <w:tcW w:w="1926" w:type="dxa"/>
          </w:tcPr>
          <w:p w14:paraId="38963073"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c>
          <w:tcPr>
            <w:tcW w:w="1926" w:type="dxa"/>
          </w:tcPr>
          <w:p w14:paraId="74CD77D4" w14:textId="77777777" w:rsidR="008667A0" w:rsidRDefault="00165603">
            <w:pPr>
              <w:cnfStyle w:val="000000000000" w:firstRow="0" w:lastRow="0" w:firstColumn="0" w:lastColumn="0" w:oddVBand="0" w:evenVBand="0" w:oddHBand="0" w:evenHBand="0" w:firstRowFirstColumn="0" w:firstRowLastColumn="0" w:lastRowFirstColumn="0" w:lastRowLastColumn="0"/>
            </w:pPr>
            <w:r>
              <w:t>15.0-50.0</w:t>
            </w:r>
          </w:p>
        </w:tc>
        <w:tc>
          <w:tcPr>
            <w:tcW w:w="1926" w:type="dxa"/>
          </w:tcPr>
          <w:p w14:paraId="097AE7DF"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c>
          <w:tcPr>
            <w:tcW w:w="1926" w:type="dxa"/>
          </w:tcPr>
          <w:p w14:paraId="4B1E0032" w14:textId="77777777" w:rsidR="008667A0" w:rsidRDefault="00165603">
            <w:pPr>
              <w:cnfStyle w:val="000000000000" w:firstRow="0" w:lastRow="0" w:firstColumn="0" w:lastColumn="0" w:oddVBand="0" w:evenVBand="0" w:oddHBand="0" w:evenHBand="0" w:firstRowFirstColumn="0" w:firstRowLastColumn="0" w:lastRowFirstColumn="0" w:lastRowLastColumn="0"/>
            </w:pPr>
            <w:r>
              <w:t>15.0-50.0</w:t>
            </w:r>
          </w:p>
        </w:tc>
      </w:tr>
      <w:tr w:rsidR="008667A0" w14:paraId="304284F0"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1892FE94" w14:textId="77777777" w:rsidR="008667A0" w:rsidRDefault="00165603">
            <w:r>
              <w:t>Floating Rate</w:t>
            </w:r>
          </w:p>
        </w:tc>
        <w:tc>
          <w:tcPr>
            <w:tcW w:w="1926" w:type="dxa"/>
          </w:tcPr>
          <w:p w14:paraId="5A3D39E6"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c>
          <w:tcPr>
            <w:tcW w:w="1926" w:type="dxa"/>
          </w:tcPr>
          <w:p w14:paraId="79E306FD" w14:textId="77777777" w:rsidR="008667A0" w:rsidRDefault="00165603">
            <w:pPr>
              <w:cnfStyle w:val="000000000000" w:firstRow="0" w:lastRow="0" w:firstColumn="0" w:lastColumn="0" w:oddVBand="0" w:evenVBand="0" w:oddHBand="0" w:evenHBand="0" w:firstRowFirstColumn="0" w:firstRowLastColumn="0" w:lastRowFirstColumn="0" w:lastRowLastColumn="0"/>
            </w:pPr>
            <w:r>
              <w:t>10.0-35.0</w:t>
            </w:r>
          </w:p>
        </w:tc>
        <w:tc>
          <w:tcPr>
            <w:tcW w:w="1926" w:type="dxa"/>
          </w:tcPr>
          <w:p w14:paraId="15902155"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c>
          <w:tcPr>
            <w:tcW w:w="1926" w:type="dxa"/>
          </w:tcPr>
          <w:p w14:paraId="555B7273" w14:textId="77777777" w:rsidR="008667A0" w:rsidRDefault="00165603">
            <w:pPr>
              <w:cnfStyle w:val="000000000000" w:firstRow="0" w:lastRow="0" w:firstColumn="0" w:lastColumn="0" w:oddVBand="0" w:evenVBand="0" w:oddHBand="0" w:evenHBand="0" w:firstRowFirstColumn="0" w:firstRowLastColumn="0" w:lastRowFirstColumn="0" w:lastRowLastColumn="0"/>
            </w:pPr>
            <w:r>
              <w:t>10.0-35.0</w:t>
            </w:r>
          </w:p>
        </w:tc>
      </w:tr>
      <w:tr w:rsidR="008667A0" w14:paraId="3152E2E5"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02F2B8E4" w14:textId="77777777" w:rsidR="008667A0" w:rsidRDefault="00165603">
            <w:r>
              <w:rPr>
                <w:b/>
              </w:rPr>
              <w:t>Investment Objective</w:t>
            </w:r>
          </w:p>
        </w:tc>
        <w:tc>
          <w:tcPr>
            <w:tcW w:w="3852" w:type="dxa"/>
            <w:gridSpan w:val="2"/>
          </w:tcPr>
          <w:p w14:paraId="34ABC42B"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 xml:space="preserve">CPI + 1.0% pa over rolling 5-year periods </w:t>
            </w:r>
          </w:p>
        </w:tc>
        <w:tc>
          <w:tcPr>
            <w:tcW w:w="3852" w:type="dxa"/>
            <w:gridSpan w:val="2"/>
          </w:tcPr>
          <w:p w14:paraId="3C916816"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 xml:space="preserve">CPI + 1.0% pa over rolling 5-year periods </w:t>
            </w:r>
          </w:p>
        </w:tc>
      </w:tr>
      <w:tr w:rsidR="008667A0" w14:paraId="181E58B9"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53D728EE" w14:textId="77777777" w:rsidR="008667A0" w:rsidRDefault="00165603">
            <w:r>
              <w:rPr>
                <w:b/>
              </w:rPr>
              <w:t>Standard Risk Measure</w:t>
            </w:r>
          </w:p>
        </w:tc>
        <w:tc>
          <w:tcPr>
            <w:tcW w:w="3852" w:type="dxa"/>
            <w:gridSpan w:val="2"/>
          </w:tcPr>
          <w:p w14:paraId="004A2614"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Medium</w:t>
            </w:r>
          </w:p>
        </w:tc>
        <w:tc>
          <w:tcPr>
            <w:tcW w:w="3852" w:type="dxa"/>
            <w:gridSpan w:val="2"/>
          </w:tcPr>
          <w:p w14:paraId="37A38B28"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Medium to High</w:t>
            </w:r>
          </w:p>
        </w:tc>
      </w:tr>
    </w:tbl>
    <w:p w14:paraId="5F3E753E" w14:textId="77777777" w:rsidR="008667A0" w:rsidRDefault="008667A0">
      <w:pPr>
        <w:pStyle w:val="BodyStyle"/>
      </w:pPr>
    </w:p>
    <w:p w14:paraId="7A24A2A9" w14:textId="77777777" w:rsidR="008667A0" w:rsidRDefault="00165603">
      <w:pPr>
        <w:pStyle w:val="GreenBody"/>
      </w:pPr>
      <w:r>
        <w:t>Conclusion</w:t>
      </w:r>
    </w:p>
    <w:p w14:paraId="6A81371C" w14:textId="77777777" w:rsidR="008667A0" w:rsidRDefault="00165603">
      <w:pPr>
        <w:pStyle w:val="listbullet0"/>
      </w:pPr>
      <w:r>
        <w:t>Maintain the current Strategic Asset Allocation</w:t>
      </w:r>
    </w:p>
    <w:p w14:paraId="7A2C27FA" w14:textId="77777777" w:rsidR="008667A0" w:rsidRDefault="00165603">
      <w:pPr>
        <w:pStyle w:val="listbullet0"/>
      </w:pPr>
      <w:r>
        <w:t xml:space="preserve">Maintain the current investment objective of CPI + 1.0% pa over rolling 5-year periods </w:t>
      </w:r>
    </w:p>
    <w:p w14:paraId="0B0696DD" w14:textId="77777777" w:rsidR="008667A0" w:rsidRDefault="00165603">
      <w:pPr>
        <w:pStyle w:val="listbullet0"/>
      </w:pPr>
      <w:r>
        <w:t>Adopt an SRM of Medium to High</w:t>
      </w:r>
    </w:p>
    <w:p w14:paraId="16D64546" w14:textId="77777777" w:rsidR="008667A0" w:rsidRDefault="00165603">
      <w:pPr>
        <w:pStyle w:val="GreenBody"/>
      </w:pPr>
      <w:r>
        <w:t>Recommendation</w:t>
      </w:r>
    </w:p>
    <w:p w14:paraId="352C4F9E" w14:textId="77777777" w:rsidR="008667A0" w:rsidRDefault="00165603">
      <w:pPr>
        <w:pStyle w:val="listbullet0"/>
      </w:pPr>
      <w:r>
        <w:t>The above tabled recommendations to be approved</w:t>
      </w:r>
    </w:p>
    <w:p w14:paraId="7FF73B48" w14:textId="77777777" w:rsidR="008667A0" w:rsidRDefault="00165603">
      <w:pPr>
        <w:pStyle w:val="listbullet0"/>
      </w:pPr>
      <w:r>
        <w:t>It is also recommended that a review of SAA, investment objectives, asset class ranges and SRM be conducted in accordance with APRA Prudential Standard 530 Investment Governance on an annual basis</w:t>
      </w:r>
    </w:p>
    <w:p w14:paraId="4AAA4605" w14:textId="77777777" w:rsidR="008667A0" w:rsidRDefault="008667A0">
      <w:pPr>
        <w:pStyle w:val="BodyStyle"/>
      </w:pPr>
    </w:p>
    <w:p w14:paraId="014D1A3E" w14:textId="738FE930" w:rsidR="008667A0" w:rsidRDefault="00165603">
      <w:pPr>
        <w:pStyle w:val="BoldBody"/>
      </w:pPr>
      <w:r>
        <w:t xml:space="preserve">Atchison </w:t>
      </w:r>
      <w:r w:rsidR="00E24120">
        <w:t>Active</w:t>
      </w:r>
      <w:r>
        <w:t xml:space="preserve"> 55</w:t>
      </w:r>
    </w:p>
    <w:p w14:paraId="05F469A2" w14:textId="4176B254" w:rsidR="008667A0" w:rsidRDefault="00165603">
      <w:pPr>
        <w:pStyle w:val="BodyStyle"/>
      </w:pPr>
      <w:r>
        <w:t xml:space="preserve">The following table provides information of Atchison </w:t>
      </w:r>
      <w:r w:rsidR="00E24120">
        <w:t>Active</w:t>
      </w:r>
      <w:r>
        <w:t xml:space="preserve"> 55 Investment Strategy on the investment objective, SAA, asset allocation ranges, and SRM with the Asset Consultants recommendation based on this review.</w:t>
      </w:r>
    </w:p>
    <w:p w14:paraId="0C852CAB" w14:textId="0D777F0C" w:rsidR="008667A0" w:rsidRDefault="00165603">
      <w:pPr>
        <w:pStyle w:val="T-Title"/>
      </w:pPr>
      <w:r>
        <w:t xml:space="preserve">Table 5: Current and recommended asset allocation of Atchison </w:t>
      </w:r>
      <w:r w:rsidR="00E24120">
        <w:t>Active</w:t>
      </w:r>
      <w:r>
        <w:t xml:space="preserve"> 55</w:t>
      </w:r>
    </w:p>
    <w:tbl>
      <w:tblPr>
        <w:tblStyle w:val="Table2"/>
        <w:tblW w:w="0" w:type="auto"/>
        <w:tblLook w:val="04A0" w:firstRow="1" w:lastRow="0" w:firstColumn="1" w:lastColumn="0" w:noHBand="0" w:noVBand="1"/>
      </w:tblPr>
      <w:tblGrid>
        <w:gridCol w:w="3574"/>
        <w:gridCol w:w="1591"/>
        <w:gridCol w:w="1434"/>
        <w:gridCol w:w="1596"/>
        <w:gridCol w:w="1437"/>
      </w:tblGrid>
      <w:tr w:rsidR="008667A0" w14:paraId="3F60CE69"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6C0F5FA9" w14:textId="77777777" w:rsidR="008667A0" w:rsidRDefault="00165603">
            <w:r>
              <w:t>Strategic Asset Allocation (%)</w:t>
            </w:r>
          </w:p>
        </w:tc>
        <w:tc>
          <w:tcPr>
            <w:tcW w:w="3852" w:type="dxa"/>
            <w:gridSpan w:val="2"/>
          </w:tcPr>
          <w:p w14:paraId="24D5D887"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w:t>
            </w:r>
          </w:p>
          <w:p w14:paraId="3AE081F1" w14:textId="77777777" w:rsidR="008667A0" w:rsidRDefault="008667A0">
            <w:pPr>
              <w:cnfStyle w:val="100000000000" w:firstRow="1" w:lastRow="0" w:firstColumn="0" w:lastColumn="0" w:oddVBand="0" w:evenVBand="0" w:oddHBand="0" w:evenHBand="0" w:firstRowFirstColumn="0" w:firstRowLastColumn="0" w:lastRowFirstColumn="0" w:lastRowLastColumn="0"/>
            </w:pPr>
          </w:p>
        </w:tc>
        <w:tc>
          <w:tcPr>
            <w:tcW w:w="3852" w:type="dxa"/>
            <w:gridSpan w:val="2"/>
          </w:tcPr>
          <w:p w14:paraId="51E5DEA7" w14:textId="77777777" w:rsidR="008667A0" w:rsidRDefault="00165603">
            <w:pPr>
              <w:cnfStyle w:val="100000000000" w:firstRow="1" w:lastRow="0" w:firstColumn="0" w:lastColumn="0" w:oddVBand="0" w:evenVBand="0" w:oddHBand="0" w:evenHBand="0" w:firstRowFirstColumn="0" w:firstRowLastColumn="0" w:lastRowFirstColumn="0" w:lastRowLastColumn="0"/>
            </w:pPr>
            <w:r>
              <w:t>Recommended</w:t>
            </w:r>
          </w:p>
          <w:p w14:paraId="7A9BA047" w14:textId="77777777" w:rsidR="008667A0" w:rsidRDefault="008667A0">
            <w:pPr>
              <w:cnfStyle w:val="100000000000" w:firstRow="1" w:lastRow="0" w:firstColumn="0" w:lastColumn="0" w:oddVBand="0" w:evenVBand="0" w:oddHBand="0" w:evenHBand="0" w:firstRowFirstColumn="0" w:firstRowLastColumn="0" w:lastRowFirstColumn="0" w:lastRowLastColumn="0"/>
            </w:pPr>
          </w:p>
        </w:tc>
      </w:tr>
      <w:tr w:rsidR="008667A0" w14:paraId="6EA9D7D5"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7FDB6D7B" w14:textId="77777777" w:rsidR="008667A0" w:rsidRDefault="00165603">
            <w:r>
              <w:t>Growth/Defensive Allocation (%)</w:t>
            </w:r>
          </w:p>
        </w:tc>
        <w:tc>
          <w:tcPr>
            <w:tcW w:w="1926" w:type="dxa"/>
          </w:tcPr>
          <w:p w14:paraId="2003F1A2" w14:textId="77777777" w:rsidR="008667A0" w:rsidRDefault="00165603">
            <w:pPr>
              <w:cnfStyle w:val="000000000000" w:firstRow="0" w:lastRow="0" w:firstColumn="0" w:lastColumn="0" w:oddVBand="0" w:evenVBand="0" w:oddHBand="0" w:evenHBand="0" w:firstRowFirstColumn="0" w:firstRowLastColumn="0" w:lastRowFirstColumn="0" w:lastRowLastColumn="0"/>
            </w:pPr>
            <w:r>
              <w:t>55.0/45.0</w:t>
            </w:r>
          </w:p>
        </w:tc>
        <w:tc>
          <w:tcPr>
            <w:tcW w:w="1926" w:type="dxa"/>
          </w:tcPr>
          <w:p w14:paraId="5259A7B2"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926" w:type="dxa"/>
          </w:tcPr>
          <w:p w14:paraId="54833B51" w14:textId="77777777" w:rsidR="008667A0" w:rsidRDefault="00165603">
            <w:pPr>
              <w:cnfStyle w:val="000000000000" w:firstRow="0" w:lastRow="0" w:firstColumn="0" w:lastColumn="0" w:oddVBand="0" w:evenVBand="0" w:oddHBand="0" w:evenHBand="0" w:firstRowFirstColumn="0" w:firstRowLastColumn="0" w:lastRowFirstColumn="0" w:lastRowLastColumn="0"/>
            </w:pPr>
            <w:r>
              <w:t>55.0/45.0</w:t>
            </w:r>
          </w:p>
        </w:tc>
        <w:tc>
          <w:tcPr>
            <w:tcW w:w="1926" w:type="dxa"/>
          </w:tcPr>
          <w:p w14:paraId="49878298"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bl>
    <w:p w14:paraId="04CA05B0" w14:textId="77777777" w:rsidR="008667A0" w:rsidRDefault="008667A0">
      <w:pPr>
        <w:pStyle w:val="BoldBody"/>
      </w:pPr>
    </w:p>
    <w:tbl>
      <w:tblPr>
        <w:tblStyle w:val="Table2"/>
        <w:tblW w:w="0" w:type="auto"/>
        <w:tblLook w:val="04A0" w:firstRow="1" w:lastRow="0" w:firstColumn="1" w:lastColumn="0" w:noHBand="0" w:noVBand="1"/>
      </w:tblPr>
      <w:tblGrid>
        <w:gridCol w:w="3191"/>
        <w:gridCol w:w="1488"/>
        <w:gridCol w:w="1601"/>
        <w:gridCol w:w="1751"/>
        <w:gridCol w:w="1601"/>
      </w:tblGrid>
      <w:tr w:rsidR="008667A0" w14:paraId="73BCFDD9"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5548D56D" w14:textId="77777777" w:rsidR="008667A0" w:rsidRDefault="00165603">
            <w:r>
              <w:t>Asset Class</w:t>
            </w:r>
          </w:p>
        </w:tc>
        <w:tc>
          <w:tcPr>
            <w:tcW w:w="1926" w:type="dxa"/>
          </w:tcPr>
          <w:p w14:paraId="6630A20B"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926" w:type="dxa"/>
          </w:tcPr>
          <w:p w14:paraId="72C56BF7" w14:textId="77777777" w:rsidR="008667A0" w:rsidRDefault="00165603">
            <w:pPr>
              <w:cnfStyle w:val="100000000000" w:firstRow="1" w:lastRow="0" w:firstColumn="0" w:lastColumn="0" w:oddVBand="0" w:evenVBand="0" w:oddHBand="0" w:evenHBand="0" w:firstRowFirstColumn="0" w:firstRowLastColumn="0" w:lastRowFirstColumn="0" w:lastRowLastColumn="0"/>
            </w:pPr>
            <w:r>
              <w:t>Ranges(%)</w:t>
            </w:r>
          </w:p>
        </w:tc>
        <w:tc>
          <w:tcPr>
            <w:tcW w:w="1926" w:type="dxa"/>
          </w:tcPr>
          <w:p w14:paraId="1ACBD91F" w14:textId="77777777" w:rsidR="008667A0" w:rsidRDefault="00165603">
            <w:pPr>
              <w:cnfStyle w:val="100000000000" w:firstRow="1" w:lastRow="0" w:firstColumn="0" w:lastColumn="0" w:oddVBand="0" w:evenVBand="0" w:oddHBand="0" w:evenHBand="0" w:firstRowFirstColumn="0" w:firstRowLastColumn="0" w:lastRowFirstColumn="0" w:lastRowLastColumn="0"/>
            </w:pPr>
            <w:r>
              <w:t>Recommended SAA(%)</w:t>
            </w:r>
          </w:p>
        </w:tc>
        <w:tc>
          <w:tcPr>
            <w:tcW w:w="1926" w:type="dxa"/>
          </w:tcPr>
          <w:p w14:paraId="19552D71" w14:textId="77777777" w:rsidR="008667A0" w:rsidRDefault="00165603">
            <w:pPr>
              <w:cnfStyle w:val="100000000000" w:firstRow="1" w:lastRow="0" w:firstColumn="0" w:lastColumn="0" w:oddVBand="0" w:evenVBand="0" w:oddHBand="0" w:evenHBand="0" w:firstRowFirstColumn="0" w:firstRowLastColumn="0" w:lastRowFirstColumn="0" w:lastRowLastColumn="0"/>
            </w:pPr>
            <w:r>
              <w:t>Ranges(%)</w:t>
            </w:r>
          </w:p>
        </w:tc>
      </w:tr>
      <w:tr w:rsidR="008667A0" w14:paraId="34EC6496"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346357B5" w14:textId="77777777" w:rsidR="008667A0" w:rsidRDefault="00165603">
            <w:r>
              <w:t>Cash</w:t>
            </w:r>
          </w:p>
        </w:tc>
        <w:tc>
          <w:tcPr>
            <w:tcW w:w="1926" w:type="dxa"/>
          </w:tcPr>
          <w:p w14:paraId="6228878E"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926" w:type="dxa"/>
          </w:tcPr>
          <w:p w14:paraId="47E53365" w14:textId="77777777" w:rsidR="008667A0" w:rsidRDefault="00165603">
            <w:pPr>
              <w:cnfStyle w:val="000000000000" w:firstRow="0" w:lastRow="0" w:firstColumn="0" w:lastColumn="0" w:oddVBand="0" w:evenVBand="0" w:oddHBand="0" w:evenHBand="0" w:firstRowFirstColumn="0" w:firstRowLastColumn="0" w:lastRowFirstColumn="0" w:lastRowLastColumn="0"/>
            </w:pPr>
            <w:r>
              <w:t>5.0-20.0</w:t>
            </w:r>
          </w:p>
        </w:tc>
        <w:tc>
          <w:tcPr>
            <w:tcW w:w="1926" w:type="dxa"/>
          </w:tcPr>
          <w:p w14:paraId="3EF1773E"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926" w:type="dxa"/>
          </w:tcPr>
          <w:p w14:paraId="50785F49" w14:textId="77777777" w:rsidR="008667A0" w:rsidRDefault="00165603">
            <w:pPr>
              <w:cnfStyle w:val="000000000000" w:firstRow="0" w:lastRow="0" w:firstColumn="0" w:lastColumn="0" w:oddVBand="0" w:evenVBand="0" w:oddHBand="0" w:evenHBand="0" w:firstRowFirstColumn="0" w:firstRowLastColumn="0" w:lastRowFirstColumn="0" w:lastRowLastColumn="0"/>
            </w:pPr>
            <w:r>
              <w:t>5.0-20.0</w:t>
            </w:r>
          </w:p>
        </w:tc>
      </w:tr>
      <w:tr w:rsidR="008667A0" w14:paraId="64FA5650"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6BDBAC00" w14:textId="77777777" w:rsidR="008667A0" w:rsidRDefault="00165603">
            <w:r>
              <w:t>Australian Shares</w:t>
            </w:r>
          </w:p>
        </w:tc>
        <w:tc>
          <w:tcPr>
            <w:tcW w:w="1926" w:type="dxa"/>
          </w:tcPr>
          <w:p w14:paraId="65627036" w14:textId="77777777" w:rsidR="008667A0" w:rsidRDefault="00165603">
            <w:pPr>
              <w:cnfStyle w:val="000000000000" w:firstRow="0" w:lastRow="0" w:firstColumn="0" w:lastColumn="0" w:oddVBand="0" w:evenVBand="0" w:oddHBand="0" w:evenHBand="0" w:firstRowFirstColumn="0" w:firstRowLastColumn="0" w:lastRowFirstColumn="0" w:lastRowLastColumn="0"/>
            </w:pPr>
            <w:r>
              <w:t>18.0</w:t>
            </w:r>
          </w:p>
        </w:tc>
        <w:tc>
          <w:tcPr>
            <w:tcW w:w="1926" w:type="dxa"/>
          </w:tcPr>
          <w:p w14:paraId="0C77BD55" w14:textId="77777777" w:rsidR="008667A0" w:rsidRDefault="00165603">
            <w:pPr>
              <w:cnfStyle w:val="000000000000" w:firstRow="0" w:lastRow="0" w:firstColumn="0" w:lastColumn="0" w:oddVBand="0" w:evenVBand="0" w:oddHBand="0" w:evenHBand="0" w:firstRowFirstColumn="0" w:firstRowLastColumn="0" w:lastRowFirstColumn="0" w:lastRowLastColumn="0"/>
            </w:pPr>
            <w:r>
              <w:t>10.0-40.0</w:t>
            </w:r>
          </w:p>
        </w:tc>
        <w:tc>
          <w:tcPr>
            <w:tcW w:w="1926" w:type="dxa"/>
          </w:tcPr>
          <w:p w14:paraId="68A72710" w14:textId="77777777" w:rsidR="008667A0" w:rsidRDefault="00165603">
            <w:pPr>
              <w:cnfStyle w:val="000000000000" w:firstRow="0" w:lastRow="0" w:firstColumn="0" w:lastColumn="0" w:oddVBand="0" w:evenVBand="0" w:oddHBand="0" w:evenHBand="0" w:firstRowFirstColumn="0" w:firstRowLastColumn="0" w:lastRowFirstColumn="0" w:lastRowLastColumn="0"/>
            </w:pPr>
            <w:r>
              <w:t>18.0</w:t>
            </w:r>
          </w:p>
        </w:tc>
        <w:tc>
          <w:tcPr>
            <w:tcW w:w="1926" w:type="dxa"/>
          </w:tcPr>
          <w:p w14:paraId="6F929210" w14:textId="77777777" w:rsidR="008667A0" w:rsidRDefault="00165603">
            <w:pPr>
              <w:cnfStyle w:val="000000000000" w:firstRow="0" w:lastRow="0" w:firstColumn="0" w:lastColumn="0" w:oddVBand="0" w:evenVBand="0" w:oddHBand="0" w:evenHBand="0" w:firstRowFirstColumn="0" w:firstRowLastColumn="0" w:lastRowFirstColumn="0" w:lastRowLastColumn="0"/>
            </w:pPr>
            <w:r>
              <w:t>10.0-40.0</w:t>
            </w:r>
          </w:p>
        </w:tc>
      </w:tr>
      <w:tr w:rsidR="008667A0" w14:paraId="032A6411"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72CE277B" w14:textId="77777777" w:rsidR="008667A0" w:rsidRDefault="00165603">
            <w:r>
              <w:t>International Shares</w:t>
            </w:r>
          </w:p>
        </w:tc>
        <w:tc>
          <w:tcPr>
            <w:tcW w:w="1926" w:type="dxa"/>
          </w:tcPr>
          <w:p w14:paraId="69CD9384" w14:textId="77777777" w:rsidR="008667A0" w:rsidRDefault="00165603">
            <w:pPr>
              <w:cnfStyle w:val="000000000000" w:firstRow="0" w:lastRow="0" w:firstColumn="0" w:lastColumn="0" w:oddVBand="0" w:evenVBand="0" w:oddHBand="0" w:evenHBand="0" w:firstRowFirstColumn="0" w:firstRowLastColumn="0" w:lastRowFirstColumn="0" w:lastRowLastColumn="0"/>
            </w:pPr>
            <w:r>
              <w:t>17.0</w:t>
            </w:r>
          </w:p>
        </w:tc>
        <w:tc>
          <w:tcPr>
            <w:tcW w:w="1926" w:type="dxa"/>
          </w:tcPr>
          <w:p w14:paraId="0EA11648" w14:textId="77777777" w:rsidR="008667A0" w:rsidRDefault="00165603">
            <w:pPr>
              <w:cnfStyle w:val="000000000000" w:firstRow="0" w:lastRow="0" w:firstColumn="0" w:lastColumn="0" w:oddVBand="0" w:evenVBand="0" w:oddHBand="0" w:evenHBand="0" w:firstRowFirstColumn="0" w:firstRowLastColumn="0" w:lastRowFirstColumn="0" w:lastRowLastColumn="0"/>
            </w:pPr>
            <w:r>
              <w:t>10.0-40.0</w:t>
            </w:r>
          </w:p>
        </w:tc>
        <w:tc>
          <w:tcPr>
            <w:tcW w:w="1926" w:type="dxa"/>
          </w:tcPr>
          <w:p w14:paraId="54E08E23" w14:textId="77777777" w:rsidR="008667A0" w:rsidRDefault="00165603">
            <w:pPr>
              <w:cnfStyle w:val="000000000000" w:firstRow="0" w:lastRow="0" w:firstColumn="0" w:lastColumn="0" w:oddVBand="0" w:evenVBand="0" w:oddHBand="0" w:evenHBand="0" w:firstRowFirstColumn="0" w:firstRowLastColumn="0" w:lastRowFirstColumn="0" w:lastRowLastColumn="0"/>
            </w:pPr>
            <w:r>
              <w:t>17.0</w:t>
            </w:r>
          </w:p>
        </w:tc>
        <w:tc>
          <w:tcPr>
            <w:tcW w:w="1926" w:type="dxa"/>
          </w:tcPr>
          <w:p w14:paraId="45B9C794" w14:textId="77777777" w:rsidR="008667A0" w:rsidRDefault="00165603">
            <w:pPr>
              <w:cnfStyle w:val="000000000000" w:firstRow="0" w:lastRow="0" w:firstColumn="0" w:lastColumn="0" w:oddVBand="0" w:evenVBand="0" w:oddHBand="0" w:evenHBand="0" w:firstRowFirstColumn="0" w:firstRowLastColumn="0" w:lastRowFirstColumn="0" w:lastRowLastColumn="0"/>
            </w:pPr>
            <w:r>
              <w:t>10.0-40.0</w:t>
            </w:r>
          </w:p>
        </w:tc>
      </w:tr>
      <w:tr w:rsidR="008667A0" w14:paraId="045EEEE6"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0C4D97DA" w14:textId="77777777" w:rsidR="008667A0" w:rsidRDefault="00165603">
            <w:r>
              <w:t>Real Assets</w:t>
            </w:r>
          </w:p>
        </w:tc>
        <w:tc>
          <w:tcPr>
            <w:tcW w:w="1926" w:type="dxa"/>
          </w:tcPr>
          <w:p w14:paraId="17C7381A"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926" w:type="dxa"/>
          </w:tcPr>
          <w:p w14:paraId="50C006DD" w14:textId="77777777" w:rsidR="008667A0" w:rsidRDefault="00165603">
            <w:pPr>
              <w:cnfStyle w:val="000000000000" w:firstRow="0" w:lastRow="0" w:firstColumn="0" w:lastColumn="0" w:oddVBand="0" w:evenVBand="0" w:oddHBand="0" w:evenHBand="0" w:firstRowFirstColumn="0" w:firstRowLastColumn="0" w:lastRowFirstColumn="0" w:lastRowLastColumn="0"/>
            </w:pPr>
            <w:r>
              <w:t>0.0-10.0</w:t>
            </w:r>
          </w:p>
        </w:tc>
        <w:tc>
          <w:tcPr>
            <w:tcW w:w="1926" w:type="dxa"/>
          </w:tcPr>
          <w:p w14:paraId="71D43D89"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926" w:type="dxa"/>
          </w:tcPr>
          <w:p w14:paraId="7649B2D8" w14:textId="77777777" w:rsidR="008667A0" w:rsidRDefault="00165603">
            <w:pPr>
              <w:cnfStyle w:val="000000000000" w:firstRow="0" w:lastRow="0" w:firstColumn="0" w:lastColumn="0" w:oddVBand="0" w:evenVBand="0" w:oddHBand="0" w:evenHBand="0" w:firstRowFirstColumn="0" w:firstRowLastColumn="0" w:lastRowFirstColumn="0" w:lastRowLastColumn="0"/>
            </w:pPr>
            <w:r>
              <w:t>0.0-10.0</w:t>
            </w:r>
          </w:p>
        </w:tc>
      </w:tr>
      <w:tr w:rsidR="008667A0" w14:paraId="4606AED1"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48FFACB8" w14:textId="77777777" w:rsidR="008667A0" w:rsidRDefault="00165603">
            <w:r>
              <w:t>Alternatives</w:t>
            </w:r>
          </w:p>
        </w:tc>
        <w:tc>
          <w:tcPr>
            <w:tcW w:w="1926" w:type="dxa"/>
          </w:tcPr>
          <w:p w14:paraId="1391ED68"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926" w:type="dxa"/>
          </w:tcPr>
          <w:p w14:paraId="604D6B19" w14:textId="77777777" w:rsidR="008667A0" w:rsidRDefault="00165603">
            <w:pPr>
              <w:cnfStyle w:val="000000000000" w:firstRow="0" w:lastRow="0" w:firstColumn="0" w:lastColumn="0" w:oddVBand="0" w:evenVBand="0" w:oddHBand="0" w:evenHBand="0" w:firstRowFirstColumn="0" w:firstRowLastColumn="0" w:lastRowFirstColumn="0" w:lastRowLastColumn="0"/>
            </w:pPr>
            <w:r>
              <w:t>2.0-15.0</w:t>
            </w:r>
          </w:p>
        </w:tc>
        <w:tc>
          <w:tcPr>
            <w:tcW w:w="1926" w:type="dxa"/>
          </w:tcPr>
          <w:p w14:paraId="15128064"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926" w:type="dxa"/>
          </w:tcPr>
          <w:p w14:paraId="01D43BCC" w14:textId="77777777" w:rsidR="008667A0" w:rsidRDefault="00165603">
            <w:pPr>
              <w:cnfStyle w:val="000000000000" w:firstRow="0" w:lastRow="0" w:firstColumn="0" w:lastColumn="0" w:oddVBand="0" w:evenVBand="0" w:oddHBand="0" w:evenHBand="0" w:firstRowFirstColumn="0" w:firstRowLastColumn="0" w:lastRowFirstColumn="0" w:lastRowLastColumn="0"/>
            </w:pPr>
            <w:r>
              <w:t>2.0-15.0</w:t>
            </w:r>
          </w:p>
        </w:tc>
      </w:tr>
      <w:tr w:rsidR="008667A0" w14:paraId="3CC70548"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096D5A21" w14:textId="77777777" w:rsidR="008667A0" w:rsidRDefault="00165603">
            <w:r>
              <w:t>Long Duration</w:t>
            </w:r>
          </w:p>
        </w:tc>
        <w:tc>
          <w:tcPr>
            <w:tcW w:w="1926" w:type="dxa"/>
          </w:tcPr>
          <w:p w14:paraId="43275212" w14:textId="77777777" w:rsidR="008667A0" w:rsidRDefault="00165603">
            <w:pPr>
              <w:cnfStyle w:val="000000000000" w:firstRow="0" w:lastRow="0" w:firstColumn="0" w:lastColumn="0" w:oddVBand="0" w:evenVBand="0" w:oddHBand="0" w:evenHBand="0" w:firstRowFirstColumn="0" w:firstRowLastColumn="0" w:lastRowFirstColumn="0" w:lastRowLastColumn="0"/>
            </w:pPr>
            <w:r>
              <w:t>22.5</w:t>
            </w:r>
          </w:p>
        </w:tc>
        <w:tc>
          <w:tcPr>
            <w:tcW w:w="1926" w:type="dxa"/>
          </w:tcPr>
          <w:p w14:paraId="56844B36" w14:textId="77777777" w:rsidR="008667A0" w:rsidRDefault="00165603">
            <w:pPr>
              <w:cnfStyle w:val="000000000000" w:firstRow="0" w:lastRow="0" w:firstColumn="0" w:lastColumn="0" w:oddVBand="0" w:evenVBand="0" w:oddHBand="0" w:evenHBand="0" w:firstRowFirstColumn="0" w:firstRowLastColumn="0" w:lastRowFirstColumn="0" w:lastRowLastColumn="0"/>
            </w:pPr>
            <w:r>
              <w:t>5.0-45.0</w:t>
            </w:r>
          </w:p>
        </w:tc>
        <w:tc>
          <w:tcPr>
            <w:tcW w:w="1926" w:type="dxa"/>
          </w:tcPr>
          <w:p w14:paraId="2C464C2E" w14:textId="77777777" w:rsidR="008667A0" w:rsidRDefault="00165603">
            <w:pPr>
              <w:cnfStyle w:val="000000000000" w:firstRow="0" w:lastRow="0" w:firstColumn="0" w:lastColumn="0" w:oddVBand="0" w:evenVBand="0" w:oddHBand="0" w:evenHBand="0" w:firstRowFirstColumn="0" w:firstRowLastColumn="0" w:lastRowFirstColumn="0" w:lastRowLastColumn="0"/>
            </w:pPr>
            <w:r>
              <w:t>22.5</w:t>
            </w:r>
          </w:p>
        </w:tc>
        <w:tc>
          <w:tcPr>
            <w:tcW w:w="1926" w:type="dxa"/>
          </w:tcPr>
          <w:p w14:paraId="1FE55A54" w14:textId="77777777" w:rsidR="008667A0" w:rsidRDefault="00165603">
            <w:pPr>
              <w:cnfStyle w:val="000000000000" w:firstRow="0" w:lastRow="0" w:firstColumn="0" w:lastColumn="0" w:oddVBand="0" w:evenVBand="0" w:oddHBand="0" w:evenHBand="0" w:firstRowFirstColumn="0" w:firstRowLastColumn="0" w:lastRowFirstColumn="0" w:lastRowLastColumn="0"/>
            </w:pPr>
            <w:r>
              <w:t>5.0-45.0</w:t>
            </w:r>
          </w:p>
        </w:tc>
      </w:tr>
      <w:tr w:rsidR="008667A0" w14:paraId="39031734"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3A2280E9" w14:textId="77777777" w:rsidR="008667A0" w:rsidRDefault="00165603">
            <w:r>
              <w:t>Floating Rate</w:t>
            </w:r>
          </w:p>
        </w:tc>
        <w:tc>
          <w:tcPr>
            <w:tcW w:w="1926" w:type="dxa"/>
          </w:tcPr>
          <w:p w14:paraId="58B837BF" w14:textId="77777777" w:rsidR="008667A0" w:rsidRDefault="00165603">
            <w:pPr>
              <w:cnfStyle w:val="000000000000" w:firstRow="0" w:lastRow="0" w:firstColumn="0" w:lastColumn="0" w:oddVBand="0" w:evenVBand="0" w:oddHBand="0" w:evenHBand="0" w:firstRowFirstColumn="0" w:firstRowLastColumn="0" w:lastRowFirstColumn="0" w:lastRowLastColumn="0"/>
            </w:pPr>
            <w:r>
              <w:t>17.5</w:t>
            </w:r>
          </w:p>
        </w:tc>
        <w:tc>
          <w:tcPr>
            <w:tcW w:w="1926" w:type="dxa"/>
          </w:tcPr>
          <w:p w14:paraId="2E3F70B5" w14:textId="77777777" w:rsidR="008667A0" w:rsidRDefault="00165603">
            <w:pPr>
              <w:cnfStyle w:val="000000000000" w:firstRow="0" w:lastRow="0" w:firstColumn="0" w:lastColumn="0" w:oddVBand="0" w:evenVBand="0" w:oddHBand="0" w:evenHBand="0" w:firstRowFirstColumn="0" w:firstRowLastColumn="0" w:lastRowFirstColumn="0" w:lastRowLastColumn="0"/>
            </w:pPr>
            <w:r>
              <w:t>5.0-35.0</w:t>
            </w:r>
          </w:p>
        </w:tc>
        <w:tc>
          <w:tcPr>
            <w:tcW w:w="1926" w:type="dxa"/>
          </w:tcPr>
          <w:p w14:paraId="52D38CD2" w14:textId="77777777" w:rsidR="008667A0" w:rsidRDefault="00165603">
            <w:pPr>
              <w:cnfStyle w:val="000000000000" w:firstRow="0" w:lastRow="0" w:firstColumn="0" w:lastColumn="0" w:oddVBand="0" w:evenVBand="0" w:oddHBand="0" w:evenHBand="0" w:firstRowFirstColumn="0" w:firstRowLastColumn="0" w:lastRowFirstColumn="0" w:lastRowLastColumn="0"/>
            </w:pPr>
            <w:r>
              <w:t>17.5</w:t>
            </w:r>
          </w:p>
        </w:tc>
        <w:tc>
          <w:tcPr>
            <w:tcW w:w="1926" w:type="dxa"/>
          </w:tcPr>
          <w:p w14:paraId="18CE2F8E" w14:textId="77777777" w:rsidR="008667A0" w:rsidRDefault="00165603">
            <w:pPr>
              <w:cnfStyle w:val="000000000000" w:firstRow="0" w:lastRow="0" w:firstColumn="0" w:lastColumn="0" w:oddVBand="0" w:evenVBand="0" w:oddHBand="0" w:evenHBand="0" w:firstRowFirstColumn="0" w:firstRowLastColumn="0" w:lastRowFirstColumn="0" w:lastRowLastColumn="0"/>
            </w:pPr>
            <w:r>
              <w:t>5.0-35.0</w:t>
            </w:r>
          </w:p>
        </w:tc>
      </w:tr>
      <w:tr w:rsidR="008667A0" w14:paraId="5921DCC7"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469DFDB5" w14:textId="77777777" w:rsidR="008667A0" w:rsidRDefault="00165603">
            <w:r>
              <w:rPr>
                <w:b/>
              </w:rPr>
              <w:t>Investment Objective</w:t>
            </w:r>
          </w:p>
        </w:tc>
        <w:tc>
          <w:tcPr>
            <w:tcW w:w="3852" w:type="dxa"/>
            <w:gridSpan w:val="2"/>
          </w:tcPr>
          <w:p w14:paraId="361ADE19"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 xml:space="preserve">CPI + 2.0% pa over rolling 7-year periods </w:t>
            </w:r>
          </w:p>
        </w:tc>
        <w:tc>
          <w:tcPr>
            <w:tcW w:w="3852" w:type="dxa"/>
            <w:gridSpan w:val="2"/>
          </w:tcPr>
          <w:p w14:paraId="3FC73AA7"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 xml:space="preserve">CPI + 2.0% pa over rolling 7-year periods </w:t>
            </w:r>
          </w:p>
        </w:tc>
      </w:tr>
      <w:tr w:rsidR="008667A0" w14:paraId="4CA9B6E6"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031F9C68" w14:textId="77777777" w:rsidR="008667A0" w:rsidRDefault="00165603">
            <w:r>
              <w:rPr>
                <w:b/>
              </w:rPr>
              <w:t>Standard Risk Measure</w:t>
            </w:r>
          </w:p>
        </w:tc>
        <w:tc>
          <w:tcPr>
            <w:tcW w:w="3852" w:type="dxa"/>
            <w:gridSpan w:val="2"/>
          </w:tcPr>
          <w:p w14:paraId="6EBFFAA6"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Medium</w:t>
            </w:r>
          </w:p>
        </w:tc>
        <w:tc>
          <w:tcPr>
            <w:tcW w:w="3852" w:type="dxa"/>
            <w:gridSpan w:val="2"/>
          </w:tcPr>
          <w:p w14:paraId="55FFAD57"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High</w:t>
            </w:r>
          </w:p>
        </w:tc>
      </w:tr>
    </w:tbl>
    <w:p w14:paraId="25DA7CA8" w14:textId="77777777" w:rsidR="008667A0" w:rsidRDefault="008667A0">
      <w:pPr>
        <w:pStyle w:val="BodyStyle"/>
      </w:pPr>
    </w:p>
    <w:p w14:paraId="49ED1079" w14:textId="77777777" w:rsidR="008667A0" w:rsidRDefault="00165603">
      <w:pPr>
        <w:pStyle w:val="GreenBody"/>
      </w:pPr>
      <w:r>
        <w:t>Conclusion</w:t>
      </w:r>
    </w:p>
    <w:p w14:paraId="269DCAD3" w14:textId="77777777" w:rsidR="008667A0" w:rsidRDefault="00165603">
      <w:pPr>
        <w:pStyle w:val="listbullet0"/>
      </w:pPr>
      <w:r>
        <w:t>Maintain the current Strategic Asset Allocation</w:t>
      </w:r>
    </w:p>
    <w:p w14:paraId="0E7AC477" w14:textId="77777777" w:rsidR="008667A0" w:rsidRDefault="00165603">
      <w:pPr>
        <w:pStyle w:val="listbullet0"/>
      </w:pPr>
      <w:r>
        <w:t xml:space="preserve">Maintain the current investment objective of CPI + 2.0% pa over rolling 7-year periods </w:t>
      </w:r>
    </w:p>
    <w:p w14:paraId="16CFCB78" w14:textId="77777777" w:rsidR="008667A0" w:rsidRDefault="00165603">
      <w:pPr>
        <w:pStyle w:val="listbullet0"/>
      </w:pPr>
      <w:r>
        <w:t>Adopt an SRM of High</w:t>
      </w:r>
    </w:p>
    <w:p w14:paraId="3CBD83F3" w14:textId="77777777" w:rsidR="008667A0" w:rsidRDefault="00165603">
      <w:pPr>
        <w:pStyle w:val="GreenBody"/>
      </w:pPr>
      <w:r>
        <w:t>Recommendation</w:t>
      </w:r>
    </w:p>
    <w:p w14:paraId="4D7BD472" w14:textId="77777777" w:rsidR="008667A0" w:rsidRDefault="00165603">
      <w:pPr>
        <w:pStyle w:val="listbullet0"/>
      </w:pPr>
      <w:r>
        <w:t>The above tabled recommendations to be approved</w:t>
      </w:r>
    </w:p>
    <w:p w14:paraId="22920B15" w14:textId="77777777" w:rsidR="008667A0" w:rsidRDefault="00165603">
      <w:pPr>
        <w:pStyle w:val="listbullet0"/>
      </w:pPr>
      <w:r>
        <w:t>It is also recommended that a review of SAA, investment objectives, asset class ranges and SRM be conducted in accordance with APRA Prudential Standard 530 Investment Governance on an annual basis</w:t>
      </w:r>
    </w:p>
    <w:p w14:paraId="57BFED29" w14:textId="77777777" w:rsidR="008667A0" w:rsidRDefault="008667A0">
      <w:pPr>
        <w:pStyle w:val="BodyStyle"/>
      </w:pPr>
    </w:p>
    <w:p w14:paraId="78FA1123" w14:textId="23EEFCC3" w:rsidR="008667A0" w:rsidRDefault="00165603">
      <w:pPr>
        <w:pStyle w:val="BoldBody"/>
      </w:pPr>
      <w:r>
        <w:t xml:space="preserve">Atchison </w:t>
      </w:r>
      <w:r w:rsidR="00E24120">
        <w:t>Active</w:t>
      </w:r>
      <w:r>
        <w:t xml:space="preserve"> 70</w:t>
      </w:r>
    </w:p>
    <w:p w14:paraId="2C70645A" w14:textId="5E9B1B1F" w:rsidR="008667A0" w:rsidRDefault="00165603">
      <w:pPr>
        <w:pStyle w:val="BodyStyle"/>
      </w:pPr>
      <w:r>
        <w:t xml:space="preserve">The following table provides information of Atchison </w:t>
      </w:r>
      <w:r w:rsidR="00E24120">
        <w:t>Active</w:t>
      </w:r>
      <w:r>
        <w:t xml:space="preserve"> 70 Investment Strategy on the investment objective, SAA, asset allocation ranges, and SRM with the Asset Consultants recommendation based on this review.</w:t>
      </w:r>
    </w:p>
    <w:p w14:paraId="6EC69541" w14:textId="7950695D" w:rsidR="008667A0" w:rsidRDefault="00165603">
      <w:pPr>
        <w:pStyle w:val="T-Title"/>
      </w:pPr>
      <w:r>
        <w:t xml:space="preserve">Table 6: Current and recommended asset allocation of Atchison </w:t>
      </w:r>
      <w:r w:rsidR="00E24120">
        <w:t>Active</w:t>
      </w:r>
      <w:r>
        <w:t xml:space="preserve"> 70</w:t>
      </w:r>
    </w:p>
    <w:tbl>
      <w:tblPr>
        <w:tblStyle w:val="Table2"/>
        <w:tblW w:w="0" w:type="auto"/>
        <w:tblLook w:val="04A0" w:firstRow="1" w:lastRow="0" w:firstColumn="1" w:lastColumn="0" w:noHBand="0" w:noVBand="1"/>
      </w:tblPr>
      <w:tblGrid>
        <w:gridCol w:w="3574"/>
        <w:gridCol w:w="1591"/>
        <w:gridCol w:w="1434"/>
        <w:gridCol w:w="1596"/>
        <w:gridCol w:w="1437"/>
      </w:tblGrid>
      <w:tr w:rsidR="008667A0" w14:paraId="2F32827F"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5358C02B" w14:textId="77777777" w:rsidR="008667A0" w:rsidRDefault="00165603">
            <w:r>
              <w:t>Strategic Asset Allocation (%)</w:t>
            </w:r>
          </w:p>
        </w:tc>
        <w:tc>
          <w:tcPr>
            <w:tcW w:w="3852" w:type="dxa"/>
            <w:gridSpan w:val="2"/>
          </w:tcPr>
          <w:p w14:paraId="0ED11EA5"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w:t>
            </w:r>
          </w:p>
          <w:p w14:paraId="07915E6F" w14:textId="77777777" w:rsidR="008667A0" w:rsidRDefault="008667A0">
            <w:pPr>
              <w:cnfStyle w:val="100000000000" w:firstRow="1" w:lastRow="0" w:firstColumn="0" w:lastColumn="0" w:oddVBand="0" w:evenVBand="0" w:oddHBand="0" w:evenHBand="0" w:firstRowFirstColumn="0" w:firstRowLastColumn="0" w:lastRowFirstColumn="0" w:lastRowLastColumn="0"/>
            </w:pPr>
          </w:p>
        </w:tc>
        <w:tc>
          <w:tcPr>
            <w:tcW w:w="3852" w:type="dxa"/>
            <w:gridSpan w:val="2"/>
          </w:tcPr>
          <w:p w14:paraId="6EE08E88" w14:textId="77777777" w:rsidR="008667A0" w:rsidRDefault="00165603">
            <w:pPr>
              <w:cnfStyle w:val="100000000000" w:firstRow="1" w:lastRow="0" w:firstColumn="0" w:lastColumn="0" w:oddVBand="0" w:evenVBand="0" w:oddHBand="0" w:evenHBand="0" w:firstRowFirstColumn="0" w:firstRowLastColumn="0" w:lastRowFirstColumn="0" w:lastRowLastColumn="0"/>
            </w:pPr>
            <w:r>
              <w:t>Recommended</w:t>
            </w:r>
          </w:p>
          <w:p w14:paraId="37C8D8D0" w14:textId="77777777" w:rsidR="008667A0" w:rsidRDefault="008667A0">
            <w:pPr>
              <w:cnfStyle w:val="100000000000" w:firstRow="1" w:lastRow="0" w:firstColumn="0" w:lastColumn="0" w:oddVBand="0" w:evenVBand="0" w:oddHBand="0" w:evenHBand="0" w:firstRowFirstColumn="0" w:firstRowLastColumn="0" w:lastRowFirstColumn="0" w:lastRowLastColumn="0"/>
            </w:pPr>
          </w:p>
        </w:tc>
      </w:tr>
      <w:tr w:rsidR="008667A0" w14:paraId="39AB01CF"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3FC5214C" w14:textId="77777777" w:rsidR="008667A0" w:rsidRDefault="00165603">
            <w:r>
              <w:t>Growth/Defensive Allocation (%)</w:t>
            </w:r>
          </w:p>
        </w:tc>
        <w:tc>
          <w:tcPr>
            <w:tcW w:w="1926" w:type="dxa"/>
          </w:tcPr>
          <w:p w14:paraId="089B2E50" w14:textId="77777777" w:rsidR="008667A0" w:rsidRDefault="00165603">
            <w:pPr>
              <w:cnfStyle w:val="000000000000" w:firstRow="0" w:lastRow="0" w:firstColumn="0" w:lastColumn="0" w:oddVBand="0" w:evenVBand="0" w:oddHBand="0" w:evenHBand="0" w:firstRowFirstColumn="0" w:firstRowLastColumn="0" w:lastRowFirstColumn="0" w:lastRowLastColumn="0"/>
            </w:pPr>
            <w:r>
              <w:t>70.0/30.0</w:t>
            </w:r>
          </w:p>
        </w:tc>
        <w:tc>
          <w:tcPr>
            <w:tcW w:w="1926" w:type="dxa"/>
          </w:tcPr>
          <w:p w14:paraId="444C7466"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926" w:type="dxa"/>
          </w:tcPr>
          <w:p w14:paraId="441A55E1" w14:textId="77777777" w:rsidR="008667A0" w:rsidRDefault="00165603">
            <w:pPr>
              <w:cnfStyle w:val="000000000000" w:firstRow="0" w:lastRow="0" w:firstColumn="0" w:lastColumn="0" w:oddVBand="0" w:evenVBand="0" w:oddHBand="0" w:evenHBand="0" w:firstRowFirstColumn="0" w:firstRowLastColumn="0" w:lastRowFirstColumn="0" w:lastRowLastColumn="0"/>
            </w:pPr>
            <w:r>
              <w:t>70.0/30.0</w:t>
            </w:r>
          </w:p>
        </w:tc>
        <w:tc>
          <w:tcPr>
            <w:tcW w:w="1926" w:type="dxa"/>
          </w:tcPr>
          <w:p w14:paraId="415D7700"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bl>
    <w:p w14:paraId="70712EA0" w14:textId="77777777" w:rsidR="008667A0" w:rsidRDefault="008667A0">
      <w:pPr>
        <w:pStyle w:val="BoldBody"/>
      </w:pPr>
    </w:p>
    <w:tbl>
      <w:tblPr>
        <w:tblStyle w:val="Table2"/>
        <w:tblW w:w="0" w:type="auto"/>
        <w:tblLook w:val="04A0" w:firstRow="1" w:lastRow="0" w:firstColumn="1" w:lastColumn="0" w:noHBand="0" w:noVBand="1"/>
      </w:tblPr>
      <w:tblGrid>
        <w:gridCol w:w="3191"/>
        <w:gridCol w:w="1488"/>
        <w:gridCol w:w="1601"/>
        <w:gridCol w:w="1751"/>
        <w:gridCol w:w="1601"/>
      </w:tblGrid>
      <w:tr w:rsidR="008667A0" w14:paraId="47FA80F1"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41169474" w14:textId="77777777" w:rsidR="008667A0" w:rsidRDefault="00165603">
            <w:r>
              <w:t>Asset Class</w:t>
            </w:r>
          </w:p>
        </w:tc>
        <w:tc>
          <w:tcPr>
            <w:tcW w:w="1926" w:type="dxa"/>
          </w:tcPr>
          <w:p w14:paraId="1A4A0860"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926" w:type="dxa"/>
          </w:tcPr>
          <w:p w14:paraId="2530035F" w14:textId="77777777" w:rsidR="008667A0" w:rsidRDefault="00165603">
            <w:pPr>
              <w:cnfStyle w:val="100000000000" w:firstRow="1" w:lastRow="0" w:firstColumn="0" w:lastColumn="0" w:oddVBand="0" w:evenVBand="0" w:oddHBand="0" w:evenHBand="0" w:firstRowFirstColumn="0" w:firstRowLastColumn="0" w:lastRowFirstColumn="0" w:lastRowLastColumn="0"/>
            </w:pPr>
            <w:r>
              <w:t>Ranges(%)</w:t>
            </w:r>
          </w:p>
        </w:tc>
        <w:tc>
          <w:tcPr>
            <w:tcW w:w="1926" w:type="dxa"/>
          </w:tcPr>
          <w:p w14:paraId="3DFE2BB4" w14:textId="77777777" w:rsidR="008667A0" w:rsidRDefault="00165603">
            <w:pPr>
              <w:cnfStyle w:val="100000000000" w:firstRow="1" w:lastRow="0" w:firstColumn="0" w:lastColumn="0" w:oddVBand="0" w:evenVBand="0" w:oddHBand="0" w:evenHBand="0" w:firstRowFirstColumn="0" w:firstRowLastColumn="0" w:lastRowFirstColumn="0" w:lastRowLastColumn="0"/>
            </w:pPr>
            <w:r>
              <w:t>Recommended SAA(%)</w:t>
            </w:r>
          </w:p>
        </w:tc>
        <w:tc>
          <w:tcPr>
            <w:tcW w:w="1926" w:type="dxa"/>
          </w:tcPr>
          <w:p w14:paraId="5ADF6A36" w14:textId="77777777" w:rsidR="008667A0" w:rsidRDefault="00165603">
            <w:pPr>
              <w:cnfStyle w:val="100000000000" w:firstRow="1" w:lastRow="0" w:firstColumn="0" w:lastColumn="0" w:oddVBand="0" w:evenVBand="0" w:oddHBand="0" w:evenHBand="0" w:firstRowFirstColumn="0" w:firstRowLastColumn="0" w:lastRowFirstColumn="0" w:lastRowLastColumn="0"/>
            </w:pPr>
            <w:r>
              <w:t>Ranges(%)</w:t>
            </w:r>
          </w:p>
        </w:tc>
      </w:tr>
      <w:tr w:rsidR="008667A0" w14:paraId="76C3CAC0"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703189E5" w14:textId="77777777" w:rsidR="008667A0" w:rsidRDefault="00165603">
            <w:r>
              <w:t>Cash</w:t>
            </w:r>
          </w:p>
        </w:tc>
        <w:tc>
          <w:tcPr>
            <w:tcW w:w="1926" w:type="dxa"/>
          </w:tcPr>
          <w:p w14:paraId="3784090F"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926" w:type="dxa"/>
          </w:tcPr>
          <w:p w14:paraId="5F5C4975" w14:textId="77777777" w:rsidR="008667A0" w:rsidRDefault="00165603">
            <w:pPr>
              <w:cnfStyle w:val="000000000000" w:firstRow="0" w:lastRow="0" w:firstColumn="0" w:lastColumn="0" w:oddVBand="0" w:evenVBand="0" w:oddHBand="0" w:evenHBand="0" w:firstRowFirstColumn="0" w:firstRowLastColumn="0" w:lastRowFirstColumn="0" w:lastRowLastColumn="0"/>
            </w:pPr>
            <w:r>
              <w:t>2.0-10.0</w:t>
            </w:r>
          </w:p>
        </w:tc>
        <w:tc>
          <w:tcPr>
            <w:tcW w:w="1926" w:type="dxa"/>
          </w:tcPr>
          <w:p w14:paraId="727AF281"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926" w:type="dxa"/>
          </w:tcPr>
          <w:p w14:paraId="71B6395E" w14:textId="77777777" w:rsidR="008667A0" w:rsidRDefault="00165603">
            <w:pPr>
              <w:cnfStyle w:val="000000000000" w:firstRow="0" w:lastRow="0" w:firstColumn="0" w:lastColumn="0" w:oddVBand="0" w:evenVBand="0" w:oddHBand="0" w:evenHBand="0" w:firstRowFirstColumn="0" w:firstRowLastColumn="0" w:lastRowFirstColumn="0" w:lastRowLastColumn="0"/>
            </w:pPr>
            <w:r>
              <w:t>2.0-10.0</w:t>
            </w:r>
          </w:p>
        </w:tc>
      </w:tr>
      <w:tr w:rsidR="008667A0" w14:paraId="2E4E1D13"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50460E7A" w14:textId="77777777" w:rsidR="008667A0" w:rsidRDefault="00165603">
            <w:r>
              <w:t>Australian Shares</w:t>
            </w:r>
          </w:p>
        </w:tc>
        <w:tc>
          <w:tcPr>
            <w:tcW w:w="1926" w:type="dxa"/>
          </w:tcPr>
          <w:p w14:paraId="2AA6395C" w14:textId="77777777" w:rsidR="008667A0" w:rsidRDefault="00165603">
            <w:pPr>
              <w:cnfStyle w:val="000000000000" w:firstRow="0" w:lastRow="0" w:firstColumn="0" w:lastColumn="0" w:oddVBand="0" w:evenVBand="0" w:oddHBand="0" w:evenHBand="0" w:firstRowFirstColumn="0" w:firstRowLastColumn="0" w:lastRowFirstColumn="0" w:lastRowLastColumn="0"/>
            </w:pPr>
            <w:r>
              <w:t>22.5</w:t>
            </w:r>
          </w:p>
        </w:tc>
        <w:tc>
          <w:tcPr>
            <w:tcW w:w="1926" w:type="dxa"/>
          </w:tcPr>
          <w:p w14:paraId="45F34C7F" w14:textId="77777777" w:rsidR="008667A0" w:rsidRDefault="00165603">
            <w:pPr>
              <w:cnfStyle w:val="000000000000" w:firstRow="0" w:lastRow="0" w:firstColumn="0" w:lastColumn="0" w:oddVBand="0" w:evenVBand="0" w:oddHBand="0" w:evenHBand="0" w:firstRowFirstColumn="0" w:firstRowLastColumn="0" w:lastRowFirstColumn="0" w:lastRowLastColumn="0"/>
            </w:pPr>
            <w:r>
              <w:t>18.0-35.0</w:t>
            </w:r>
          </w:p>
        </w:tc>
        <w:tc>
          <w:tcPr>
            <w:tcW w:w="1926" w:type="dxa"/>
          </w:tcPr>
          <w:p w14:paraId="21CA8851" w14:textId="77777777" w:rsidR="008667A0" w:rsidRDefault="00165603">
            <w:pPr>
              <w:cnfStyle w:val="000000000000" w:firstRow="0" w:lastRow="0" w:firstColumn="0" w:lastColumn="0" w:oddVBand="0" w:evenVBand="0" w:oddHBand="0" w:evenHBand="0" w:firstRowFirstColumn="0" w:firstRowLastColumn="0" w:lastRowFirstColumn="0" w:lastRowLastColumn="0"/>
            </w:pPr>
            <w:r>
              <w:t>22.5</w:t>
            </w:r>
          </w:p>
        </w:tc>
        <w:tc>
          <w:tcPr>
            <w:tcW w:w="1926" w:type="dxa"/>
          </w:tcPr>
          <w:p w14:paraId="71DC5FA4" w14:textId="77777777" w:rsidR="008667A0" w:rsidRDefault="00165603">
            <w:pPr>
              <w:cnfStyle w:val="000000000000" w:firstRow="0" w:lastRow="0" w:firstColumn="0" w:lastColumn="0" w:oddVBand="0" w:evenVBand="0" w:oddHBand="0" w:evenHBand="0" w:firstRowFirstColumn="0" w:firstRowLastColumn="0" w:lastRowFirstColumn="0" w:lastRowLastColumn="0"/>
            </w:pPr>
            <w:r>
              <w:t>18.0-35.0</w:t>
            </w:r>
          </w:p>
        </w:tc>
      </w:tr>
      <w:tr w:rsidR="008667A0" w14:paraId="73597B8C"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05BE3D8B" w14:textId="77777777" w:rsidR="008667A0" w:rsidRDefault="00165603">
            <w:r>
              <w:t>International Shares</w:t>
            </w:r>
          </w:p>
        </w:tc>
        <w:tc>
          <w:tcPr>
            <w:tcW w:w="1926" w:type="dxa"/>
          </w:tcPr>
          <w:p w14:paraId="6E4BB697" w14:textId="77777777" w:rsidR="008667A0" w:rsidRDefault="00165603">
            <w:pPr>
              <w:cnfStyle w:val="000000000000" w:firstRow="0" w:lastRow="0" w:firstColumn="0" w:lastColumn="0" w:oddVBand="0" w:evenVBand="0" w:oddHBand="0" w:evenHBand="0" w:firstRowFirstColumn="0" w:firstRowLastColumn="0" w:lastRowFirstColumn="0" w:lastRowLastColumn="0"/>
            </w:pPr>
            <w:r>
              <w:t>22.5</w:t>
            </w:r>
          </w:p>
        </w:tc>
        <w:tc>
          <w:tcPr>
            <w:tcW w:w="1926" w:type="dxa"/>
          </w:tcPr>
          <w:p w14:paraId="69A8A86D" w14:textId="77777777" w:rsidR="008667A0" w:rsidRDefault="00165603">
            <w:pPr>
              <w:cnfStyle w:val="000000000000" w:firstRow="0" w:lastRow="0" w:firstColumn="0" w:lastColumn="0" w:oddVBand="0" w:evenVBand="0" w:oddHBand="0" w:evenHBand="0" w:firstRowFirstColumn="0" w:firstRowLastColumn="0" w:lastRowFirstColumn="0" w:lastRowLastColumn="0"/>
            </w:pPr>
            <w:r>
              <w:t>15.0-35.0</w:t>
            </w:r>
          </w:p>
        </w:tc>
        <w:tc>
          <w:tcPr>
            <w:tcW w:w="1926" w:type="dxa"/>
          </w:tcPr>
          <w:p w14:paraId="06525B42" w14:textId="77777777" w:rsidR="008667A0" w:rsidRDefault="00165603">
            <w:pPr>
              <w:cnfStyle w:val="000000000000" w:firstRow="0" w:lastRow="0" w:firstColumn="0" w:lastColumn="0" w:oddVBand="0" w:evenVBand="0" w:oddHBand="0" w:evenHBand="0" w:firstRowFirstColumn="0" w:firstRowLastColumn="0" w:lastRowFirstColumn="0" w:lastRowLastColumn="0"/>
            </w:pPr>
            <w:r>
              <w:t>22.5</w:t>
            </w:r>
          </w:p>
        </w:tc>
        <w:tc>
          <w:tcPr>
            <w:tcW w:w="1926" w:type="dxa"/>
          </w:tcPr>
          <w:p w14:paraId="2083978B" w14:textId="77777777" w:rsidR="008667A0" w:rsidRDefault="00165603">
            <w:pPr>
              <w:cnfStyle w:val="000000000000" w:firstRow="0" w:lastRow="0" w:firstColumn="0" w:lastColumn="0" w:oddVBand="0" w:evenVBand="0" w:oddHBand="0" w:evenHBand="0" w:firstRowFirstColumn="0" w:firstRowLastColumn="0" w:lastRowFirstColumn="0" w:lastRowLastColumn="0"/>
            </w:pPr>
            <w:r>
              <w:t>15.0-35.0</w:t>
            </w:r>
          </w:p>
        </w:tc>
      </w:tr>
      <w:tr w:rsidR="008667A0" w14:paraId="272CE3F7"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4AE591B6" w14:textId="77777777" w:rsidR="008667A0" w:rsidRDefault="00165603">
            <w:r>
              <w:t>Real Assets</w:t>
            </w:r>
          </w:p>
        </w:tc>
        <w:tc>
          <w:tcPr>
            <w:tcW w:w="1926" w:type="dxa"/>
          </w:tcPr>
          <w:p w14:paraId="6413C3AA" w14:textId="77777777" w:rsidR="008667A0" w:rsidRDefault="00165603">
            <w:pPr>
              <w:cnfStyle w:val="000000000000" w:firstRow="0" w:lastRow="0" w:firstColumn="0" w:lastColumn="0" w:oddVBand="0" w:evenVBand="0" w:oddHBand="0" w:evenHBand="0" w:firstRowFirstColumn="0" w:firstRowLastColumn="0" w:lastRowFirstColumn="0" w:lastRowLastColumn="0"/>
            </w:pPr>
            <w:r>
              <w:t>12.5</w:t>
            </w:r>
          </w:p>
        </w:tc>
        <w:tc>
          <w:tcPr>
            <w:tcW w:w="1926" w:type="dxa"/>
          </w:tcPr>
          <w:p w14:paraId="654634B6" w14:textId="77777777" w:rsidR="008667A0" w:rsidRDefault="00165603">
            <w:pPr>
              <w:cnfStyle w:val="000000000000" w:firstRow="0" w:lastRow="0" w:firstColumn="0" w:lastColumn="0" w:oddVBand="0" w:evenVBand="0" w:oddHBand="0" w:evenHBand="0" w:firstRowFirstColumn="0" w:firstRowLastColumn="0" w:lastRowFirstColumn="0" w:lastRowLastColumn="0"/>
            </w:pPr>
            <w:r>
              <w:t>10.0-15.0</w:t>
            </w:r>
          </w:p>
        </w:tc>
        <w:tc>
          <w:tcPr>
            <w:tcW w:w="1926" w:type="dxa"/>
          </w:tcPr>
          <w:p w14:paraId="51610FCB" w14:textId="77777777" w:rsidR="008667A0" w:rsidRDefault="00165603">
            <w:pPr>
              <w:cnfStyle w:val="000000000000" w:firstRow="0" w:lastRow="0" w:firstColumn="0" w:lastColumn="0" w:oddVBand="0" w:evenVBand="0" w:oddHBand="0" w:evenHBand="0" w:firstRowFirstColumn="0" w:firstRowLastColumn="0" w:lastRowFirstColumn="0" w:lastRowLastColumn="0"/>
            </w:pPr>
            <w:r>
              <w:t>12.5</w:t>
            </w:r>
          </w:p>
        </w:tc>
        <w:tc>
          <w:tcPr>
            <w:tcW w:w="1926" w:type="dxa"/>
          </w:tcPr>
          <w:p w14:paraId="13A7CB3F" w14:textId="77777777" w:rsidR="008667A0" w:rsidRDefault="00165603">
            <w:pPr>
              <w:cnfStyle w:val="000000000000" w:firstRow="0" w:lastRow="0" w:firstColumn="0" w:lastColumn="0" w:oddVBand="0" w:evenVBand="0" w:oddHBand="0" w:evenHBand="0" w:firstRowFirstColumn="0" w:firstRowLastColumn="0" w:lastRowFirstColumn="0" w:lastRowLastColumn="0"/>
            </w:pPr>
            <w:r>
              <w:t>10.0-15.0</w:t>
            </w:r>
          </w:p>
        </w:tc>
      </w:tr>
      <w:tr w:rsidR="008667A0" w14:paraId="40B73892"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0032376D" w14:textId="77777777" w:rsidR="008667A0" w:rsidRDefault="00165603">
            <w:r>
              <w:t>Alternatives</w:t>
            </w:r>
          </w:p>
        </w:tc>
        <w:tc>
          <w:tcPr>
            <w:tcW w:w="1926" w:type="dxa"/>
          </w:tcPr>
          <w:p w14:paraId="21850905" w14:textId="77777777" w:rsidR="008667A0" w:rsidRDefault="00165603">
            <w:pPr>
              <w:cnfStyle w:val="000000000000" w:firstRow="0" w:lastRow="0" w:firstColumn="0" w:lastColumn="0" w:oddVBand="0" w:evenVBand="0" w:oddHBand="0" w:evenHBand="0" w:firstRowFirstColumn="0" w:firstRowLastColumn="0" w:lastRowFirstColumn="0" w:lastRowLastColumn="0"/>
            </w:pPr>
            <w:r>
              <w:t>12.5</w:t>
            </w:r>
          </w:p>
        </w:tc>
        <w:tc>
          <w:tcPr>
            <w:tcW w:w="1926" w:type="dxa"/>
          </w:tcPr>
          <w:p w14:paraId="07B7D60B" w14:textId="77777777" w:rsidR="008667A0" w:rsidRDefault="00165603">
            <w:pPr>
              <w:cnfStyle w:val="000000000000" w:firstRow="0" w:lastRow="0" w:firstColumn="0" w:lastColumn="0" w:oddVBand="0" w:evenVBand="0" w:oddHBand="0" w:evenHBand="0" w:firstRowFirstColumn="0" w:firstRowLastColumn="0" w:lastRowFirstColumn="0" w:lastRowLastColumn="0"/>
            </w:pPr>
            <w:r>
              <w:t>10.0-15.0</w:t>
            </w:r>
          </w:p>
        </w:tc>
        <w:tc>
          <w:tcPr>
            <w:tcW w:w="1926" w:type="dxa"/>
          </w:tcPr>
          <w:p w14:paraId="329B21F7" w14:textId="77777777" w:rsidR="008667A0" w:rsidRDefault="00165603">
            <w:pPr>
              <w:cnfStyle w:val="000000000000" w:firstRow="0" w:lastRow="0" w:firstColumn="0" w:lastColumn="0" w:oddVBand="0" w:evenVBand="0" w:oddHBand="0" w:evenHBand="0" w:firstRowFirstColumn="0" w:firstRowLastColumn="0" w:lastRowFirstColumn="0" w:lastRowLastColumn="0"/>
            </w:pPr>
            <w:r>
              <w:t>12.5</w:t>
            </w:r>
          </w:p>
        </w:tc>
        <w:tc>
          <w:tcPr>
            <w:tcW w:w="1926" w:type="dxa"/>
          </w:tcPr>
          <w:p w14:paraId="0472BC87" w14:textId="77777777" w:rsidR="008667A0" w:rsidRDefault="00165603">
            <w:pPr>
              <w:cnfStyle w:val="000000000000" w:firstRow="0" w:lastRow="0" w:firstColumn="0" w:lastColumn="0" w:oddVBand="0" w:evenVBand="0" w:oddHBand="0" w:evenHBand="0" w:firstRowFirstColumn="0" w:firstRowLastColumn="0" w:lastRowFirstColumn="0" w:lastRowLastColumn="0"/>
            </w:pPr>
            <w:r>
              <w:t>10.0-15.0</w:t>
            </w:r>
          </w:p>
        </w:tc>
      </w:tr>
      <w:tr w:rsidR="008667A0" w14:paraId="1CCE1F00"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5002155A" w14:textId="77777777" w:rsidR="008667A0" w:rsidRDefault="00165603">
            <w:r>
              <w:t>Long Duration</w:t>
            </w:r>
          </w:p>
        </w:tc>
        <w:tc>
          <w:tcPr>
            <w:tcW w:w="1926" w:type="dxa"/>
          </w:tcPr>
          <w:p w14:paraId="7AF9EF24" w14:textId="77777777" w:rsidR="008667A0" w:rsidRDefault="00165603">
            <w:pPr>
              <w:cnfStyle w:val="000000000000" w:firstRow="0" w:lastRow="0" w:firstColumn="0" w:lastColumn="0" w:oddVBand="0" w:evenVBand="0" w:oddHBand="0" w:evenHBand="0" w:firstRowFirstColumn="0" w:firstRowLastColumn="0" w:lastRowFirstColumn="0" w:lastRowLastColumn="0"/>
            </w:pPr>
            <w:r>
              <w:t>12.5</w:t>
            </w:r>
          </w:p>
        </w:tc>
        <w:tc>
          <w:tcPr>
            <w:tcW w:w="1926" w:type="dxa"/>
          </w:tcPr>
          <w:p w14:paraId="615822ED" w14:textId="77777777" w:rsidR="008667A0" w:rsidRDefault="00165603">
            <w:pPr>
              <w:cnfStyle w:val="000000000000" w:firstRow="0" w:lastRow="0" w:firstColumn="0" w:lastColumn="0" w:oddVBand="0" w:evenVBand="0" w:oddHBand="0" w:evenHBand="0" w:firstRowFirstColumn="0" w:firstRowLastColumn="0" w:lastRowFirstColumn="0" w:lastRowLastColumn="0"/>
            </w:pPr>
            <w:r>
              <w:t>5.0-25.0</w:t>
            </w:r>
          </w:p>
        </w:tc>
        <w:tc>
          <w:tcPr>
            <w:tcW w:w="1926" w:type="dxa"/>
          </w:tcPr>
          <w:p w14:paraId="0D40B8D7" w14:textId="77777777" w:rsidR="008667A0" w:rsidRDefault="00165603">
            <w:pPr>
              <w:cnfStyle w:val="000000000000" w:firstRow="0" w:lastRow="0" w:firstColumn="0" w:lastColumn="0" w:oddVBand="0" w:evenVBand="0" w:oddHBand="0" w:evenHBand="0" w:firstRowFirstColumn="0" w:firstRowLastColumn="0" w:lastRowFirstColumn="0" w:lastRowLastColumn="0"/>
            </w:pPr>
            <w:r>
              <w:t>12.5</w:t>
            </w:r>
          </w:p>
        </w:tc>
        <w:tc>
          <w:tcPr>
            <w:tcW w:w="1926" w:type="dxa"/>
          </w:tcPr>
          <w:p w14:paraId="06FFC250" w14:textId="77777777" w:rsidR="008667A0" w:rsidRDefault="00165603">
            <w:pPr>
              <w:cnfStyle w:val="000000000000" w:firstRow="0" w:lastRow="0" w:firstColumn="0" w:lastColumn="0" w:oddVBand="0" w:evenVBand="0" w:oddHBand="0" w:evenHBand="0" w:firstRowFirstColumn="0" w:firstRowLastColumn="0" w:lastRowFirstColumn="0" w:lastRowLastColumn="0"/>
            </w:pPr>
            <w:r>
              <w:t>5.0-25.0</w:t>
            </w:r>
          </w:p>
        </w:tc>
      </w:tr>
      <w:tr w:rsidR="008667A0" w14:paraId="05BBCEF1"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2A8815B9" w14:textId="77777777" w:rsidR="008667A0" w:rsidRDefault="00165603">
            <w:r>
              <w:t>Floating Rate</w:t>
            </w:r>
          </w:p>
        </w:tc>
        <w:tc>
          <w:tcPr>
            <w:tcW w:w="1926" w:type="dxa"/>
          </w:tcPr>
          <w:p w14:paraId="41B62210" w14:textId="77777777" w:rsidR="008667A0" w:rsidRDefault="00165603">
            <w:pPr>
              <w:cnfStyle w:val="000000000000" w:firstRow="0" w:lastRow="0" w:firstColumn="0" w:lastColumn="0" w:oddVBand="0" w:evenVBand="0" w:oddHBand="0" w:evenHBand="0" w:firstRowFirstColumn="0" w:firstRowLastColumn="0" w:lastRowFirstColumn="0" w:lastRowLastColumn="0"/>
            </w:pPr>
            <w:r>
              <w:t>12.5</w:t>
            </w:r>
          </w:p>
        </w:tc>
        <w:tc>
          <w:tcPr>
            <w:tcW w:w="1926" w:type="dxa"/>
          </w:tcPr>
          <w:p w14:paraId="0345A113" w14:textId="77777777" w:rsidR="008667A0" w:rsidRDefault="00165603">
            <w:pPr>
              <w:cnfStyle w:val="000000000000" w:firstRow="0" w:lastRow="0" w:firstColumn="0" w:lastColumn="0" w:oddVBand="0" w:evenVBand="0" w:oddHBand="0" w:evenHBand="0" w:firstRowFirstColumn="0" w:firstRowLastColumn="0" w:lastRowFirstColumn="0" w:lastRowLastColumn="0"/>
            </w:pPr>
            <w:r>
              <w:t>2.0-20.0</w:t>
            </w:r>
          </w:p>
        </w:tc>
        <w:tc>
          <w:tcPr>
            <w:tcW w:w="1926" w:type="dxa"/>
          </w:tcPr>
          <w:p w14:paraId="2141008A" w14:textId="77777777" w:rsidR="008667A0" w:rsidRDefault="00165603">
            <w:pPr>
              <w:cnfStyle w:val="000000000000" w:firstRow="0" w:lastRow="0" w:firstColumn="0" w:lastColumn="0" w:oddVBand="0" w:evenVBand="0" w:oddHBand="0" w:evenHBand="0" w:firstRowFirstColumn="0" w:firstRowLastColumn="0" w:lastRowFirstColumn="0" w:lastRowLastColumn="0"/>
            </w:pPr>
            <w:r>
              <w:t>12.5</w:t>
            </w:r>
          </w:p>
        </w:tc>
        <w:tc>
          <w:tcPr>
            <w:tcW w:w="1926" w:type="dxa"/>
          </w:tcPr>
          <w:p w14:paraId="55BE6F2C" w14:textId="77777777" w:rsidR="008667A0" w:rsidRDefault="00165603">
            <w:pPr>
              <w:cnfStyle w:val="000000000000" w:firstRow="0" w:lastRow="0" w:firstColumn="0" w:lastColumn="0" w:oddVBand="0" w:evenVBand="0" w:oddHBand="0" w:evenHBand="0" w:firstRowFirstColumn="0" w:firstRowLastColumn="0" w:lastRowFirstColumn="0" w:lastRowLastColumn="0"/>
            </w:pPr>
            <w:r>
              <w:t>2.0-20.0</w:t>
            </w:r>
          </w:p>
        </w:tc>
      </w:tr>
      <w:tr w:rsidR="008667A0" w14:paraId="258276C7"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10FEB2DE" w14:textId="77777777" w:rsidR="008667A0" w:rsidRDefault="00165603">
            <w:r>
              <w:rPr>
                <w:b/>
              </w:rPr>
              <w:t>Investment Objective</w:t>
            </w:r>
          </w:p>
        </w:tc>
        <w:tc>
          <w:tcPr>
            <w:tcW w:w="3852" w:type="dxa"/>
            <w:gridSpan w:val="2"/>
          </w:tcPr>
          <w:p w14:paraId="1620B4C9"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 xml:space="preserve">CPI + 3.0% pa over rolling 8-year periods </w:t>
            </w:r>
          </w:p>
        </w:tc>
        <w:tc>
          <w:tcPr>
            <w:tcW w:w="3852" w:type="dxa"/>
            <w:gridSpan w:val="2"/>
          </w:tcPr>
          <w:p w14:paraId="7FC43717"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 xml:space="preserve">CPI + 3.0% pa over rolling 8-year periods </w:t>
            </w:r>
          </w:p>
        </w:tc>
      </w:tr>
      <w:tr w:rsidR="008667A0" w14:paraId="5124643C"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191368DE" w14:textId="77777777" w:rsidR="008667A0" w:rsidRDefault="00165603">
            <w:r>
              <w:rPr>
                <w:b/>
              </w:rPr>
              <w:t>Standard Risk Measure</w:t>
            </w:r>
          </w:p>
        </w:tc>
        <w:tc>
          <w:tcPr>
            <w:tcW w:w="3852" w:type="dxa"/>
            <w:gridSpan w:val="2"/>
          </w:tcPr>
          <w:p w14:paraId="18AAC572"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Medium</w:t>
            </w:r>
          </w:p>
        </w:tc>
        <w:tc>
          <w:tcPr>
            <w:tcW w:w="3852" w:type="dxa"/>
            <w:gridSpan w:val="2"/>
          </w:tcPr>
          <w:p w14:paraId="6A65741D"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High</w:t>
            </w:r>
          </w:p>
        </w:tc>
      </w:tr>
    </w:tbl>
    <w:p w14:paraId="7C263A9E" w14:textId="77777777" w:rsidR="008667A0" w:rsidRDefault="008667A0">
      <w:pPr>
        <w:pStyle w:val="BodyStyle"/>
      </w:pPr>
    </w:p>
    <w:p w14:paraId="61A3C405" w14:textId="77777777" w:rsidR="008667A0" w:rsidRDefault="00165603">
      <w:pPr>
        <w:pStyle w:val="GreenBody"/>
      </w:pPr>
      <w:r>
        <w:t>Conclusion</w:t>
      </w:r>
    </w:p>
    <w:p w14:paraId="62A3E123" w14:textId="77777777" w:rsidR="008667A0" w:rsidRDefault="00165603">
      <w:pPr>
        <w:pStyle w:val="listbullet0"/>
      </w:pPr>
      <w:r>
        <w:t>Maintain the current Strategic Asset Allocation</w:t>
      </w:r>
    </w:p>
    <w:p w14:paraId="4400D614" w14:textId="77777777" w:rsidR="008667A0" w:rsidRDefault="00165603">
      <w:pPr>
        <w:pStyle w:val="listbullet0"/>
      </w:pPr>
      <w:r>
        <w:t xml:space="preserve">Maintain the current investment objective of CPI + 3.0% pa over rolling 8-year periods </w:t>
      </w:r>
    </w:p>
    <w:p w14:paraId="6F21995A" w14:textId="77777777" w:rsidR="008667A0" w:rsidRDefault="00165603">
      <w:pPr>
        <w:pStyle w:val="listbullet0"/>
      </w:pPr>
      <w:r>
        <w:t>Adopt an SRM of High</w:t>
      </w:r>
    </w:p>
    <w:p w14:paraId="7704F499" w14:textId="77777777" w:rsidR="008667A0" w:rsidRDefault="00165603">
      <w:pPr>
        <w:pStyle w:val="GreenBody"/>
      </w:pPr>
      <w:r>
        <w:t>Recommendation</w:t>
      </w:r>
    </w:p>
    <w:p w14:paraId="142888CC" w14:textId="77777777" w:rsidR="008667A0" w:rsidRDefault="00165603">
      <w:pPr>
        <w:pStyle w:val="listbullet0"/>
      </w:pPr>
      <w:r>
        <w:t>The above tabled recommendations to be approved</w:t>
      </w:r>
    </w:p>
    <w:p w14:paraId="7214AD48" w14:textId="77777777" w:rsidR="008667A0" w:rsidRDefault="00165603">
      <w:pPr>
        <w:pStyle w:val="listbullet0"/>
      </w:pPr>
      <w:r>
        <w:t>It is also recommended that a review of SAA, investment objectives, asset class ranges and SRM be conducted in accordance with APRA Prudential Standard 530 Investment Governance on an annual basis</w:t>
      </w:r>
    </w:p>
    <w:p w14:paraId="1E48A5AF" w14:textId="77777777" w:rsidR="008667A0" w:rsidRDefault="008667A0">
      <w:pPr>
        <w:pStyle w:val="BodyStyle"/>
      </w:pPr>
    </w:p>
    <w:p w14:paraId="6408EE3C" w14:textId="676507EF" w:rsidR="008667A0" w:rsidRDefault="00165603">
      <w:pPr>
        <w:pStyle w:val="BoldBody"/>
      </w:pPr>
      <w:r>
        <w:t xml:space="preserve">Atchison </w:t>
      </w:r>
      <w:r w:rsidR="00E24120">
        <w:t>Active</w:t>
      </w:r>
      <w:r>
        <w:t xml:space="preserve"> 85</w:t>
      </w:r>
    </w:p>
    <w:p w14:paraId="45A84E76" w14:textId="32CFA975" w:rsidR="008667A0" w:rsidRDefault="00165603">
      <w:pPr>
        <w:pStyle w:val="BodyStyle"/>
      </w:pPr>
      <w:r>
        <w:t xml:space="preserve">The following table provides information of Atchison </w:t>
      </w:r>
      <w:r w:rsidR="00E24120">
        <w:t>Active</w:t>
      </w:r>
      <w:r>
        <w:t xml:space="preserve"> 85 Investment Strategy on the investment objective, SAA, asset allocation ranges, and SRM with the Asset Consultants recommendation based on this review.</w:t>
      </w:r>
    </w:p>
    <w:p w14:paraId="64D6D676" w14:textId="40BA4C96" w:rsidR="008667A0" w:rsidRDefault="00165603">
      <w:pPr>
        <w:pStyle w:val="T-Title"/>
      </w:pPr>
      <w:r>
        <w:t xml:space="preserve">Table 7: Current and recommended asset allocation of Atchison </w:t>
      </w:r>
      <w:r w:rsidR="00E24120">
        <w:t>Active</w:t>
      </w:r>
      <w:r>
        <w:t xml:space="preserve"> 85</w:t>
      </w:r>
    </w:p>
    <w:tbl>
      <w:tblPr>
        <w:tblStyle w:val="Table2"/>
        <w:tblW w:w="0" w:type="auto"/>
        <w:tblLook w:val="04A0" w:firstRow="1" w:lastRow="0" w:firstColumn="1" w:lastColumn="0" w:noHBand="0" w:noVBand="1"/>
      </w:tblPr>
      <w:tblGrid>
        <w:gridCol w:w="3574"/>
        <w:gridCol w:w="1591"/>
        <w:gridCol w:w="1434"/>
        <w:gridCol w:w="1596"/>
        <w:gridCol w:w="1437"/>
      </w:tblGrid>
      <w:tr w:rsidR="008667A0" w14:paraId="036D1AB7"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20EE65A7" w14:textId="77777777" w:rsidR="008667A0" w:rsidRDefault="00165603">
            <w:r>
              <w:t>Strategic Asset Allocation (%)</w:t>
            </w:r>
          </w:p>
        </w:tc>
        <w:tc>
          <w:tcPr>
            <w:tcW w:w="3852" w:type="dxa"/>
            <w:gridSpan w:val="2"/>
          </w:tcPr>
          <w:p w14:paraId="74BE8A03"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w:t>
            </w:r>
          </w:p>
          <w:p w14:paraId="4CC186D5" w14:textId="77777777" w:rsidR="008667A0" w:rsidRDefault="008667A0">
            <w:pPr>
              <w:cnfStyle w:val="100000000000" w:firstRow="1" w:lastRow="0" w:firstColumn="0" w:lastColumn="0" w:oddVBand="0" w:evenVBand="0" w:oddHBand="0" w:evenHBand="0" w:firstRowFirstColumn="0" w:firstRowLastColumn="0" w:lastRowFirstColumn="0" w:lastRowLastColumn="0"/>
            </w:pPr>
          </w:p>
        </w:tc>
        <w:tc>
          <w:tcPr>
            <w:tcW w:w="3852" w:type="dxa"/>
            <w:gridSpan w:val="2"/>
          </w:tcPr>
          <w:p w14:paraId="375E6907" w14:textId="77777777" w:rsidR="008667A0" w:rsidRDefault="00165603">
            <w:pPr>
              <w:cnfStyle w:val="100000000000" w:firstRow="1" w:lastRow="0" w:firstColumn="0" w:lastColumn="0" w:oddVBand="0" w:evenVBand="0" w:oddHBand="0" w:evenHBand="0" w:firstRowFirstColumn="0" w:firstRowLastColumn="0" w:lastRowFirstColumn="0" w:lastRowLastColumn="0"/>
            </w:pPr>
            <w:r>
              <w:t>Recommended</w:t>
            </w:r>
          </w:p>
          <w:p w14:paraId="3BF00E9B" w14:textId="77777777" w:rsidR="008667A0" w:rsidRDefault="008667A0">
            <w:pPr>
              <w:cnfStyle w:val="100000000000" w:firstRow="1" w:lastRow="0" w:firstColumn="0" w:lastColumn="0" w:oddVBand="0" w:evenVBand="0" w:oddHBand="0" w:evenHBand="0" w:firstRowFirstColumn="0" w:firstRowLastColumn="0" w:lastRowFirstColumn="0" w:lastRowLastColumn="0"/>
            </w:pPr>
          </w:p>
        </w:tc>
      </w:tr>
      <w:tr w:rsidR="008667A0" w14:paraId="56C66623"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0BA6A01F" w14:textId="77777777" w:rsidR="008667A0" w:rsidRDefault="00165603">
            <w:r>
              <w:t>Growth/Defensive Allocation (%)</w:t>
            </w:r>
          </w:p>
        </w:tc>
        <w:tc>
          <w:tcPr>
            <w:tcW w:w="1926" w:type="dxa"/>
          </w:tcPr>
          <w:p w14:paraId="12597D3C" w14:textId="77777777" w:rsidR="008667A0" w:rsidRDefault="00165603">
            <w:pPr>
              <w:cnfStyle w:val="000000000000" w:firstRow="0" w:lastRow="0" w:firstColumn="0" w:lastColumn="0" w:oddVBand="0" w:evenVBand="0" w:oddHBand="0" w:evenHBand="0" w:firstRowFirstColumn="0" w:firstRowLastColumn="0" w:lastRowFirstColumn="0" w:lastRowLastColumn="0"/>
            </w:pPr>
            <w:r>
              <w:t>85.0/15.0</w:t>
            </w:r>
          </w:p>
        </w:tc>
        <w:tc>
          <w:tcPr>
            <w:tcW w:w="1926" w:type="dxa"/>
          </w:tcPr>
          <w:p w14:paraId="0E263493"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926" w:type="dxa"/>
          </w:tcPr>
          <w:p w14:paraId="6ABBB3B5" w14:textId="77777777" w:rsidR="008667A0" w:rsidRDefault="00165603">
            <w:pPr>
              <w:cnfStyle w:val="000000000000" w:firstRow="0" w:lastRow="0" w:firstColumn="0" w:lastColumn="0" w:oddVBand="0" w:evenVBand="0" w:oddHBand="0" w:evenHBand="0" w:firstRowFirstColumn="0" w:firstRowLastColumn="0" w:lastRowFirstColumn="0" w:lastRowLastColumn="0"/>
            </w:pPr>
            <w:r>
              <w:t>85.0/15.0</w:t>
            </w:r>
          </w:p>
        </w:tc>
        <w:tc>
          <w:tcPr>
            <w:tcW w:w="1926" w:type="dxa"/>
          </w:tcPr>
          <w:p w14:paraId="3DEA0B75"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bl>
    <w:p w14:paraId="1449365E" w14:textId="77777777" w:rsidR="008667A0" w:rsidRDefault="008667A0">
      <w:pPr>
        <w:pStyle w:val="BoldBody"/>
      </w:pPr>
    </w:p>
    <w:tbl>
      <w:tblPr>
        <w:tblStyle w:val="Table2"/>
        <w:tblW w:w="0" w:type="auto"/>
        <w:tblLook w:val="04A0" w:firstRow="1" w:lastRow="0" w:firstColumn="1" w:lastColumn="0" w:noHBand="0" w:noVBand="1"/>
      </w:tblPr>
      <w:tblGrid>
        <w:gridCol w:w="3191"/>
        <w:gridCol w:w="1488"/>
        <w:gridCol w:w="1601"/>
        <w:gridCol w:w="1751"/>
        <w:gridCol w:w="1601"/>
      </w:tblGrid>
      <w:tr w:rsidR="008667A0" w14:paraId="382B8CC7"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57B76BF8" w14:textId="77777777" w:rsidR="008667A0" w:rsidRDefault="00165603">
            <w:r>
              <w:t>Asset Class</w:t>
            </w:r>
          </w:p>
        </w:tc>
        <w:tc>
          <w:tcPr>
            <w:tcW w:w="1926" w:type="dxa"/>
          </w:tcPr>
          <w:p w14:paraId="32B5EF4C"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926" w:type="dxa"/>
          </w:tcPr>
          <w:p w14:paraId="08AA0729" w14:textId="77777777" w:rsidR="008667A0" w:rsidRDefault="00165603">
            <w:pPr>
              <w:cnfStyle w:val="100000000000" w:firstRow="1" w:lastRow="0" w:firstColumn="0" w:lastColumn="0" w:oddVBand="0" w:evenVBand="0" w:oddHBand="0" w:evenHBand="0" w:firstRowFirstColumn="0" w:firstRowLastColumn="0" w:lastRowFirstColumn="0" w:lastRowLastColumn="0"/>
            </w:pPr>
            <w:r>
              <w:t>Ranges(%)</w:t>
            </w:r>
          </w:p>
        </w:tc>
        <w:tc>
          <w:tcPr>
            <w:tcW w:w="1926" w:type="dxa"/>
          </w:tcPr>
          <w:p w14:paraId="7DE16D7B" w14:textId="77777777" w:rsidR="008667A0" w:rsidRDefault="00165603">
            <w:pPr>
              <w:cnfStyle w:val="100000000000" w:firstRow="1" w:lastRow="0" w:firstColumn="0" w:lastColumn="0" w:oddVBand="0" w:evenVBand="0" w:oddHBand="0" w:evenHBand="0" w:firstRowFirstColumn="0" w:firstRowLastColumn="0" w:lastRowFirstColumn="0" w:lastRowLastColumn="0"/>
            </w:pPr>
            <w:r>
              <w:t>Recommended SAA(%)</w:t>
            </w:r>
          </w:p>
        </w:tc>
        <w:tc>
          <w:tcPr>
            <w:tcW w:w="1926" w:type="dxa"/>
          </w:tcPr>
          <w:p w14:paraId="4C3213B9" w14:textId="77777777" w:rsidR="008667A0" w:rsidRDefault="00165603">
            <w:pPr>
              <w:cnfStyle w:val="100000000000" w:firstRow="1" w:lastRow="0" w:firstColumn="0" w:lastColumn="0" w:oddVBand="0" w:evenVBand="0" w:oddHBand="0" w:evenHBand="0" w:firstRowFirstColumn="0" w:firstRowLastColumn="0" w:lastRowFirstColumn="0" w:lastRowLastColumn="0"/>
            </w:pPr>
            <w:r>
              <w:t>Ranges(%)</w:t>
            </w:r>
          </w:p>
        </w:tc>
      </w:tr>
      <w:tr w:rsidR="008667A0" w14:paraId="2907AA3C"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79C48FB2" w14:textId="77777777" w:rsidR="008667A0" w:rsidRDefault="00165603">
            <w:r>
              <w:t>Cash</w:t>
            </w:r>
          </w:p>
        </w:tc>
        <w:tc>
          <w:tcPr>
            <w:tcW w:w="1926" w:type="dxa"/>
          </w:tcPr>
          <w:p w14:paraId="04C9A4F7" w14:textId="77777777" w:rsidR="008667A0" w:rsidRDefault="00165603">
            <w:pPr>
              <w:cnfStyle w:val="000000000000" w:firstRow="0" w:lastRow="0" w:firstColumn="0" w:lastColumn="0" w:oddVBand="0" w:evenVBand="0" w:oddHBand="0" w:evenHBand="0" w:firstRowFirstColumn="0" w:firstRowLastColumn="0" w:lastRowFirstColumn="0" w:lastRowLastColumn="0"/>
            </w:pPr>
            <w:r>
              <w:t>3.0</w:t>
            </w:r>
          </w:p>
        </w:tc>
        <w:tc>
          <w:tcPr>
            <w:tcW w:w="1926" w:type="dxa"/>
          </w:tcPr>
          <w:p w14:paraId="46CA509A" w14:textId="77777777" w:rsidR="008667A0" w:rsidRDefault="00165603">
            <w:pPr>
              <w:cnfStyle w:val="000000000000" w:firstRow="0" w:lastRow="0" w:firstColumn="0" w:lastColumn="0" w:oddVBand="0" w:evenVBand="0" w:oddHBand="0" w:evenHBand="0" w:firstRowFirstColumn="0" w:firstRowLastColumn="0" w:lastRowFirstColumn="0" w:lastRowLastColumn="0"/>
            </w:pPr>
            <w:r>
              <w:t>2.0-20.0</w:t>
            </w:r>
          </w:p>
        </w:tc>
        <w:tc>
          <w:tcPr>
            <w:tcW w:w="1926" w:type="dxa"/>
          </w:tcPr>
          <w:p w14:paraId="5A82F89D" w14:textId="77777777" w:rsidR="008667A0" w:rsidRDefault="00165603">
            <w:pPr>
              <w:cnfStyle w:val="000000000000" w:firstRow="0" w:lastRow="0" w:firstColumn="0" w:lastColumn="0" w:oddVBand="0" w:evenVBand="0" w:oddHBand="0" w:evenHBand="0" w:firstRowFirstColumn="0" w:firstRowLastColumn="0" w:lastRowFirstColumn="0" w:lastRowLastColumn="0"/>
            </w:pPr>
            <w:r>
              <w:t>3.0</w:t>
            </w:r>
          </w:p>
        </w:tc>
        <w:tc>
          <w:tcPr>
            <w:tcW w:w="1926" w:type="dxa"/>
          </w:tcPr>
          <w:p w14:paraId="6D88829D" w14:textId="77777777" w:rsidR="008667A0" w:rsidRDefault="00165603">
            <w:pPr>
              <w:cnfStyle w:val="000000000000" w:firstRow="0" w:lastRow="0" w:firstColumn="0" w:lastColumn="0" w:oddVBand="0" w:evenVBand="0" w:oddHBand="0" w:evenHBand="0" w:firstRowFirstColumn="0" w:firstRowLastColumn="0" w:lastRowFirstColumn="0" w:lastRowLastColumn="0"/>
            </w:pPr>
            <w:r>
              <w:t>2.0-20.0</w:t>
            </w:r>
          </w:p>
        </w:tc>
      </w:tr>
      <w:tr w:rsidR="008667A0" w14:paraId="616507C8"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261A9A89" w14:textId="77777777" w:rsidR="008667A0" w:rsidRDefault="00165603">
            <w:r>
              <w:t>Australian Shares</w:t>
            </w:r>
          </w:p>
        </w:tc>
        <w:tc>
          <w:tcPr>
            <w:tcW w:w="1926" w:type="dxa"/>
          </w:tcPr>
          <w:p w14:paraId="65A75255" w14:textId="77777777" w:rsidR="008667A0" w:rsidRDefault="00165603">
            <w:pPr>
              <w:cnfStyle w:val="000000000000" w:firstRow="0" w:lastRow="0" w:firstColumn="0" w:lastColumn="0" w:oddVBand="0" w:evenVBand="0" w:oddHBand="0" w:evenHBand="0" w:firstRowFirstColumn="0" w:firstRowLastColumn="0" w:lastRowFirstColumn="0" w:lastRowLastColumn="0"/>
            </w:pPr>
            <w:r>
              <w:t>31.5</w:t>
            </w:r>
          </w:p>
        </w:tc>
        <w:tc>
          <w:tcPr>
            <w:tcW w:w="1926" w:type="dxa"/>
          </w:tcPr>
          <w:p w14:paraId="5F0E7B8A" w14:textId="77777777" w:rsidR="008667A0" w:rsidRDefault="00165603">
            <w:pPr>
              <w:cnfStyle w:val="000000000000" w:firstRow="0" w:lastRow="0" w:firstColumn="0" w:lastColumn="0" w:oddVBand="0" w:evenVBand="0" w:oddHBand="0" w:evenHBand="0" w:firstRowFirstColumn="0" w:firstRowLastColumn="0" w:lastRowFirstColumn="0" w:lastRowLastColumn="0"/>
            </w:pPr>
            <w:r>
              <w:t>20.0-50.0</w:t>
            </w:r>
          </w:p>
        </w:tc>
        <w:tc>
          <w:tcPr>
            <w:tcW w:w="1926" w:type="dxa"/>
          </w:tcPr>
          <w:p w14:paraId="49A65637" w14:textId="77777777" w:rsidR="008667A0" w:rsidRDefault="00165603">
            <w:pPr>
              <w:cnfStyle w:val="000000000000" w:firstRow="0" w:lastRow="0" w:firstColumn="0" w:lastColumn="0" w:oddVBand="0" w:evenVBand="0" w:oddHBand="0" w:evenHBand="0" w:firstRowFirstColumn="0" w:firstRowLastColumn="0" w:lastRowFirstColumn="0" w:lastRowLastColumn="0"/>
            </w:pPr>
            <w:r>
              <w:t>31.5</w:t>
            </w:r>
          </w:p>
        </w:tc>
        <w:tc>
          <w:tcPr>
            <w:tcW w:w="1926" w:type="dxa"/>
          </w:tcPr>
          <w:p w14:paraId="0D466A34" w14:textId="77777777" w:rsidR="008667A0" w:rsidRDefault="00165603">
            <w:pPr>
              <w:cnfStyle w:val="000000000000" w:firstRow="0" w:lastRow="0" w:firstColumn="0" w:lastColumn="0" w:oddVBand="0" w:evenVBand="0" w:oddHBand="0" w:evenHBand="0" w:firstRowFirstColumn="0" w:firstRowLastColumn="0" w:lastRowFirstColumn="0" w:lastRowLastColumn="0"/>
            </w:pPr>
            <w:r>
              <w:t>20.0-50.0</w:t>
            </w:r>
          </w:p>
        </w:tc>
      </w:tr>
      <w:tr w:rsidR="008667A0" w14:paraId="70D8C0B7"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7BE87B04" w14:textId="77777777" w:rsidR="008667A0" w:rsidRDefault="00165603">
            <w:r>
              <w:t>International Shares</w:t>
            </w:r>
          </w:p>
        </w:tc>
        <w:tc>
          <w:tcPr>
            <w:tcW w:w="1926" w:type="dxa"/>
          </w:tcPr>
          <w:p w14:paraId="20C42FDB" w14:textId="77777777" w:rsidR="008667A0" w:rsidRDefault="00165603">
            <w:pPr>
              <w:cnfStyle w:val="000000000000" w:firstRow="0" w:lastRow="0" w:firstColumn="0" w:lastColumn="0" w:oddVBand="0" w:evenVBand="0" w:oddHBand="0" w:evenHBand="0" w:firstRowFirstColumn="0" w:firstRowLastColumn="0" w:lastRowFirstColumn="0" w:lastRowLastColumn="0"/>
            </w:pPr>
            <w:r>
              <w:t>31.5</w:t>
            </w:r>
          </w:p>
        </w:tc>
        <w:tc>
          <w:tcPr>
            <w:tcW w:w="1926" w:type="dxa"/>
          </w:tcPr>
          <w:p w14:paraId="216CB183" w14:textId="77777777" w:rsidR="008667A0" w:rsidRDefault="00165603">
            <w:pPr>
              <w:cnfStyle w:val="000000000000" w:firstRow="0" w:lastRow="0" w:firstColumn="0" w:lastColumn="0" w:oddVBand="0" w:evenVBand="0" w:oddHBand="0" w:evenHBand="0" w:firstRowFirstColumn="0" w:firstRowLastColumn="0" w:lastRowFirstColumn="0" w:lastRowLastColumn="0"/>
            </w:pPr>
            <w:r>
              <w:t>20.0-55.0</w:t>
            </w:r>
          </w:p>
        </w:tc>
        <w:tc>
          <w:tcPr>
            <w:tcW w:w="1926" w:type="dxa"/>
          </w:tcPr>
          <w:p w14:paraId="61E2B6F8" w14:textId="77777777" w:rsidR="008667A0" w:rsidRDefault="00165603">
            <w:pPr>
              <w:cnfStyle w:val="000000000000" w:firstRow="0" w:lastRow="0" w:firstColumn="0" w:lastColumn="0" w:oddVBand="0" w:evenVBand="0" w:oddHBand="0" w:evenHBand="0" w:firstRowFirstColumn="0" w:firstRowLastColumn="0" w:lastRowFirstColumn="0" w:lastRowLastColumn="0"/>
            </w:pPr>
            <w:r>
              <w:t>31.5</w:t>
            </w:r>
          </w:p>
        </w:tc>
        <w:tc>
          <w:tcPr>
            <w:tcW w:w="1926" w:type="dxa"/>
          </w:tcPr>
          <w:p w14:paraId="519233C4" w14:textId="77777777" w:rsidR="008667A0" w:rsidRDefault="00165603">
            <w:pPr>
              <w:cnfStyle w:val="000000000000" w:firstRow="0" w:lastRow="0" w:firstColumn="0" w:lastColumn="0" w:oddVBand="0" w:evenVBand="0" w:oddHBand="0" w:evenHBand="0" w:firstRowFirstColumn="0" w:firstRowLastColumn="0" w:lastRowFirstColumn="0" w:lastRowLastColumn="0"/>
            </w:pPr>
            <w:r>
              <w:t>20.0-55.0</w:t>
            </w:r>
          </w:p>
        </w:tc>
      </w:tr>
      <w:tr w:rsidR="008667A0" w14:paraId="31195215"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46661681" w14:textId="77777777" w:rsidR="008667A0" w:rsidRDefault="00165603">
            <w:r>
              <w:t>Real Assets</w:t>
            </w:r>
          </w:p>
        </w:tc>
        <w:tc>
          <w:tcPr>
            <w:tcW w:w="1926" w:type="dxa"/>
          </w:tcPr>
          <w:p w14:paraId="557A2D9A" w14:textId="77777777" w:rsidR="008667A0" w:rsidRDefault="00165603">
            <w:pPr>
              <w:cnfStyle w:val="000000000000" w:firstRow="0" w:lastRow="0" w:firstColumn="0" w:lastColumn="0" w:oddVBand="0" w:evenVBand="0" w:oddHBand="0" w:evenHBand="0" w:firstRowFirstColumn="0" w:firstRowLastColumn="0" w:lastRowFirstColumn="0" w:lastRowLastColumn="0"/>
            </w:pPr>
            <w:r>
              <w:t>8.0</w:t>
            </w:r>
          </w:p>
        </w:tc>
        <w:tc>
          <w:tcPr>
            <w:tcW w:w="1926" w:type="dxa"/>
          </w:tcPr>
          <w:p w14:paraId="4B344583" w14:textId="77777777" w:rsidR="008667A0" w:rsidRDefault="00165603">
            <w:pPr>
              <w:cnfStyle w:val="000000000000" w:firstRow="0" w:lastRow="0" w:firstColumn="0" w:lastColumn="0" w:oddVBand="0" w:evenVBand="0" w:oddHBand="0" w:evenHBand="0" w:firstRowFirstColumn="0" w:firstRowLastColumn="0" w:lastRowFirstColumn="0" w:lastRowLastColumn="0"/>
            </w:pPr>
            <w:r>
              <w:t>0.0-10.0</w:t>
            </w:r>
          </w:p>
        </w:tc>
        <w:tc>
          <w:tcPr>
            <w:tcW w:w="1926" w:type="dxa"/>
          </w:tcPr>
          <w:p w14:paraId="2F5B80E4" w14:textId="77777777" w:rsidR="008667A0" w:rsidRDefault="00165603">
            <w:pPr>
              <w:cnfStyle w:val="000000000000" w:firstRow="0" w:lastRow="0" w:firstColumn="0" w:lastColumn="0" w:oddVBand="0" w:evenVBand="0" w:oddHBand="0" w:evenHBand="0" w:firstRowFirstColumn="0" w:firstRowLastColumn="0" w:lastRowFirstColumn="0" w:lastRowLastColumn="0"/>
            </w:pPr>
            <w:r>
              <w:t>8.0</w:t>
            </w:r>
          </w:p>
        </w:tc>
        <w:tc>
          <w:tcPr>
            <w:tcW w:w="1926" w:type="dxa"/>
          </w:tcPr>
          <w:p w14:paraId="646C7D8C" w14:textId="77777777" w:rsidR="008667A0" w:rsidRDefault="00165603">
            <w:pPr>
              <w:cnfStyle w:val="000000000000" w:firstRow="0" w:lastRow="0" w:firstColumn="0" w:lastColumn="0" w:oddVBand="0" w:evenVBand="0" w:oddHBand="0" w:evenHBand="0" w:firstRowFirstColumn="0" w:firstRowLastColumn="0" w:lastRowFirstColumn="0" w:lastRowLastColumn="0"/>
            </w:pPr>
            <w:r>
              <w:t>0.0-10.0</w:t>
            </w:r>
          </w:p>
        </w:tc>
      </w:tr>
      <w:tr w:rsidR="008667A0" w14:paraId="7176A8BC"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336EAA86" w14:textId="77777777" w:rsidR="008667A0" w:rsidRDefault="00165603">
            <w:r>
              <w:t>Alternatives</w:t>
            </w:r>
          </w:p>
        </w:tc>
        <w:tc>
          <w:tcPr>
            <w:tcW w:w="1926" w:type="dxa"/>
          </w:tcPr>
          <w:p w14:paraId="3790A7AE" w14:textId="77777777" w:rsidR="008667A0" w:rsidRDefault="00165603">
            <w:pPr>
              <w:cnfStyle w:val="000000000000" w:firstRow="0" w:lastRow="0" w:firstColumn="0" w:lastColumn="0" w:oddVBand="0" w:evenVBand="0" w:oddHBand="0" w:evenHBand="0" w:firstRowFirstColumn="0" w:firstRowLastColumn="0" w:lastRowFirstColumn="0" w:lastRowLastColumn="0"/>
            </w:pPr>
            <w:r>
              <w:t>14.0</w:t>
            </w:r>
          </w:p>
        </w:tc>
        <w:tc>
          <w:tcPr>
            <w:tcW w:w="1926" w:type="dxa"/>
          </w:tcPr>
          <w:p w14:paraId="437D7F40" w14:textId="77777777" w:rsidR="008667A0" w:rsidRDefault="00165603">
            <w:pPr>
              <w:cnfStyle w:val="000000000000" w:firstRow="0" w:lastRow="0" w:firstColumn="0" w:lastColumn="0" w:oddVBand="0" w:evenVBand="0" w:oddHBand="0" w:evenHBand="0" w:firstRowFirstColumn="0" w:firstRowLastColumn="0" w:lastRowFirstColumn="0" w:lastRowLastColumn="0"/>
            </w:pPr>
            <w:r>
              <w:t>2.0-25.0</w:t>
            </w:r>
          </w:p>
        </w:tc>
        <w:tc>
          <w:tcPr>
            <w:tcW w:w="1926" w:type="dxa"/>
          </w:tcPr>
          <w:p w14:paraId="40878734" w14:textId="77777777" w:rsidR="008667A0" w:rsidRDefault="00165603">
            <w:pPr>
              <w:cnfStyle w:val="000000000000" w:firstRow="0" w:lastRow="0" w:firstColumn="0" w:lastColumn="0" w:oddVBand="0" w:evenVBand="0" w:oddHBand="0" w:evenHBand="0" w:firstRowFirstColumn="0" w:firstRowLastColumn="0" w:lastRowFirstColumn="0" w:lastRowLastColumn="0"/>
            </w:pPr>
            <w:r>
              <w:t>14.0</w:t>
            </w:r>
          </w:p>
        </w:tc>
        <w:tc>
          <w:tcPr>
            <w:tcW w:w="1926" w:type="dxa"/>
          </w:tcPr>
          <w:p w14:paraId="2A5A9E46" w14:textId="77777777" w:rsidR="008667A0" w:rsidRDefault="00165603">
            <w:pPr>
              <w:cnfStyle w:val="000000000000" w:firstRow="0" w:lastRow="0" w:firstColumn="0" w:lastColumn="0" w:oddVBand="0" w:evenVBand="0" w:oddHBand="0" w:evenHBand="0" w:firstRowFirstColumn="0" w:firstRowLastColumn="0" w:lastRowFirstColumn="0" w:lastRowLastColumn="0"/>
            </w:pPr>
            <w:r>
              <w:t>2.0-25.0</w:t>
            </w:r>
          </w:p>
        </w:tc>
      </w:tr>
      <w:tr w:rsidR="008667A0" w14:paraId="522339DD"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7034352C" w14:textId="77777777" w:rsidR="008667A0" w:rsidRDefault="00165603">
            <w:r>
              <w:t>Long Duration</w:t>
            </w:r>
          </w:p>
        </w:tc>
        <w:tc>
          <w:tcPr>
            <w:tcW w:w="1926" w:type="dxa"/>
          </w:tcPr>
          <w:p w14:paraId="1DE8C303" w14:textId="77777777" w:rsidR="008667A0" w:rsidRDefault="00165603">
            <w:pPr>
              <w:cnfStyle w:val="000000000000" w:firstRow="0" w:lastRow="0" w:firstColumn="0" w:lastColumn="0" w:oddVBand="0" w:evenVBand="0" w:oddHBand="0" w:evenHBand="0" w:firstRowFirstColumn="0" w:firstRowLastColumn="0" w:lastRowFirstColumn="0" w:lastRowLastColumn="0"/>
            </w:pPr>
            <w:r>
              <w:t>7.0</w:t>
            </w:r>
          </w:p>
        </w:tc>
        <w:tc>
          <w:tcPr>
            <w:tcW w:w="1926" w:type="dxa"/>
          </w:tcPr>
          <w:p w14:paraId="058DFE78" w14:textId="77777777" w:rsidR="008667A0" w:rsidRDefault="00165603">
            <w:pPr>
              <w:cnfStyle w:val="000000000000" w:firstRow="0" w:lastRow="0" w:firstColumn="0" w:lastColumn="0" w:oddVBand="0" w:evenVBand="0" w:oddHBand="0" w:evenHBand="0" w:firstRowFirstColumn="0" w:firstRowLastColumn="0" w:lastRowFirstColumn="0" w:lastRowLastColumn="0"/>
            </w:pPr>
            <w:r>
              <w:t>0.0-15.0</w:t>
            </w:r>
          </w:p>
        </w:tc>
        <w:tc>
          <w:tcPr>
            <w:tcW w:w="1926" w:type="dxa"/>
          </w:tcPr>
          <w:p w14:paraId="3367F3CC" w14:textId="77777777" w:rsidR="008667A0" w:rsidRDefault="00165603">
            <w:pPr>
              <w:cnfStyle w:val="000000000000" w:firstRow="0" w:lastRow="0" w:firstColumn="0" w:lastColumn="0" w:oddVBand="0" w:evenVBand="0" w:oddHBand="0" w:evenHBand="0" w:firstRowFirstColumn="0" w:firstRowLastColumn="0" w:lastRowFirstColumn="0" w:lastRowLastColumn="0"/>
            </w:pPr>
            <w:r>
              <w:t>7.0</w:t>
            </w:r>
          </w:p>
        </w:tc>
        <w:tc>
          <w:tcPr>
            <w:tcW w:w="1926" w:type="dxa"/>
          </w:tcPr>
          <w:p w14:paraId="3600A769" w14:textId="77777777" w:rsidR="008667A0" w:rsidRDefault="00165603">
            <w:pPr>
              <w:cnfStyle w:val="000000000000" w:firstRow="0" w:lastRow="0" w:firstColumn="0" w:lastColumn="0" w:oddVBand="0" w:evenVBand="0" w:oddHBand="0" w:evenHBand="0" w:firstRowFirstColumn="0" w:firstRowLastColumn="0" w:lastRowFirstColumn="0" w:lastRowLastColumn="0"/>
            </w:pPr>
            <w:r>
              <w:t>0.0-15.0</w:t>
            </w:r>
          </w:p>
        </w:tc>
      </w:tr>
      <w:tr w:rsidR="008667A0" w14:paraId="3C49D22F"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2C6FC182" w14:textId="77777777" w:rsidR="008667A0" w:rsidRDefault="00165603">
            <w:r>
              <w:t>Floating Rate</w:t>
            </w:r>
          </w:p>
        </w:tc>
        <w:tc>
          <w:tcPr>
            <w:tcW w:w="1926" w:type="dxa"/>
          </w:tcPr>
          <w:p w14:paraId="565F531F"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926" w:type="dxa"/>
          </w:tcPr>
          <w:p w14:paraId="22049D43" w14:textId="77777777" w:rsidR="008667A0" w:rsidRDefault="00165603">
            <w:pPr>
              <w:cnfStyle w:val="000000000000" w:firstRow="0" w:lastRow="0" w:firstColumn="0" w:lastColumn="0" w:oddVBand="0" w:evenVBand="0" w:oddHBand="0" w:evenHBand="0" w:firstRowFirstColumn="0" w:firstRowLastColumn="0" w:lastRowFirstColumn="0" w:lastRowLastColumn="0"/>
            </w:pPr>
            <w:r>
              <w:t>0.0-15.0</w:t>
            </w:r>
          </w:p>
        </w:tc>
        <w:tc>
          <w:tcPr>
            <w:tcW w:w="1926" w:type="dxa"/>
          </w:tcPr>
          <w:p w14:paraId="2611D461"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926" w:type="dxa"/>
          </w:tcPr>
          <w:p w14:paraId="150D5A31" w14:textId="77777777" w:rsidR="008667A0" w:rsidRDefault="00165603">
            <w:pPr>
              <w:cnfStyle w:val="000000000000" w:firstRow="0" w:lastRow="0" w:firstColumn="0" w:lastColumn="0" w:oddVBand="0" w:evenVBand="0" w:oddHBand="0" w:evenHBand="0" w:firstRowFirstColumn="0" w:firstRowLastColumn="0" w:lastRowFirstColumn="0" w:lastRowLastColumn="0"/>
            </w:pPr>
            <w:r>
              <w:t>0.0-15.0</w:t>
            </w:r>
          </w:p>
        </w:tc>
      </w:tr>
      <w:tr w:rsidR="008667A0" w14:paraId="315A1E9D"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77111A61" w14:textId="77777777" w:rsidR="008667A0" w:rsidRDefault="00165603">
            <w:r>
              <w:rPr>
                <w:b/>
              </w:rPr>
              <w:t>Investment Objective</w:t>
            </w:r>
          </w:p>
        </w:tc>
        <w:tc>
          <w:tcPr>
            <w:tcW w:w="3852" w:type="dxa"/>
            <w:gridSpan w:val="2"/>
          </w:tcPr>
          <w:p w14:paraId="662DFC1D"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 xml:space="preserve">CPI + 4.0% pa over rolling 10-year periods </w:t>
            </w:r>
          </w:p>
        </w:tc>
        <w:tc>
          <w:tcPr>
            <w:tcW w:w="3852" w:type="dxa"/>
            <w:gridSpan w:val="2"/>
          </w:tcPr>
          <w:p w14:paraId="0D2DCE90"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 xml:space="preserve">CPI + 4.0% pa over rolling 10-year periods </w:t>
            </w:r>
          </w:p>
        </w:tc>
      </w:tr>
      <w:tr w:rsidR="008667A0" w14:paraId="040C27AD"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69553EA1" w14:textId="77777777" w:rsidR="008667A0" w:rsidRDefault="00165603">
            <w:r>
              <w:rPr>
                <w:b/>
              </w:rPr>
              <w:t>Standard Risk Measure</w:t>
            </w:r>
          </w:p>
        </w:tc>
        <w:tc>
          <w:tcPr>
            <w:tcW w:w="3852" w:type="dxa"/>
            <w:gridSpan w:val="2"/>
          </w:tcPr>
          <w:p w14:paraId="06509F47"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High</w:t>
            </w:r>
          </w:p>
        </w:tc>
        <w:tc>
          <w:tcPr>
            <w:tcW w:w="3852" w:type="dxa"/>
            <w:gridSpan w:val="2"/>
          </w:tcPr>
          <w:p w14:paraId="5DFB12C6"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High</w:t>
            </w:r>
          </w:p>
        </w:tc>
      </w:tr>
    </w:tbl>
    <w:p w14:paraId="615AC0FB" w14:textId="77777777" w:rsidR="008667A0" w:rsidRDefault="008667A0">
      <w:pPr>
        <w:pStyle w:val="BodyStyle"/>
      </w:pPr>
    </w:p>
    <w:p w14:paraId="71AA52AB" w14:textId="77777777" w:rsidR="008667A0" w:rsidRDefault="00165603">
      <w:pPr>
        <w:pStyle w:val="GreenBody"/>
      </w:pPr>
      <w:r>
        <w:t>Conclusion</w:t>
      </w:r>
    </w:p>
    <w:p w14:paraId="2E326322" w14:textId="77777777" w:rsidR="008667A0" w:rsidRDefault="00165603">
      <w:pPr>
        <w:pStyle w:val="listbullet0"/>
      </w:pPr>
      <w:r>
        <w:t>Maintain the current Strategic Asset Allocation</w:t>
      </w:r>
    </w:p>
    <w:p w14:paraId="5E11D050" w14:textId="77777777" w:rsidR="008667A0" w:rsidRDefault="00165603">
      <w:pPr>
        <w:pStyle w:val="listbullet0"/>
      </w:pPr>
      <w:r>
        <w:t xml:space="preserve">Maintain the current investment objective of CPI + 4.0% pa over rolling 10-year periods </w:t>
      </w:r>
    </w:p>
    <w:p w14:paraId="6C717968" w14:textId="77777777" w:rsidR="008667A0" w:rsidRDefault="00165603">
      <w:pPr>
        <w:pStyle w:val="listbullet0"/>
      </w:pPr>
      <w:r>
        <w:t>Maintain the current SRM of High</w:t>
      </w:r>
    </w:p>
    <w:p w14:paraId="584B7DA5" w14:textId="77777777" w:rsidR="008667A0" w:rsidRDefault="00165603">
      <w:pPr>
        <w:pStyle w:val="GreenBody"/>
      </w:pPr>
      <w:r>
        <w:t>Recommendation</w:t>
      </w:r>
    </w:p>
    <w:p w14:paraId="63200E50" w14:textId="77777777" w:rsidR="008667A0" w:rsidRDefault="00165603">
      <w:pPr>
        <w:pStyle w:val="listbullet0"/>
      </w:pPr>
      <w:r>
        <w:t>The above tabled recommendations to be approved</w:t>
      </w:r>
    </w:p>
    <w:p w14:paraId="5FD1F810" w14:textId="77777777" w:rsidR="008667A0" w:rsidRDefault="00165603">
      <w:pPr>
        <w:pStyle w:val="listbullet0"/>
      </w:pPr>
      <w:r>
        <w:t>It is also recommended that a review of SAA, investment objectives, asset class ranges and SRM be conducted in accordance with APRA Prudential Standard 530 Investment Governance on an annual basis</w:t>
      </w:r>
    </w:p>
    <w:p w14:paraId="15267853" w14:textId="77777777" w:rsidR="008667A0" w:rsidRDefault="008667A0">
      <w:pPr>
        <w:pStyle w:val="BodyStyle"/>
      </w:pPr>
    </w:p>
    <w:p w14:paraId="7FE2BAF3" w14:textId="43087E3C" w:rsidR="008667A0" w:rsidRDefault="00165603">
      <w:pPr>
        <w:pStyle w:val="BoldBody"/>
      </w:pPr>
      <w:r>
        <w:t xml:space="preserve">Atchison </w:t>
      </w:r>
      <w:r w:rsidR="00E24120">
        <w:t>Active</w:t>
      </w:r>
      <w:r>
        <w:t xml:space="preserve"> 100</w:t>
      </w:r>
    </w:p>
    <w:p w14:paraId="382B0253" w14:textId="1A729396" w:rsidR="008667A0" w:rsidRDefault="00165603">
      <w:pPr>
        <w:pStyle w:val="BodyStyle"/>
      </w:pPr>
      <w:r>
        <w:t xml:space="preserve">The following table provides information of Atchison </w:t>
      </w:r>
      <w:r w:rsidR="00E24120">
        <w:t>Active</w:t>
      </w:r>
      <w:r>
        <w:t xml:space="preserve"> 100 Investment Strategy on the investment objective, SAA, asset allocation ranges, and SRM with the Asset Consultants recommendation based on this review.</w:t>
      </w:r>
    </w:p>
    <w:p w14:paraId="65050257" w14:textId="37D8D79E" w:rsidR="008667A0" w:rsidRDefault="00165603">
      <w:pPr>
        <w:pStyle w:val="T-Title"/>
      </w:pPr>
      <w:r>
        <w:t xml:space="preserve">Table 8: Current and recommended asset allocation of Atchison </w:t>
      </w:r>
      <w:r w:rsidR="00E24120">
        <w:t>Active</w:t>
      </w:r>
      <w:r>
        <w:t xml:space="preserve"> 100</w:t>
      </w:r>
    </w:p>
    <w:tbl>
      <w:tblPr>
        <w:tblStyle w:val="Table2"/>
        <w:tblW w:w="0" w:type="auto"/>
        <w:tblLook w:val="04A0" w:firstRow="1" w:lastRow="0" w:firstColumn="1" w:lastColumn="0" w:noHBand="0" w:noVBand="1"/>
      </w:tblPr>
      <w:tblGrid>
        <w:gridCol w:w="3587"/>
        <w:gridCol w:w="1561"/>
        <w:gridCol w:w="1440"/>
        <w:gridCol w:w="1589"/>
        <w:gridCol w:w="1455"/>
      </w:tblGrid>
      <w:tr w:rsidR="008667A0" w14:paraId="03BC48A8"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0C37BBCB" w14:textId="77777777" w:rsidR="008667A0" w:rsidRDefault="00165603">
            <w:r>
              <w:t>Strategic Asset Allocation (%)</w:t>
            </w:r>
          </w:p>
        </w:tc>
        <w:tc>
          <w:tcPr>
            <w:tcW w:w="3852" w:type="dxa"/>
            <w:gridSpan w:val="2"/>
          </w:tcPr>
          <w:p w14:paraId="512C1BB5"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w:t>
            </w:r>
          </w:p>
          <w:p w14:paraId="242FDB1A" w14:textId="77777777" w:rsidR="008667A0" w:rsidRDefault="008667A0">
            <w:pPr>
              <w:cnfStyle w:val="100000000000" w:firstRow="1" w:lastRow="0" w:firstColumn="0" w:lastColumn="0" w:oddVBand="0" w:evenVBand="0" w:oddHBand="0" w:evenHBand="0" w:firstRowFirstColumn="0" w:firstRowLastColumn="0" w:lastRowFirstColumn="0" w:lastRowLastColumn="0"/>
            </w:pPr>
          </w:p>
        </w:tc>
        <w:tc>
          <w:tcPr>
            <w:tcW w:w="3852" w:type="dxa"/>
            <w:gridSpan w:val="2"/>
          </w:tcPr>
          <w:p w14:paraId="5AF540F2" w14:textId="77777777" w:rsidR="008667A0" w:rsidRDefault="00165603">
            <w:pPr>
              <w:cnfStyle w:val="100000000000" w:firstRow="1" w:lastRow="0" w:firstColumn="0" w:lastColumn="0" w:oddVBand="0" w:evenVBand="0" w:oddHBand="0" w:evenHBand="0" w:firstRowFirstColumn="0" w:firstRowLastColumn="0" w:lastRowFirstColumn="0" w:lastRowLastColumn="0"/>
            </w:pPr>
            <w:r>
              <w:t>Recommended</w:t>
            </w:r>
          </w:p>
          <w:p w14:paraId="0DC96F37" w14:textId="77777777" w:rsidR="008667A0" w:rsidRDefault="008667A0">
            <w:pPr>
              <w:cnfStyle w:val="100000000000" w:firstRow="1" w:lastRow="0" w:firstColumn="0" w:lastColumn="0" w:oddVBand="0" w:evenVBand="0" w:oddHBand="0" w:evenHBand="0" w:firstRowFirstColumn="0" w:firstRowLastColumn="0" w:lastRowFirstColumn="0" w:lastRowLastColumn="0"/>
            </w:pPr>
          </w:p>
        </w:tc>
      </w:tr>
      <w:tr w:rsidR="008667A0" w14:paraId="3A27D052"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693C06EE" w14:textId="77777777" w:rsidR="008667A0" w:rsidRDefault="00165603">
            <w:r>
              <w:t>Growth/Defensive Allocation (%)</w:t>
            </w:r>
          </w:p>
        </w:tc>
        <w:tc>
          <w:tcPr>
            <w:tcW w:w="1926" w:type="dxa"/>
          </w:tcPr>
          <w:p w14:paraId="3EE2D79D" w14:textId="77777777" w:rsidR="008667A0" w:rsidRDefault="00165603">
            <w:pPr>
              <w:cnfStyle w:val="000000000000" w:firstRow="0" w:lastRow="0" w:firstColumn="0" w:lastColumn="0" w:oddVBand="0" w:evenVBand="0" w:oddHBand="0" w:evenHBand="0" w:firstRowFirstColumn="0" w:firstRowLastColumn="0" w:lastRowFirstColumn="0" w:lastRowLastColumn="0"/>
            </w:pPr>
            <w:r>
              <w:t>99.0/1.0</w:t>
            </w:r>
          </w:p>
        </w:tc>
        <w:tc>
          <w:tcPr>
            <w:tcW w:w="1926" w:type="dxa"/>
          </w:tcPr>
          <w:p w14:paraId="1F76853E"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926" w:type="dxa"/>
          </w:tcPr>
          <w:p w14:paraId="20E261E2" w14:textId="77777777" w:rsidR="008667A0" w:rsidRDefault="00165603">
            <w:pPr>
              <w:cnfStyle w:val="000000000000" w:firstRow="0" w:lastRow="0" w:firstColumn="0" w:lastColumn="0" w:oddVBand="0" w:evenVBand="0" w:oddHBand="0" w:evenHBand="0" w:firstRowFirstColumn="0" w:firstRowLastColumn="0" w:lastRowFirstColumn="0" w:lastRowLastColumn="0"/>
            </w:pPr>
            <w:r>
              <w:t>99.0/1.0</w:t>
            </w:r>
          </w:p>
        </w:tc>
        <w:tc>
          <w:tcPr>
            <w:tcW w:w="1926" w:type="dxa"/>
          </w:tcPr>
          <w:p w14:paraId="27D1E415"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bl>
    <w:p w14:paraId="246FB9B3" w14:textId="77777777" w:rsidR="008667A0" w:rsidRDefault="008667A0">
      <w:pPr>
        <w:pStyle w:val="BoldBody"/>
      </w:pPr>
    </w:p>
    <w:tbl>
      <w:tblPr>
        <w:tblStyle w:val="Table2"/>
        <w:tblW w:w="0" w:type="auto"/>
        <w:tblLook w:val="04A0" w:firstRow="1" w:lastRow="0" w:firstColumn="1" w:lastColumn="0" w:noHBand="0" w:noVBand="1"/>
      </w:tblPr>
      <w:tblGrid>
        <w:gridCol w:w="3191"/>
        <w:gridCol w:w="1488"/>
        <w:gridCol w:w="1601"/>
        <w:gridCol w:w="1751"/>
        <w:gridCol w:w="1601"/>
      </w:tblGrid>
      <w:tr w:rsidR="008667A0" w14:paraId="01C619A6"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6D33CEAF" w14:textId="77777777" w:rsidR="008667A0" w:rsidRDefault="00165603">
            <w:r>
              <w:t>Asset Class</w:t>
            </w:r>
          </w:p>
        </w:tc>
        <w:tc>
          <w:tcPr>
            <w:tcW w:w="1926" w:type="dxa"/>
          </w:tcPr>
          <w:p w14:paraId="778CF46D"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926" w:type="dxa"/>
          </w:tcPr>
          <w:p w14:paraId="7589E651" w14:textId="77777777" w:rsidR="008667A0" w:rsidRDefault="00165603">
            <w:pPr>
              <w:cnfStyle w:val="100000000000" w:firstRow="1" w:lastRow="0" w:firstColumn="0" w:lastColumn="0" w:oddVBand="0" w:evenVBand="0" w:oddHBand="0" w:evenHBand="0" w:firstRowFirstColumn="0" w:firstRowLastColumn="0" w:lastRowFirstColumn="0" w:lastRowLastColumn="0"/>
            </w:pPr>
            <w:r>
              <w:t>Ranges(%)</w:t>
            </w:r>
          </w:p>
        </w:tc>
        <w:tc>
          <w:tcPr>
            <w:tcW w:w="1926" w:type="dxa"/>
          </w:tcPr>
          <w:p w14:paraId="4655A0D8" w14:textId="77777777" w:rsidR="008667A0" w:rsidRDefault="00165603">
            <w:pPr>
              <w:cnfStyle w:val="100000000000" w:firstRow="1" w:lastRow="0" w:firstColumn="0" w:lastColumn="0" w:oddVBand="0" w:evenVBand="0" w:oddHBand="0" w:evenHBand="0" w:firstRowFirstColumn="0" w:firstRowLastColumn="0" w:lastRowFirstColumn="0" w:lastRowLastColumn="0"/>
            </w:pPr>
            <w:r>
              <w:t>Recommended SAA(%)</w:t>
            </w:r>
          </w:p>
        </w:tc>
        <w:tc>
          <w:tcPr>
            <w:tcW w:w="1926" w:type="dxa"/>
          </w:tcPr>
          <w:p w14:paraId="5E085C34" w14:textId="77777777" w:rsidR="008667A0" w:rsidRDefault="00165603">
            <w:pPr>
              <w:cnfStyle w:val="100000000000" w:firstRow="1" w:lastRow="0" w:firstColumn="0" w:lastColumn="0" w:oddVBand="0" w:evenVBand="0" w:oddHBand="0" w:evenHBand="0" w:firstRowFirstColumn="0" w:firstRowLastColumn="0" w:lastRowFirstColumn="0" w:lastRowLastColumn="0"/>
            </w:pPr>
            <w:r>
              <w:t>Ranges(%)</w:t>
            </w:r>
          </w:p>
        </w:tc>
      </w:tr>
      <w:tr w:rsidR="008667A0" w14:paraId="26131B24"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27D2B838" w14:textId="77777777" w:rsidR="008667A0" w:rsidRDefault="00165603">
            <w:r>
              <w:t>Cash</w:t>
            </w:r>
          </w:p>
        </w:tc>
        <w:tc>
          <w:tcPr>
            <w:tcW w:w="1926" w:type="dxa"/>
          </w:tcPr>
          <w:p w14:paraId="59F1F7B0" w14:textId="77777777" w:rsidR="008667A0" w:rsidRDefault="00165603">
            <w:pPr>
              <w:cnfStyle w:val="000000000000" w:firstRow="0" w:lastRow="0" w:firstColumn="0" w:lastColumn="0" w:oddVBand="0" w:evenVBand="0" w:oddHBand="0" w:evenHBand="0" w:firstRowFirstColumn="0" w:firstRowLastColumn="0" w:lastRowFirstColumn="0" w:lastRowLastColumn="0"/>
            </w:pPr>
            <w:r>
              <w:t>1.0</w:t>
            </w:r>
          </w:p>
        </w:tc>
        <w:tc>
          <w:tcPr>
            <w:tcW w:w="1926" w:type="dxa"/>
          </w:tcPr>
          <w:p w14:paraId="32B80663" w14:textId="77777777" w:rsidR="008667A0" w:rsidRDefault="00165603">
            <w:pPr>
              <w:cnfStyle w:val="000000000000" w:firstRow="0" w:lastRow="0" w:firstColumn="0" w:lastColumn="0" w:oddVBand="0" w:evenVBand="0" w:oddHBand="0" w:evenHBand="0" w:firstRowFirstColumn="0" w:firstRowLastColumn="0" w:lastRowFirstColumn="0" w:lastRowLastColumn="0"/>
            </w:pPr>
            <w:r>
              <w:t>0.5-10.0</w:t>
            </w:r>
          </w:p>
        </w:tc>
        <w:tc>
          <w:tcPr>
            <w:tcW w:w="1926" w:type="dxa"/>
          </w:tcPr>
          <w:p w14:paraId="58D9C992" w14:textId="77777777" w:rsidR="008667A0" w:rsidRDefault="00165603">
            <w:pPr>
              <w:cnfStyle w:val="000000000000" w:firstRow="0" w:lastRow="0" w:firstColumn="0" w:lastColumn="0" w:oddVBand="0" w:evenVBand="0" w:oddHBand="0" w:evenHBand="0" w:firstRowFirstColumn="0" w:firstRowLastColumn="0" w:lastRowFirstColumn="0" w:lastRowLastColumn="0"/>
            </w:pPr>
            <w:r>
              <w:t>1.0</w:t>
            </w:r>
          </w:p>
        </w:tc>
        <w:tc>
          <w:tcPr>
            <w:tcW w:w="1926" w:type="dxa"/>
          </w:tcPr>
          <w:p w14:paraId="3616DC6D" w14:textId="77777777" w:rsidR="008667A0" w:rsidRDefault="00165603">
            <w:pPr>
              <w:cnfStyle w:val="000000000000" w:firstRow="0" w:lastRow="0" w:firstColumn="0" w:lastColumn="0" w:oddVBand="0" w:evenVBand="0" w:oddHBand="0" w:evenHBand="0" w:firstRowFirstColumn="0" w:firstRowLastColumn="0" w:lastRowFirstColumn="0" w:lastRowLastColumn="0"/>
            </w:pPr>
            <w:r>
              <w:t>0.5-10.0</w:t>
            </w:r>
          </w:p>
        </w:tc>
      </w:tr>
      <w:tr w:rsidR="008667A0" w14:paraId="7ED8B5B6"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4604E9E0" w14:textId="77777777" w:rsidR="008667A0" w:rsidRDefault="00165603">
            <w:r>
              <w:t>Australian Shares</w:t>
            </w:r>
          </w:p>
        </w:tc>
        <w:tc>
          <w:tcPr>
            <w:tcW w:w="1926" w:type="dxa"/>
          </w:tcPr>
          <w:p w14:paraId="458D2040"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926" w:type="dxa"/>
          </w:tcPr>
          <w:p w14:paraId="521B03FA" w14:textId="77777777" w:rsidR="008667A0" w:rsidRDefault="00165603">
            <w:pPr>
              <w:cnfStyle w:val="000000000000" w:firstRow="0" w:lastRow="0" w:firstColumn="0" w:lastColumn="0" w:oddVBand="0" w:evenVBand="0" w:oddHBand="0" w:evenHBand="0" w:firstRowFirstColumn="0" w:firstRowLastColumn="0" w:lastRowFirstColumn="0" w:lastRowLastColumn="0"/>
            </w:pPr>
            <w:r>
              <w:t>25.0-55.0</w:t>
            </w:r>
          </w:p>
        </w:tc>
        <w:tc>
          <w:tcPr>
            <w:tcW w:w="1926" w:type="dxa"/>
          </w:tcPr>
          <w:p w14:paraId="717467A8"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926" w:type="dxa"/>
          </w:tcPr>
          <w:p w14:paraId="19B99012" w14:textId="77777777" w:rsidR="008667A0" w:rsidRDefault="00165603">
            <w:pPr>
              <w:cnfStyle w:val="000000000000" w:firstRow="0" w:lastRow="0" w:firstColumn="0" w:lastColumn="0" w:oddVBand="0" w:evenVBand="0" w:oddHBand="0" w:evenHBand="0" w:firstRowFirstColumn="0" w:firstRowLastColumn="0" w:lastRowFirstColumn="0" w:lastRowLastColumn="0"/>
            </w:pPr>
            <w:r>
              <w:t>25.0-55.0</w:t>
            </w:r>
          </w:p>
        </w:tc>
      </w:tr>
      <w:tr w:rsidR="008667A0" w14:paraId="03E2BCC3"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5AC009A4" w14:textId="77777777" w:rsidR="008667A0" w:rsidRDefault="00165603">
            <w:r>
              <w:t>International Shares</w:t>
            </w:r>
          </w:p>
        </w:tc>
        <w:tc>
          <w:tcPr>
            <w:tcW w:w="1926" w:type="dxa"/>
          </w:tcPr>
          <w:p w14:paraId="143EC29B"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926" w:type="dxa"/>
          </w:tcPr>
          <w:p w14:paraId="46BC689C" w14:textId="77777777" w:rsidR="008667A0" w:rsidRDefault="00165603">
            <w:pPr>
              <w:cnfStyle w:val="000000000000" w:firstRow="0" w:lastRow="0" w:firstColumn="0" w:lastColumn="0" w:oddVBand="0" w:evenVBand="0" w:oddHBand="0" w:evenHBand="0" w:firstRowFirstColumn="0" w:firstRowLastColumn="0" w:lastRowFirstColumn="0" w:lastRowLastColumn="0"/>
            </w:pPr>
            <w:r>
              <w:t>25.0-60.0</w:t>
            </w:r>
          </w:p>
        </w:tc>
        <w:tc>
          <w:tcPr>
            <w:tcW w:w="1926" w:type="dxa"/>
          </w:tcPr>
          <w:p w14:paraId="4505FA45"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926" w:type="dxa"/>
          </w:tcPr>
          <w:p w14:paraId="115EFB7E" w14:textId="77777777" w:rsidR="008667A0" w:rsidRDefault="00165603">
            <w:pPr>
              <w:cnfStyle w:val="000000000000" w:firstRow="0" w:lastRow="0" w:firstColumn="0" w:lastColumn="0" w:oddVBand="0" w:evenVBand="0" w:oddHBand="0" w:evenHBand="0" w:firstRowFirstColumn="0" w:firstRowLastColumn="0" w:lastRowFirstColumn="0" w:lastRowLastColumn="0"/>
            </w:pPr>
            <w:r>
              <w:t>25.0-60.0</w:t>
            </w:r>
          </w:p>
        </w:tc>
      </w:tr>
      <w:tr w:rsidR="008667A0" w14:paraId="2D91230D"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2C7029DB" w14:textId="77777777" w:rsidR="008667A0" w:rsidRDefault="00165603">
            <w:r>
              <w:t>Real Assets</w:t>
            </w:r>
          </w:p>
        </w:tc>
        <w:tc>
          <w:tcPr>
            <w:tcW w:w="1926" w:type="dxa"/>
          </w:tcPr>
          <w:p w14:paraId="6602860E" w14:textId="77777777" w:rsidR="008667A0" w:rsidRDefault="00165603">
            <w:pPr>
              <w:cnfStyle w:val="000000000000" w:firstRow="0" w:lastRow="0" w:firstColumn="0" w:lastColumn="0" w:oddVBand="0" w:evenVBand="0" w:oddHBand="0" w:evenHBand="0" w:firstRowFirstColumn="0" w:firstRowLastColumn="0" w:lastRowFirstColumn="0" w:lastRowLastColumn="0"/>
            </w:pPr>
            <w:r>
              <w:t>4.0</w:t>
            </w:r>
          </w:p>
        </w:tc>
        <w:tc>
          <w:tcPr>
            <w:tcW w:w="1926" w:type="dxa"/>
          </w:tcPr>
          <w:p w14:paraId="09DDBC94" w14:textId="77777777" w:rsidR="008667A0" w:rsidRDefault="00165603">
            <w:pPr>
              <w:cnfStyle w:val="000000000000" w:firstRow="0" w:lastRow="0" w:firstColumn="0" w:lastColumn="0" w:oddVBand="0" w:evenVBand="0" w:oddHBand="0" w:evenHBand="0" w:firstRowFirstColumn="0" w:firstRowLastColumn="0" w:lastRowFirstColumn="0" w:lastRowLastColumn="0"/>
            </w:pPr>
            <w:r>
              <w:t>0.0-10.0</w:t>
            </w:r>
          </w:p>
        </w:tc>
        <w:tc>
          <w:tcPr>
            <w:tcW w:w="1926" w:type="dxa"/>
          </w:tcPr>
          <w:p w14:paraId="1A98260D" w14:textId="77777777" w:rsidR="008667A0" w:rsidRDefault="00165603">
            <w:pPr>
              <w:cnfStyle w:val="000000000000" w:firstRow="0" w:lastRow="0" w:firstColumn="0" w:lastColumn="0" w:oddVBand="0" w:evenVBand="0" w:oddHBand="0" w:evenHBand="0" w:firstRowFirstColumn="0" w:firstRowLastColumn="0" w:lastRowFirstColumn="0" w:lastRowLastColumn="0"/>
            </w:pPr>
            <w:r>
              <w:t>4.0</w:t>
            </w:r>
          </w:p>
        </w:tc>
        <w:tc>
          <w:tcPr>
            <w:tcW w:w="1926" w:type="dxa"/>
          </w:tcPr>
          <w:p w14:paraId="59F8819C" w14:textId="77777777" w:rsidR="008667A0" w:rsidRDefault="00165603">
            <w:pPr>
              <w:cnfStyle w:val="000000000000" w:firstRow="0" w:lastRow="0" w:firstColumn="0" w:lastColumn="0" w:oddVBand="0" w:evenVBand="0" w:oddHBand="0" w:evenHBand="0" w:firstRowFirstColumn="0" w:firstRowLastColumn="0" w:lastRowFirstColumn="0" w:lastRowLastColumn="0"/>
            </w:pPr>
            <w:r>
              <w:t>0.0-10.0</w:t>
            </w:r>
          </w:p>
        </w:tc>
      </w:tr>
      <w:tr w:rsidR="008667A0" w14:paraId="27A35BD4"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33FA7A59" w14:textId="77777777" w:rsidR="008667A0" w:rsidRDefault="00165603">
            <w:r>
              <w:t>Alternatives</w:t>
            </w:r>
          </w:p>
        </w:tc>
        <w:tc>
          <w:tcPr>
            <w:tcW w:w="1926" w:type="dxa"/>
          </w:tcPr>
          <w:p w14:paraId="2B346CE5"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926" w:type="dxa"/>
          </w:tcPr>
          <w:p w14:paraId="15424863" w14:textId="77777777" w:rsidR="008667A0" w:rsidRDefault="00165603">
            <w:pPr>
              <w:cnfStyle w:val="000000000000" w:firstRow="0" w:lastRow="0" w:firstColumn="0" w:lastColumn="0" w:oddVBand="0" w:evenVBand="0" w:oddHBand="0" w:evenHBand="0" w:firstRowFirstColumn="0" w:firstRowLastColumn="0" w:lastRowFirstColumn="0" w:lastRowLastColumn="0"/>
            </w:pPr>
            <w:r>
              <w:t>2.0-25.0</w:t>
            </w:r>
          </w:p>
        </w:tc>
        <w:tc>
          <w:tcPr>
            <w:tcW w:w="1926" w:type="dxa"/>
          </w:tcPr>
          <w:p w14:paraId="2ADFC479"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926" w:type="dxa"/>
          </w:tcPr>
          <w:p w14:paraId="65812CDF" w14:textId="77777777" w:rsidR="008667A0" w:rsidRDefault="00165603">
            <w:pPr>
              <w:cnfStyle w:val="000000000000" w:firstRow="0" w:lastRow="0" w:firstColumn="0" w:lastColumn="0" w:oddVBand="0" w:evenVBand="0" w:oddHBand="0" w:evenHBand="0" w:firstRowFirstColumn="0" w:firstRowLastColumn="0" w:lastRowFirstColumn="0" w:lastRowLastColumn="0"/>
            </w:pPr>
            <w:r>
              <w:t>2.0-25.0</w:t>
            </w:r>
          </w:p>
        </w:tc>
      </w:tr>
      <w:tr w:rsidR="008667A0" w14:paraId="2DE89516"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41068E4F" w14:textId="77777777" w:rsidR="008667A0" w:rsidRDefault="00165603">
            <w:r>
              <w:t>Long Duration</w:t>
            </w:r>
          </w:p>
        </w:tc>
        <w:tc>
          <w:tcPr>
            <w:tcW w:w="1926" w:type="dxa"/>
          </w:tcPr>
          <w:p w14:paraId="338E52AD"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c>
          <w:tcPr>
            <w:tcW w:w="1926" w:type="dxa"/>
          </w:tcPr>
          <w:p w14:paraId="760698DA" w14:textId="77777777" w:rsidR="008667A0" w:rsidRDefault="00165603">
            <w:pPr>
              <w:cnfStyle w:val="000000000000" w:firstRow="0" w:lastRow="0" w:firstColumn="0" w:lastColumn="0" w:oddVBand="0" w:evenVBand="0" w:oddHBand="0" w:evenHBand="0" w:firstRowFirstColumn="0" w:firstRowLastColumn="0" w:lastRowFirstColumn="0" w:lastRowLastColumn="0"/>
            </w:pPr>
            <w:r>
              <w:t>0.0-10.0</w:t>
            </w:r>
          </w:p>
        </w:tc>
        <w:tc>
          <w:tcPr>
            <w:tcW w:w="1926" w:type="dxa"/>
          </w:tcPr>
          <w:p w14:paraId="7622D383"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c>
          <w:tcPr>
            <w:tcW w:w="1926" w:type="dxa"/>
          </w:tcPr>
          <w:p w14:paraId="31192D38" w14:textId="77777777" w:rsidR="008667A0" w:rsidRDefault="00165603">
            <w:pPr>
              <w:cnfStyle w:val="000000000000" w:firstRow="0" w:lastRow="0" w:firstColumn="0" w:lastColumn="0" w:oddVBand="0" w:evenVBand="0" w:oddHBand="0" w:evenHBand="0" w:firstRowFirstColumn="0" w:firstRowLastColumn="0" w:lastRowFirstColumn="0" w:lastRowLastColumn="0"/>
            </w:pPr>
            <w:r>
              <w:t>0.0-10.0</w:t>
            </w:r>
          </w:p>
        </w:tc>
      </w:tr>
      <w:tr w:rsidR="008667A0" w14:paraId="2B85F783"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4EAC3B5E" w14:textId="77777777" w:rsidR="008667A0" w:rsidRDefault="00165603">
            <w:r>
              <w:t>Floating Rate</w:t>
            </w:r>
          </w:p>
        </w:tc>
        <w:tc>
          <w:tcPr>
            <w:tcW w:w="1926" w:type="dxa"/>
          </w:tcPr>
          <w:p w14:paraId="406E5ED7"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c>
          <w:tcPr>
            <w:tcW w:w="1926" w:type="dxa"/>
          </w:tcPr>
          <w:p w14:paraId="653921D7" w14:textId="77777777" w:rsidR="008667A0" w:rsidRDefault="00165603">
            <w:pPr>
              <w:cnfStyle w:val="000000000000" w:firstRow="0" w:lastRow="0" w:firstColumn="0" w:lastColumn="0" w:oddVBand="0" w:evenVBand="0" w:oddHBand="0" w:evenHBand="0" w:firstRowFirstColumn="0" w:firstRowLastColumn="0" w:lastRowFirstColumn="0" w:lastRowLastColumn="0"/>
            </w:pPr>
            <w:r>
              <w:t>0.0-10.0</w:t>
            </w:r>
          </w:p>
        </w:tc>
        <w:tc>
          <w:tcPr>
            <w:tcW w:w="1926" w:type="dxa"/>
          </w:tcPr>
          <w:p w14:paraId="5BD416BC"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c>
          <w:tcPr>
            <w:tcW w:w="1926" w:type="dxa"/>
          </w:tcPr>
          <w:p w14:paraId="72791E22" w14:textId="77777777" w:rsidR="008667A0" w:rsidRDefault="00165603">
            <w:pPr>
              <w:cnfStyle w:val="000000000000" w:firstRow="0" w:lastRow="0" w:firstColumn="0" w:lastColumn="0" w:oddVBand="0" w:evenVBand="0" w:oddHBand="0" w:evenHBand="0" w:firstRowFirstColumn="0" w:firstRowLastColumn="0" w:lastRowFirstColumn="0" w:lastRowLastColumn="0"/>
            </w:pPr>
            <w:r>
              <w:t>0.0-10.0</w:t>
            </w:r>
          </w:p>
        </w:tc>
      </w:tr>
      <w:tr w:rsidR="008667A0" w14:paraId="0F217E26"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4D752B7D" w14:textId="77777777" w:rsidR="008667A0" w:rsidRDefault="00165603">
            <w:r>
              <w:rPr>
                <w:b/>
              </w:rPr>
              <w:t>Investment Objective</w:t>
            </w:r>
          </w:p>
        </w:tc>
        <w:tc>
          <w:tcPr>
            <w:tcW w:w="3852" w:type="dxa"/>
            <w:gridSpan w:val="2"/>
          </w:tcPr>
          <w:p w14:paraId="23123E84"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 xml:space="preserve">CPI + 5.0% pa over rolling 12-year periods </w:t>
            </w:r>
          </w:p>
        </w:tc>
        <w:tc>
          <w:tcPr>
            <w:tcW w:w="3852" w:type="dxa"/>
            <w:gridSpan w:val="2"/>
          </w:tcPr>
          <w:p w14:paraId="0DF51B35"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 xml:space="preserve">CPI + 5.0% pa over rolling 12-year periods </w:t>
            </w:r>
          </w:p>
        </w:tc>
      </w:tr>
      <w:tr w:rsidR="008667A0" w14:paraId="6668F7A7" w14:textId="77777777" w:rsidTr="008667A0">
        <w:tc>
          <w:tcPr>
            <w:cnfStyle w:val="001000000000" w:firstRow="0" w:lastRow="0" w:firstColumn="1" w:lastColumn="0" w:oddVBand="0" w:evenVBand="0" w:oddHBand="0" w:evenHBand="0" w:firstRowFirstColumn="0" w:firstRowLastColumn="0" w:lastRowFirstColumn="0" w:lastRowLastColumn="0"/>
            <w:tcW w:w="4608" w:type="dxa"/>
          </w:tcPr>
          <w:p w14:paraId="12F12CA2" w14:textId="77777777" w:rsidR="008667A0" w:rsidRDefault="00165603">
            <w:r>
              <w:rPr>
                <w:b/>
              </w:rPr>
              <w:t>Standard Risk Measure</w:t>
            </w:r>
          </w:p>
        </w:tc>
        <w:tc>
          <w:tcPr>
            <w:tcW w:w="3852" w:type="dxa"/>
            <w:gridSpan w:val="2"/>
          </w:tcPr>
          <w:p w14:paraId="4949F880"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Very High</w:t>
            </w:r>
          </w:p>
        </w:tc>
        <w:tc>
          <w:tcPr>
            <w:tcW w:w="3852" w:type="dxa"/>
            <w:gridSpan w:val="2"/>
          </w:tcPr>
          <w:p w14:paraId="35CF2270"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High</w:t>
            </w:r>
          </w:p>
        </w:tc>
      </w:tr>
    </w:tbl>
    <w:p w14:paraId="63F1C11E" w14:textId="77777777" w:rsidR="008667A0" w:rsidRDefault="008667A0">
      <w:pPr>
        <w:pStyle w:val="BodyStyle"/>
      </w:pPr>
    </w:p>
    <w:p w14:paraId="4C8A9AFA" w14:textId="77777777" w:rsidR="008667A0" w:rsidRDefault="00165603">
      <w:pPr>
        <w:pStyle w:val="GreenBody"/>
      </w:pPr>
      <w:r>
        <w:t>Conclusion</w:t>
      </w:r>
    </w:p>
    <w:p w14:paraId="7C68450E" w14:textId="77777777" w:rsidR="008667A0" w:rsidRDefault="00165603">
      <w:pPr>
        <w:pStyle w:val="listbullet0"/>
      </w:pPr>
      <w:r>
        <w:t>Maintain the current Strategic Asset Allocation</w:t>
      </w:r>
    </w:p>
    <w:p w14:paraId="472E1AEE" w14:textId="77777777" w:rsidR="008667A0" w:rsidRDefault="00165603">
      <w:pPr>
        <w:pStyle w:val="listbullet0"/>
      </w:pPr>
      <w:r>
        <w:t xml:space="preserve">Maintain the current investment objective of CPI + 5.0% pa over rolling 12-year periods </w:t>
      </w:r>
    </w:p>
    <w:p w14:paraId="4ECBE537" w14:textId="77777777" w:rsidR="008667A0" w:rsidRDefault="00165603">
      <w:pPr>
        <w:pStyle w:val="listbullet0"/>
      </w:pPr>
      <w:r>
        <w:t>Adopt an SRM of High</w:t>
      </w:r>
    </w:p>
    <w:p w14:paraId="7F255721" w14:textId="77777777" w:rsidR="008667A0" w:rsidRDefault="00165603">
      <w:pPr>
        <w:pStyle w:val="GreenBody"/>
      </w:pPr>
      <w:r>
        <w:t>Recommendation</w:t>
      </w:r>
    </w:p>
    <w:p w14:paraId="568C7942" w14:textId="77777777" w:rsidR="008667A0" w:rsidRDefault="00165603">
      <w:pPr>
        <w:pStyle w:val="listbullet0"/>
      </w:pPr>
      <w:r>
        <w:t>The above tabled recommendations to be approved</w:t>
      </w:r>
    </w:p>
    <w:p w14:paraId="6614C4F2" w14:textId="77777777" w:rsidR="008667A0" w:rsidRDefault="00165603">
      <w:pPr>
        <w:pStyle w:val="listbullet0"/>
      </w:pPr>
      <w:r>
        <w:t>It is also recommended that a review of SAA, investment objectives, asset class ranges and SRM be conducted in accordance with APRA Prudential Standard 530 Investment Governance on an annual basis</w:t>
      </w:r>
    </w:p>
    <w:p w14:paraId="45D46E4D" w14:textId="77777777" w:rsidR="008667A0" w:rsidRDefault="008667A0">
      <w:pPr>
        <w:pStyle w:val="BodyStyle"/>
      </w:pPr>
    </w:p>
    <w:p w14:paraId="01985984" w14:textId="77777777" w:rsidR="008667A0" w:rsidRDefault="00165603">
      <w:pPr>
        <w:pStyle w:val="BoldBody"/>
      </w:pPr>
      <w:r>
        <w:t>Conducting Scenario Stress Testing</w:t>
      </w:r>
    </w:p>
    <w:p w14:paraId="4CAED2C0" w14:textId="77777777" w:rsidR="008667A0" w:rsidRDefault="00165603">
      <w:pPr>
        <w:pStyle w:val="BodyStyle"/>
      </w:pPr>
      <w:r>
        <w:t>Stress testing scenarios have been performed on Atchison strategies in accordance with APRA Prudential Standard SPS 530, factoring investment returns, SAA, and risk factors that have the potential to influence major asset classes and therefore have an impact on the investment performance of the investment strategy.</w:t>
      </w:r>
    </w:p>
    <w:p w14:paraId="69D7F99F" w14:textId="77777777" w:rsidR="008667A0" w:rsidRDefault="00165603">
      <w:pPr>
        <w:pStyle w:val="GreenBody"/>
      </w:pPr>
      <w:r>
        <w:t>Conclusion</w:t>
      </w:r>
    </w:p>
    <w:p w14:paraId="1D904751" w14:textId="77777777" w:rsidR="008667A0" w:rsidRDefault="00165603">
      <w:pPr>
        <w:pStyle w:val="listbullet0"/>
      </w:pPr>
      <w:r>
        <w:t>A probability of greater than 50% is sought for an investment objective to be considered adequate. The Atchison strategies would have achieved its investment objective more than 50% of the time.</w:t>
      </w:r>
    </w:p>
    <w:p w14:paraId="430CC03F" w14:textId="77777777" w:rsidR="008667A0" w:rsidRDefault="00165603">
      <w:pPr>
        <w:pStyle w:val="listbullet0"/>
      </w:pPr>
      <w:r>
        <w:t>The recommended risk disclosures for all multi-asset investment options remain suitable</w:t>
      </w:r>
    </w:p>
    <w:p w14:paraId="5B381836" w14:textId="77777777" w:rsidR="008667A0" w:rsidRDefault="00165603">
      <w:pPr>
        <w:pStyle w:val="listbullet0"/>
      </w:pPr>
      <w:r>
        <w:t>The investment option ranges have been stress tested by the addition of the most volatile portfolio (P1) and the least volatile portfolio (P2) for each investment option</w:t>
      </w:r>
    </w:p>
    <w:p w14:paraId="1205BBF7" w14:textId="77777777" w:rsidR="008667A0" w:rsidRDefault="00165603">
      <w:pPr>
        <w:pStyle w:val="GreenBody"/>
      </w:pPr>
      <w:r>
        <w:t>Recommendation</w:t>
      </w:r>
    </w:p>
    <w:p w14:paraId="0108BF3D" w14:textId="77777777" w:rsidR="008667A0" w:rsidRDefault="00165603">
      <w:pPr>
        <w:pStyle w:val="BodyStyle"/>
      </w:pPr>
      <w:r>
        <w:t>As a result of this review, the trigger level has been derived as a pre-emptive flag to be monitored as part of the ongoing supervision of the investment strategy included in Appendix B.</w:t>
      </w:r>
    </w:p>
    <w:p w14:paraId="479D25BB" w14:textId="77777777" w:rsidR="008667A0" w:rsidRDefault="00165603">
      <w:pPr>
        <w:pStyle w:val="listbullet0"/>
      </w:pPr>
      <w:r>
        <w:t xml:space="preserve">On a quarterly basis, the performance of the investment options is to be monitored against their trigger levels to ensure that the options maintain at least a 50% probability to achieve their respective investment objectives. </w:t>
      </w:r>
    </w:p>
    <w:p w14:paraId="72BD54F8" w14:textId="77777777" w:rsidR="008667A0" w:rsidRDefault="008667A0">
      <w:pPr>
        <w:pStyle w:val="BodyStyle"/>
      </w:pPr>
    </w:p>
    <w:p w14:paraId="647191D2" w14:textId="77777777" w:rsidR="008667A0" w:rsidRDefault="00165603">
      <w:pPr>
        <w:pStyle w:val="BoldBody"/>
      </w:pPr>
      <w:r>
        <w:t>Conducting ESG Stress Testing</w:t>
      </w:r>
    </w:p>
    <w:p w14:paraId="73F41C7F" w14:textId="77777777" w:rsidR="008667A0" w:rsidRDefault="00165603">
      <w:pPr>
        <w:pStyle w:val="BodyStyle"/>
      </w:pPr>
      <w:r>
        <w:t>An RSE licensee is required to consider the environmental (ESG) impacts of investments when formulating and implementing an investment strategy. APRA CPG 229 provides guidance on APRA’s view of sound practice in particular areas in relation to prudent practices to climate change financial risk management.</w:t>
      </w:r>
    </w:p>
    <w:p w14:paraId="76F633F6" w14:textId="77777777" w:rsidR="008667A0" w:rsidRDefault="00165603">
      <w:pPr>
        <w:pStyle w:val="BodyStyle"/>
      </w:pPr>
      <w:r>
        <w:lastRenderedPageBreak/>
        <w:t>Given the unique nature and asset allocations, the approach taken by the asset consultant to managing environmental risk is to test the Atchison multi-asset investment portfolios expected investment performance through various significant historical environmental disasters. Refer to Appendix B.</w:t>
      </w:r>
    </w:p>
    <w:p w14:paraId="5E346013" w14:textId="77777777" w:rsidR="008667A0" w:rsidRDefault="00165603">
      <w:pPr>
        <w:pStyle w:val="GreenBody"/>
      </w:pPr>
      <w:r>
        <w:t>Conclusion</w:t>
      </w:r>
    </w:p>
    <w:p w14:paraId="1A568E8C" w14:textId="77777777" w:rsidR="008667A0" w:rsidRDefault="00165603">
      <w:pPr>
        <w:pStyle w:val="listbullet0"/>
      </w:pPr>
      <w:r>
        <w:t>None of the environment disasters was a significant contributor (either negative or positive) to portfolio returns, likely due to the slow impact of climate change on asset class returns and the ability to take corrective actions as and when detrimental disasters etc. occur</w:t>
      </w:r>
    </w:p>
    <w:p w14:paraId="05A75BF1" w14:textId="77777777" w:rsidR="008667A0" w:rsidRDefault="00165603">
      <w:pPr>
        <w:pStyle w:val="GreenBody"/>
      </w:pPr>
      <w:r>
        <w:t>Recommendation</w:t>
      </w:r>
    </w:p>
    <w:p w14:paraId="007EE02E" w14:textId="77777777" w:rsidR="008667A0" w:rsidRDefault="00165603">
      <w:pPr>
        <w:pStyle w:val="listbullet0"/>
      </w:pPr>
      <w:r>
        <w:t>ESG stress testing to be performed annually</w:t>
      </w:r>
    </w:p>
    <w:p w14:paraId="1E6AFDF5" w14:textId="77777777" w:rsidR="008667A0" w:rsidRDefault="008667A0">
      <w:pPr>
        <w:pStyle w:val="BodyStyle"/>
      </w:pPr>
    </w:p>
    <w:p w14:paraId="099D7128" w14:textId="77777777" w:rsidR="008667A0" w:rsidRDefault="00165603">
      <w:pPr>
        <w:pStyle w:val="BoldBody"/>
      </w:pPr>
      <w:r>
        <w:t>Conducting Liquidity Stress Testing</w:t>
      </w:r>
    </w:p>
    <w:p w14:paraId="780ABFA4" w14:textId="77777777" w:rsidR="008667A0" w:rsidRDefault="00165603">
      <w:pPr>
        <w:pStyle w:val="BodyStyle"/>
      </w:pPr>
      <w:r>
        <w:t>The SIS Act requires an RSE licensee to consider the liquidity of investments when formulating and implementing an investment strategy, while also considering the expected cash flow requirements of the RSE.</w:t>
      </w:r>
    </w:p>
    <w:p w14:paraId="4F66F04C" w14:textId="77777777" w:rsidR="008667A0" w:rsidRDefault="00165603">
      <w:pPr>
        <w:pStyle w:val="BodyStyle"/>
      </w:pPr>
      <w:r>
        <w:t>The Atchison Administrator reports contribution flows and member exits/outflows to the Trustee and investment manager to assist in the early identification of unusual patterns.</w:t>
      </w:r>
    </w:p>
    <w:p w14:paraId="3B1D83A1" w14:textId="77777777" w:rsidR="008667A0" w:rsidRDefault="00165603">
      <w:pPr>
        <w:pStyle w:val="BodyStyle"/>
      </w:pPr>
      <w:r>
        <w:t xml:space="preserve">In managing liquidity risk the following matters may be included: </w:t>
      </w:r>
    </w:p>
    <w:p w14:paraId="764F802A" w14:textId="77777777" w:rsidR="008667A0" w:rsidRDefault="00165603">
      <w:pPr>
        <w:pStyle w:val="listbullet0"/>
      </w:pPr>
      <w:r>
        <w:t>Cash flow projections and past cash flow will be prepared on a regular basis to check the liquidity level needed</w:t>
      </w:r>
    </w:p>
    <w:p w14:paraId="62F4D2CD" w14:textId="77777777" w:rsidR="008667A0" w:rsidRDefault="00165603">
      <w:pPr>
        <w:pStyle w:val="listbullet0"/>
      </w:pPr>
      <w:r>
        <w:t>Whether there are appropriate early warning indicators of liquidity risk for the single investment of Atchison, and</w:t>
      </w:r>
    </w:p>
    <w:p w14:paraId="6547F2F0" w14:textId="77777777" w:rsidR="008667A0" w:rsidRDefault="00165603">
      <w:pPr>
        <w:pStyle w:val="listbullet0"/>
      </w:pPr>
      <w:r>
        <w:t>Reporting to the Research and Investment Team, Trustee Investment Committee and Board.</w:t>
      </w:r>
    </w:p>
    <w:p w14:paraId="143FD3AE" w14:textId="77777777" w:rsidR="008667A0" w:rsidRDefault="00165603">
      <w:pPr>
        <w:pStyle w:val="GreenBody"/>
      </w:pPr>
      <w:r>
        <w:t>Conclusion</w:t>
      </w:r>
    </w:p>
    <w:p w14:paraId="6FA882AA" w14:textId="77777777" w:rsidR="008667A0" w:rsidRDefault="00165603">
      <w:pPr>
        <w:pStyle w:val="listbullet0"/>
      </w:pPr>
      <w:r>
        <w:t>Consideration has been given to the liquidity of the underlying investments in normal and stressed market conditions for Atchison. The asset allocation is expected to remain liquid under stressed market scenarios.</w:t>
      </w:r>
    </w:p>
    <w:p w14:paraId="2EA9A666" w14:textId="77777777" w:rsidR="008667A0" w:rsidRDefault="00165603">
      <w:pPr>
        <w:pStyle w:val="GreenBody"/>
      </w:pPr>
      <w:r>
        <w:t>Recommendation</w:t>
      </w:r>
    </w:p>
    <w:p w14:paraId="3D616D99" w14:textId="77777777" w:rsidR="008667A0" w:rsidRDefault="00165603">
      <w:pPr>
        <w:pStyle w:val="listbullet0"/>
      </w:pPr>
      <w:r>
        <w:t>It is recommended that cash flow requirements are closely monitored to ensure sufficient cash is available to meet liabilities as they arise</w:t>
      </w:r>
    </w:p>
    <w:p w14:paraId="5DB6588D" w14:textId="77777777" w:rsidR="008667A0" w:rsidRDefault="008667A0">
      <w:pPr>
        <w:pStyle w:val="BodyStyle"/>
      </w:pPr>
    </w:p>
    <w:p w14:paraId="37700E7C" w14:textId="77777777" w:rsidR="008667A0" w:rsidRDefault="00165603">
      <w:r>
        <w:br w:type="page"/>
      </w:r>
    </w:p>
    <w:p w14:paraId="60E88F26" w14:textId="77777777" w:rsidR="008667A0" w:rsidRDefault="00165603">
      <w:pPr>
        <w:pStyle w:val="Heading1"/>
      </w:pPr>
      <w:bookmarkStart w:id="1" w:name="_Toc147237908"/>
      <w:r>
        <w:lastRenderedPageBreak/>
        <w:t>Introduction</w:t>
      </w:r>
      <w:bookmarkEnd w:id="1"/>
    </w:p>
    <w:p w14:paraId="1A2A205E" w14:textId="67EFDC0B" w:rsidR="002372DD" w:rsidRDefault="002372DD" w:rsidP="002372DD">
      <w:pPr>
        <w:pStyle w:val="BodyStyle"/>
      </w:pPr>
      <w:r>
        <w:t>Trustees utilising the Atchison SMA strategies, consistent with the obligation to act in the best interests of beneficiaries, are required to implement a sound investment governance framework which focuses on managing relevant risks and returns of the investment strategy.</w:t>
      </w:r>
    </w:p>
    <w:p w14:paraId="2E8C2520" w14:textId="3E609468" w:rsidR="008667A0" w:rsidRDefault="00165603" w:rsidP="002372DD">
      <w:pPr>
        <w:pStyle w:val="BodyStyle"/>
      </w:pPr>
      <w:r>
        <w:t>The key requirements are that the Trustee:</w:t>
      </w:r>
    </w:p>
    <w:p w14:paraId="517917D0" w14:textId="77777777" w:rsidR="008667A0" w:rsidRDefault="00165603">
      <w:pPr>
        <w:pStyle w:val="listbullet0"/>
      </w:pPr>
      <w:r>
        <w:t>Formulate specific and measurable investment objectives for the investment portfolio, including return and risk objectives;</w:t>
      </w:r>
    </w:p>
    <w:p w14:paraId="2D936293" w14:textId="77777777" w:rsidR="008667A0" w:rsidRDefault="00165603">
      <w:pPr>
        <w:pStyle w:val="listbullet0"/>
      </w:pPr>
      <w:r>
        <w:t>Develop, maintain and implement an effective due diligence process for the selection of investments;</w:t>
      </w:r>
    </w:p>
    <w:p w14:paraId="0A397D58" w14:textId="77777777" w:rsidR="008667A0" w:rsidRDefault="00165603">
      <w:pPr>
        <w:pStyle w:val="listbullet0"/>
      </w:pPr>
      <w:r>
        <w:t>Determine appropriate measures to monitor and assess the performance of investments on an ongoing basis;</w:t>
      </w:r>
    </w:p>
    <w:p w14:paraId="5A8A4793" w14:textId="77777777" w:rsidR="008667A0" w:rsidRDefault="00165603">
      <w:pPr>
        <w:pStyle w:val="listbullet0"/>
      </w:pPr>
      <w:r>
        <w:t>Review the investment objectives and investment strategies on a periodic basis;</w:t>
      </w:r>
    </w:p>
    <w:p w14:paraId="05E8AB7F" w14:textId="77777777" w:rsidR="008667A0" w:rsidRDefault="00165603">
      <w:pPr>
        <w:pStyle w:val="listbullet0"/>
      </w:pPr>
      <w:r>
        <w:t>Develop, maintain and implement a comprehensive investment stress testing program;</w:t>
      </w:r>
    </w:p>
    <w:p w14:paraId="4A07D97D" w14:textId="77777777" w:rsidR="008667A0" w:rsidRDefault="00165603">
      <w:pPr>
        <w:pStyle w:val="listbullet0"/>
      </w:pPr>
      <w:r>
        <w:t>Formulate a liquidity management plan; and</w:t>
      </w:r>
    </w:p>
    <w:p w14:paraId="2A2F6CA6" w14:textId="77777777" w:rsidR="008667A0" w:rsidRDefault="00165603">
      <w:pPr>
        <w:pStyle w:val="listbullet0"/>
      </w:pPr>
      <w:r>
        <w:t>Develop, maintain, and implement an effective valuation governance framework.</w:t>
      </w:r>
    </w:p>
    <w:p w14:paraId="7867E6C8" w14:textId="77777777" w:rsidR="008667A0" w:rsidRDefault="008667A0">
      <w:pPr>
        <w:pStyle w:val="BodyStyle"/>
      </w:pPr>
    </w:p>
    <w:p w14:paraId="57557E01" w14:textId="02C497D9" w:rsidR="002372DD" w:rsidRDefault="002372DD" w:rsidP="002372DD">
      <w:pPr>
        <w:pStyle w:val="BodyStyle"/>
      </w:pPr>
      <w:r>
        <w:t>A review the investment strategies provides recommendations on strategic asset allocation (SAA), expected return profile, time horizon, volatility, risk objective, expected behaviour under stressed scenarios, and expected liquidity profile.</w:t>
      </w:r>
    </w:p>
    <w:p w14:paraId="3066556A" w14:textId="1CCBF3D2" w:rsidR="008667A0" w:rsidRDefault="00165603" w:rsidP="002372DD">
      <w:pPr>
        <w:pStyle w:val="BodyStyle"/>
      </w:pPr>
      <w:r>
        <w:t>The scope of this review has been conducted in accordance with APRA Prudential Standard 530 Investment Governance Guidelines and summarised in Table 3 below:</w:t>
      </w:r>
    </w:p>
    <w:p w14:paraId="60E798A0" w14:textId="77777777" w:rsidR="008667A0" w:rsidRDefault="00165603">
      <w:pPr>
        <w:pStyle w:val="T-Title"/>
      </w:pPr>
      <w:r>
        <w:t>Table 9: The scope of this review</w:t>
      </w:r>
    </w:p>
    <w:tbl>
      <w:tblPr>
        <w:tblStyle w:val="Table2"/>
        <w:tblW w:w="0" w:type="auto"/>
        <w:tblLook w:val="04A0" w:firstRow="1" w:lastRow="0" w:firstColumn="1" w:lastColumn="0" w:noHBand="0" w:noVBand="1"/>
      </w:tblPr>
      <w:tblGrid>
        <w:gridCol w:w="2402"/>
        <w:gridCol w:w="954"/>
        <w:gridCol w:w="975"/>
        <w:gridCol w:w="1179"/>
        <w:gridCol w:w="1063"/>
        <w:gridCol w:w="1049"/>
        <w:gridCol w:w="968"/>
        <w:gridCol w:w="1042"/>
      </w:tblGrid>
      <w:tr w:rsidR="008667A0" w14:paraId="4B6AFF62"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0" w:type="dxa"/>
          </w:tcPr>
          <w:p w14:paraId="2FD71927" w14:textId="77777777" w:rsidR="008667A0" w:rsidRDefault="00165603">
            <w:r>
              <w:t>Investment Strategy</w:t>
            </w:r>
          </w:p>
        </w:tc>
        <w:tc>
          <w:tcPr>
            <w:tcW w:w="1204" w:type="dxa"/>
          </w:tcPr>
          <w:p w14:paraId="69ECBDA4" w14:textId="77777777" w:rsidR="008667A0" w:rsidRDefault="00165603">
            <w:pPr>
              <w:cnfStyle w:val="100000000000" w:firstRow="1" w:lastRow="0" w:firstColumn="0" w:lastColumn="0" w:oddVBand="0" w:evenVBand="0" w:oddHBand="0" w:evenHBand="0" w:firstRowFirstColumn="0" w:firstRowLastColumn="0" w:lastRowFirstColumn="0" w:lastRowLastColumn="0"/>
            </w:pPr>
            <w:r>
              <w:t>SAA Review</w:t>
            </w:r>
          </w:p>
        </w:tc>
        <w:tc>
          <w:tcPr>
            <w:tcW w:w="1204" w:type="dxa"/>
          </w:tcPr>
          <w:p w14:paraId="3A341991" w14:textId="77777777" w:rsidR="008667A0" w:rsidRDefault="00165603">
            <w:pPr>
              <w:cnfStyle w:val="100000000000" w:firstRow="1" w:lastRow="0" w:firstColumn="0" w:lastColumn="0" w:oddVBand="0" w:evenVBand="0" w:oddHBand="0" w:evenHBand="0" w:firstRowFirstColumn="0" w:firstRowLastColumn="0" w:lastRowFirstColumn="0" w:lastRowLastColumn="0"/>
            </w:pPr>
            <w:r>
              <w:t>SAA Ranges</w:t>
            </w:r>
          </w:p>
        </w:tc>
        <w:tc>
          <w:tcPr>
            <w:tcW w:w="1204" w:type="dxa"/>
          </w:tcPr>
          <w:p w14:paraId="7BC5931C" w14:textId="77777777" w:rsidR="008667A0" w:rsidRDefault="00165603">
            <w:pPr>
              <w:cnfStyle w:val="100000000000" w:firstRow="1" w:lastRow="0" w:firstColumn="0" w:lastColumn="0" w:oddVBand="0" w:evenVBand="0" w:oddHBand="0" w:evenHBand="0" w:firstRowFirstColumn="0" w:firstRowLastColumn="0" w:lastRowFirstColumn="0" w:lastRowLastColumn="0"/>
            </w:pPr>
            <w:r>
              <w:t>Investment Objective</w:t>
            </w:r>
          </w:p>
        </w:tc>
        <w:tc>
          <w:tcPr>
            <w:tcW w:w="1204" w:type="dxa"/>
          </w:tcPr>
          <w:p w14:paraId="65A9854B" w14:textId="77777777" w:rsidR="008667A0" w:rsidRDefault="00165603">
            <w:pPr>
              <w:cnfStyle w:val="100000000000" w:firstRow="1" w:lastRow="0" w:firstColumn="0" w:lastColumn="0" w:oddVBand="0" w:evenVBand="0" w:oddHBand="0" w:evenHBand="0" w:firstRowFirstColumn="0" w:firstRowLastColumn="0" w:lastRowFirstColumn="0" w:lastRowLastColumn="0"/>
            </w:pPr>
            <w:r>
              <w:t>Standard Risk Measure</w:t>
            </w:r>
          </w:p>
        </w:tc>
        <w:tc>
          <w:tcPr>
            <w:tcW w:w="1204" w:type="dxa"/>
          </w:tcPr>
          <w:p w14:paraId="336B6C48" w14:textId="77777777" w:rsidR="008667A0" w:rsidRDefault="00165603">
            <w:pPr>
              <w:cnfStyle w:val="100000000000" w:firstRow="1" w:lastRow="0" w:firstColumn="0" w:lastColumn="0" w:oddVBand="0" w:evenVBand="0" w:oddHBand="0" w:evenHBand="0" w:firstRowFirstColumn="0" w:firstRowLastColumn="0" w:lastRowFirstColumn="0" w:lastRowLastColumn="0"/>
            </w:pPr>
            <w:r>
              <w:t>Scenario Stress Testing</w:t>
            </w:r>
          </w:p>
        </w:tc>
        <w:tc>
          <w:tcPr>
            <w:tcW w:w="1204" w:type="dxa"/>
          </w:tcPr>
          <w:p w14:paraId="3B25DE6C" w14:textId="77777777" w:rsidR="008667A0" w:rsidRDefault="00165603">
            <w:pPr>
              <w:cnfStyle w:val="100000000000" w:firstRow="1" w:lastRow="0" w:firstColumn="0" w:lastColumn="0" w:oddVBand="0" w:evenVBand="0" w:oddHBand="0" w:evenHBand="0" w:firstRowFirstColumn="0" w:firstRowLastColumn="0" w:lastRowFirstColumn="0" w:lastRowLastColumn="0"/>
            </w:pPr>
            <w:r>
              <w:t>ESG Stress Testing</w:t>
            </w:r>
          </w:p>
        </w:tc>
        <w:tc>
          <w:tcPr>
            <w:tcW w:w="1204" w:type="dxa"/>
          </w:tcPr>
          <w:p w14:paraId="36D2AE06" w14:textId="77777777" w:rsidR="008667A0" w:rsidRDefault="00165603">
            <w:pPr>
              <w:cnfStyle w:val="100000000000" w:firstRow="1" w:lastRow="0" w:firstColumn="0" w:lastColumn="0" w:oddVBand="0" w:evenVBand="0" w:oddHBand="0" w:evenHBand="0" w:firstRowFirstColumn="0" w:firstRowLastColumn="0" w:lastRowFirstColumn="0" w:lastRowLastColumn="0"/>
            </w:pPr>
            <w:r>
              <w:t>Liquidity Stress Testing</w:t>
            </w:r>
          </w:p>
        </w:tc>
      </w:tr>
      <w:tr w:rsidR="008667A0" w14:paraId="38B5448C"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62D43F52" w14:textId="3DA5A138" w:rsidR="008667A0" w:rsidRDefault="00165603">
            <w:r>
              <w:t xml:space="preserve">Atchison </w:t>
            </w:r>
            <w:r w:rsidR="00E24120">
              <w:t>Active</w:t>
            </w:r>
            <w:r>
              <w:t xml:space="preserve"> 20</w:t>
            </w:r>
          </w:p>
        </w:tc>
        <w:tc>
          <w:tcPr>
            <w:tcW w:w="1204" w:type="dxa"/>
          </w:tcPr>
          <w:p w14:paraId="038E1C23"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7DDA1B0A"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334C54E8"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12620EF1"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56E3F20A"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01C95635"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23FCEA4D"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r>
      <w:tr w:rsidR="008667A0" w14:paraId="16D83630"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1D137EA9" w14:textId="660A75B4" w:rsidR="008667A0" w:rsidRDefault="00165603">
            <w:r>
              <w:t xml:space="preserve">Atchison </w:t>
            </w:r>
            <w:r w:rsidR="00E24120">
              <w:t>Active</w:t>
            </w:r>
            <w:r>
              <w:t xml:space="preserve"> 40</w:t>
            </w:r>
          </w:p>
        </w:tc>
        <w:tc>
          <w:tcPr>
            <w:tcW w:w="1204" w:type="dxa"/>
          </w:tcPr>
          <w:p w14:paraId="0FEEDE08"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59C89B11"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7FF1C3EC"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78F63263"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17F7F156"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1DF21CFA"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6C4E6727"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r>
      <w:tr w:rsidR="008667A0" w14:paraId="38768B80"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7FA37C04" w14:textId="04F47BE9" w:rsidR="008667A0" w:rsidRDefault="00165603">
            <w:r>
              <w:t xml:space="preserve">Atchison </w:t>
            </w:r>
            <w:r w:rsidR="00E24120">
              <w:t>Active</w:t>
            </w:r>
            <w:r>
              <w:t xml:space="preserve"> 55</w:t>
            </w:r>
          </w:p>
        </w:tc>
        <w:tc>
          <w:tcPr>
            <w:tcW w:w="1204" w:type="dxa"/>
          </w:tcPr>
          <w:p w14:paraId="3DD9A894"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62250ACF"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421C8742"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5B7DC392"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02C494A8"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4A8791A0"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4DEA817E"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r>
      <w:tr w:rsidR="008667A0" w14:paraId="5F534692"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36D28757" w14:textId="32DDA3B9" w:rsidR="008667A0" w:rsidRDefault="00165603">
            <w:r>
              <w:t xml:space="preserve">Atchison </w:t>
            </w:r>
            <w:r w:rsidR="00E24120">
              <w:t>Active</w:t>
            </w:r>
            <w:r>
              <w:t xml:space="preserve"> 70</w:t>
            </w:r>
          </w:p>
        </w:tc>
        <w:tc>
          <w:tcPr>
            <w:tcW w:w="1204" w:type="dxa"/>
          </w:tcPr>
          <w:p w14:paraId="459EE647"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7BF50B2E"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02BAD84E"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5508CDB9"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4DC9248D"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388C06BF"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6EEB98D6"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r>
      <w:tr w:rsidR="008667A0" w14:paraId="15ADFA0C"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18C7408F" w14:textId="29AA062F" w:rsidR="008667A0" w:rsidRDefault="00165603">
            <w:r>
              <w:t xml:space="preserve">Atchison </w:t>
            </w:r>
            <w:r w:rsidR="00E24120">
              <w:t>Active</w:t>
            </w:r>
            <w:r>
              <w:t xml:space="preserve"> 85</w:t>
            </w:r>
          </w:p>
        </w:tc>
        <w:tc>
          <w:tcPr>
            <w:tcW w:w="1204" w:type="dxa"/>
          </w:tcPr>
          <w:p w14:paraId="2F04688B"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572B77FC"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39A6D012"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4F890DFE"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57EA9FBD"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5EFF0706"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78BD6A8F"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r>
      <w:tr w:rsidR="008667A0" w14:paraId="418F6479"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4E5E48D8" w14:textId="1A5701E4" w:rsidR="008667A0" w:rsidRDefault="00165603">
            <w:r>
              <w:t xml:space="preserve">Atchison </w:t>
            </w:r>
            <w:r w:rsidR="00E24120">
              <w:t>Active</w:t>
            </w:r>
            <w:r>
              <w:t xml:space="preserve"> 100</w:t>
            </w:r>
          </w:p>
        </w:tc>
        <w:tc>
          <w:tcPr>
            <w:tcW w:w="1204" w:type="dxa"/>
          </w:tcPr>
          <w:p w14:paraId="121D5FF0"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0BF62905"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7D906C72"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289D4422"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344B836D"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4FFDB37B"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52DB4914"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r>
    </w:tbl>
    <w:p w14:paraId="350E587D" w14:textId="77777777" w:rsidR="008667A0" w:rsidRDefault="00165603">
      <w:r>
        <w:br w:type="page"/>
      </w:r>
    </w:p>
    <w:p w14:paraId="026587C9" w14:textId="77777777" w:rsidR="008667A0" w:rsidRDefault="00165603">
      <w:pPr>
        <w:pStyle w:val="Heading1"/>
      </w:pPr>
      <w:bookmarkStart w:id="2" w:name="_Toc147237909"/>
      <w:r>
        <w:lastRenderedPageBreak/>
        <w:t>Review of Investment Strategies</w:t>
      </w:r>
      <w:bookmarkEnd w:id="2"/>
    </w:p>
    <w:p w14:paraId="0C16CB5E" w14:textId="77777777" w:rsidR="008667A0" w:rsidRDefault="00165603">
      <w:pPr>
        <w:pStyle w:val="BodyStyle"/>
      </w:pPr>
      <w:r>
        <w:t>A review of the current investment strategy and policy has been conducted. The investment objective, asset allocation and risk label have been examined.</w:t>
      </w:r>
    </w:p>
    <w:p w14:paraId="6184821B" w14:textId="77777777" w:rsidR="008667A0" w:rsidRDefault="00165603">
      <w:pPr>
        <w:pStyle w:val="Heading2"/>
      </w:pPr>
      <w:bookmarkStart w:id="3" w:name="_Toc147237910"/>
      <w:r>
        <w:t>Scenario Analysis Assumptions</w:t>
      </w:r>
      <w:bookmarkEnd w:id="3"/>
    </w:p>
    <w:p w14:paraId="3380360B" w14:textId="77777777" w:rsidR="008667A0" w:rsidRDefault="00165603">
      <w:pPr>
        <w:pStyle w:val="BodyStyle"/>
      </w:pPr>
      <w:r>
        <w:t>Scenario analysis, on a forecast and historical basis, of annual portfolio returns and volatility of returns, growth/defensive asset allocation and probability of a negative return for Atchison has been undertaken and analysis is presented in Table 10.</w:t>
      </w:r>
    </w:p>
    <w:p w14:paraId="58A6124C" w14:textId="77777777" w:rsidR="008667A0" w:rsidRDefault="00165603">
      <w:pPr>
        <w:pStyle w:val="BodyStyle"/>
      </w:pPr>
      <w:r>
        <w:t>Scenarios will be applied across the investment strategies based on the condition as detailed in Table 10.</w:t>
      </w:r>
    </w:p>
    <w:p w14:paraId="7618C054" w14:textId="77777777" w:rsidR="008667A0" w:rsidRDefault="00165603">
      <w:pPr>
        <w:pStyle w:val="T-Title"/>
      </w:pPr>
      <w:r>
        <w:t>Table 10: Scenarios settings</w:t>
      </w:r>
    </w:p>
    <w:tbl>
      <w:tblPr>
        <w:tblStyle w:val="Table2"/>
        <w:tblW w:w="0" w:type="auto"/>
        <w:tblLook w:val="04A0" w:firstRow="1" w:lastRow="0" w:firstColumn="1" w:lastColumn="0" w:noHBand="0" w:noVBand="1"/>
      </w:tblPr>
      <w:tblGrid>
        <w:gridCol w:w="3210"/>
        <w:gridCol w:w="3211"/>
        <w:gridCol w:w="3211"/>
      </w:tblGrid>
      <w:tr w:rsidR="008667A0" w14:paraId="6B44E691" w14:textId="77777777" w:rsidTr="002372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0" w:type="dxa"/>
          </w:tcPr>
          <w:p w14:paraId="2E9744BD" w14:textId="77777777" w:rsidR="008667A0" w:rsidRDefault="00165603">
            <w:r>
              <w:t>Category</w:t>
            </w:r>
          </w:p>
        </w:tc>
        <w:tc>
          <w:tcPr>
            <w:tcW w:w="3211" w:type="dxa"/>
          </w:tcPr>
          <w:p w14:paraId="7C34C1A0" w14:textId="77777777" w:rsidR="008667A0" w:rsidRDefault="00165603">
            <w:pPr>
              <w:cnfStyle w:val="100000000000" w:firstRow="1" w:lastRow="0" w:firstColumn="0" w:lastColumn="0" w:oddVBand="0" w:evenVBand="0" w:oddHBand="0" w:evenHBand="0" w:firstRowFirstColumn="0" w:firstRowLastColumn="0" w:lastRowFirstColumn="0" w:lastRowLastColumn="0"/>
            </w:pPr>
            <w:r>
              <w:t>Scenario 1</w:t>
            </w:r>
          </w:p>
        </w:tc>
        <w:tc>
          <w:tcPr>
            <w:tcW w:w="3211" w:type="dxa"/>
          </w:tcPr>
          <w:p w14:paraId="0EF51575" w14:textId="77777777" w:rsidR="008667A0" w:rsidRDefault="00165603">
            <w:pPr>
              <w:cnfStyle w:val="100000000000" w:firstRow="1" w:lastRow="0" w:firstColumn="0" w:lastColumn="0" w:oddVBand="0" w:evenVBand="0" w:oddHBand="0" w:evenHBand="0" w:firstRowFirstColumn="0" w:firstRowLastColumn="0" w:lastRowFirstColumn="0" w:lastRowLastColumn="0"/>
            </w:pPr>
            <w:r>
              <w:t>Scenario 2</w:t>
            </w:r>
          </w:p>
        </w:tc>
      </w:tr>
      <w:tr w:rsidR="008667A0" w14:paraId="3A4E37A1" w14:textId="77777777" w:rsidTr="002372DD">
        <w:tc>
          <w:tcPr>
            <w:cnfStyle w:val="001000000000" w:firstRow="0" w:lastRow="0" w:firstColumn="1" w:lastColumn="0" w:oddVBand="0" w:evenVBand="0" w:oddHBand="0" w:evenHBand="0" w:firstRowFirstColumn="0" w:firstRowLastColumn="0" w:lastRowFirstColumn="0" w:lastRowLastColumn="0"/>
            <w:tcW w:w="3210" w:type="dxa"/>
          </w:tcPr>
          <w:p w14:paraId="4D4E4A4D" w14:textId="77777777" w:rsidR="008667A0" w:rsidRDefault="00165603">
            <w:r>
              <w:t>Date Type</w:t>
            </w:r>
          </w:p>
        </w:tc>
        <w:tc>
          <w:tcPr>
            <w:tcW w:w="3211" w:type="dxa"/>
          </w:tcPr>
          <w:p w14:paraId="4F854F1A" w14:textId="77777777" w:rsidR="008667A0" w:rsidRDefault="00165603">
            <w:pPr>
              <w:cnfStyle w:val="000000000000" w:firstRow="0" w:lastRow="0" w:firstColumn="0" w:lastColumn="0" w:oddVBand="0" w:evenVBand="0" w:oddHBand="0" w:evenHBand="0" w:firstRowFirstColumn="0" w:firstRowLastColumn="0" w:lastRowFirstColumn="0" w:lastRowLastColumn="0"/>
            </w:pPr>
            <w:r>
              <w:t>Before management fees and tax</w:t>
            </w:r>
          </w:p>
        </w:tc>
        <w:tc>
          <w:tcPr>
            <w:tcW w:w="3211" w:type="dxa"/>
          </w:tcPr>
          <w:p w14:paraId="48387E33" w14:textId="77777777" w:rsidR="008667A0" w:rsidRDefault="00165603">
            <w:pPr>
              <w:cnfStyle w:val="000000000000" w:firstRow="0" w:lastRow="0" w:firstColumn="0" w:lastColumn="0" w:oddVBand="0" w:evenVBand="0" w:oddHBand="0" w:evenHBand="0" w:firstRowFirstColumn="0" w:firstRowLastColumn="0" w:lastRowFirstColumn="0" w:lastRowLastColumn="0"/>
            </w:pPr>
            <w:r>
              <w:t>Before management fees and tax</w:t>
            </w:r>
          </w:p>
        </w:tc>
      </w:tr>
      <w:tr w:rsidR="008667A0" w14:paraId="5BACECB6" w14:textId="77777777" w:rsidTr="002372DD">
        <w:tc>
          <w:tcPr>
            <w:cnfStyle w:val="001000000000" w:firstRow="0" w:lastRow="0" w:firstColumn="1" w:lastColumn="0" w:oddVBand="0" w:evenVBand="0" w:oddHBand="0" w:evenHBand="0" w:firstRowFirstColumn="0" w:firstRowLastColumn="0" w:lastRowFirstColumn="0" w:lastRowLastColumn="0"/>
            <w:tcW w:w="3210" w:type="dxa"/>
          </w:tcPr>
          <w:p w14:paraId="65B8F1CE" w14:textId="77777777" w:rsidR="008667A0" w:rsidRDefault="00165603">
            <w:r>
              <w:t>Confidence Level</w:t>
            </w:r>
          </w:p>
        </w:tc>
        <w:tc>
          <w:tcPr>
            <w:tcW w:w="3211" w:type="dxa"/>
          </w:tcPr>
          <w:p w14:paraId="03214F45" w14:textId="77777777" w:rsidR="008667A0" w:rsidRDefault="00165603">
            <w:pPr>
              <w:cnfStyle w:val="000000000000" w:firstRow="0" w:lastRow="0" w:firstColumn="0" w:lastColumn="0" w:oddVBand="0" w:evenVBand="0" w:oddHBand="0" w:evenHBand="0" w:firstRowFirstColumn="0" w:firstRowLastColumn="0" w:lastRowFirstColumn="0" w:lastRowLastColumn="0"/>
            </w:pPr>
            <w:r>
              <w:t>95.0%</w:t>
            </w:r>
          </w:p>
        </w:tc>
        <w:tc>
          <w:tcPr>
            <w:tcW w:w="3211" w:type="dxa"/>
          </w:tcPr>
          <w:p w14:paraId="2FEABEF8" w14:textId="77777777" w:rsidR="008667A0" w:rsidRDefault="00165603">
            <w:pPr>
              <w:cnfStyle w:val="000000000000" w:firstRow="0" w:lastRow="0" w:firstColumn="0" w:lastColumn="0" w:oddVBand="0" w:evenVBand="0" w:oddHBand="0" w:evenHBand="0" w:firstRowFirstColumn="0" w:firstRowLastColumn="0" w:lastRowFirstColumn="0" w:lastRowLastColumn="0"/>
            </w:pPr>
            <w:r>
              <w:t>95.0%</w:t>
            </w:r>
          </w:p>
        </w:tc>
      </w:tr>
      <w:tr w:rsidR="008667A0" w14:paraId="1074A82A" w14:textId="77777777" w:rsidTr="002372DD">
        <w:tc>
          <w:tcPr>
            <w:cnfStyle w:val="001000000000" w:firstRow="0" w:lastRow="0" w:firstColumn="1" w:lastColumn="0" w:oddVBand="0" w:evenVBand="0" w:oddHBand="0" w:evenHBand="0" w:firstRowFirstColumn="0" w:firstRowLastColumn="0" w:lastRowFirstColumn="0" w:lastRowLastColumn="0"/>
            <w:tcW w:w="3210" w:type="dxa"/>
          </w:tcPr>
          <w:p w14:paraId="1401F0F0" w14:textId="77777777" w:rsidR="008667A0" w:rsidRDefault="00165603">
            <w:r>
              <w:t>Return and Volatility</w:t>
            </w:r>
          </w:p>
        </w:tc>
        <w:tc>
          <w:tcPr>
            <w:tcW w:w="3211" w:type="dxa"/>
          </w:tcPr>
          <w:p w14:paraId="2984F377" w14:textId="77777777" w:rsidR="008667A0" w:rsidRDefault="00165603">
            <w:pPr>
              <w:cnfStyle w:val="000000000000" w:firstRow="0" w:lastRow="0" w:firstColumn="0" w:lastColumn="0" w:oddVBand="0" w:evenVBand="0" w:oddHBand="0" w:evenHBand="0" w:firstRowFirstColumn="0" w:firstRowLastColumn="0" w:lastRowFirstColumn="0" w:lastRowLastColumn="0"/>
            </w:pPr>
            <w:r>
              <w:t>Historical 30-year</w:t>
            </w:r>
          </w:p>
        </w:tc>
        <w:tc>
          <w:tcPr>
            <w:tcW w:w="3211" w:type="dxa"/>
          </w:tcPr>
          <w:p w14:paraId="6C7CF29F" w14:textId="77777777" w:rsidR="008667A0" w:rsidRDefault="00165603">
            <w:pPr>
              <w:cnfStyle w:val="000000000000" w:firstRow="0" w:lastRow="0" w:firstColumn="0" w:lastColumn="0" w:oddVBand="0" w:evenVBand="0" w:oddHBand="0" w:evenHBand="0" w:firstRowFirstColumn="0" w:firstRowLastColumn="0" w:lastRowFirstColumn="0" w:lastRowLastColumn="0"/>
            </w:pPr>
            <w:r>
              <w:t>Forecast 10-year</w:t>
            </w:r>
          </w:p>
        </w:tc>
      </w:tr>
      <w:tr w:rsidR="008667A0" w14:paraId="619CF5F8" w14:textId="77777777" w:rsidTr="002372DD">
        <w:tc>
          <w:tcPr>
            <w:cnfStyle w:val="001000000000" w:firstRow="0" w:lastRow="0" w:firstColumn="1" w:lastColumn="0" w:oddVBand="0" w:evenVBand="0" w:oddHBand="0" w:evenHBand="0" w:firstRowFirstColumn="0" w:firstRowLastColumn="0" w:lastRowFirstColumn="0" w:lastRowLastColumn="0"/>
            <w:tcW w:w="3210" w:type="dxa"/>
          </w:tcPr>
          <w:p w14:paraId="66640409" w14:textId="77777777" w:rsidR="008667A0" w:rsidRDefault="00165603">
            <w:r>
              <w:t>Correlation and methods</w:t>
            </w:r>
          </w:p>
        </w:tc>
        <w:tc>
          <w:tcPr>
            <w:tcW w:w="3211" w:type="dxa"/>
          </w:tcPr>
          <w:p w14:paraId="25FBB0A0" w14:textId="77777777" w:rsidR="008667A0" w:rsidRDefault="00165603">
            <w:pPr>
              <w:cnfStyle w:val="000000000000" w:firstRow="0" w:lastRow="0" w:firstColumn="0" w:lastColumn="0" w:oddVBand="0" w:evenVBand="0" w:oddHBand="0" w:evenHBand="0" w:firstRowFirstColumn="0" w:firstRowLastColumn="0" w:lastRowFirstColumn="0" w:lastRowLastColumn="0"/>
            </w:pPr>
            <w:r>
              <w:t>Historical 30-year</w:t>
            </w:r>
          </w:p>
        </w:tc>
        <w:tc>
          <w:tcPr>
            <w:tcW w:w="3211" w:type="dxa"/>
          </w:tcPr>
          <w:p w14:paraId="43B3BE6B" w14:textId="77777777" w:rsidR="008667A0" w:rsidRDefault="00165603">
            <w:pPr>
              <w:cnfStyle w:val="000000000000" w:firstRow="0" w:lastRow="0" w:firstColumn="0" w:lastColumn="0" w:oddVBand="0" w:evenVBand="0" w:oddHBand="0" w:evenHBand="0" w:firstRowFirstColumn="0" w:firstRowLastColumn="0" w:lastRowFirstColumn="0" w:lastRowLastColumn="0"/>
            </w:pPr>
            <w:r>
              <w:t>Historical 5-year, using Covariance Matrix</w:t>
            </w:r>
          </w:p>
        </w:tc>
      </w:tr>
    </w:tbl>
    <w:p w14:paraId="66ED4FEF" w14:textId="77777777" w:rsidR="008667A0" w:rsidRDefault="008667A0">
      <w:pPr>
        <w:pStyle w:val="BodyStyle"/>
      </w:pPr>
    </w:p>
    <w:p w14:paraId="39207D5C" w14:textId="77777777" w:rsidR="008667A0" w:rsidRDefault="00165603">
      <w:pPr>
        <w:pStyle w:val="BodyStyle"/>
      </w:pPr>
      <w:r>
        <w:t>Value at risk measures the largest loss likely to be incurred over one year with a confidence level (varies upon scenarios). Standard Risk Measure, as per the FSC/AFSA guidelines has been derived for each investment option.</w:t>
      </w:r>
    </w:p>
    <w:p w14:paraId="2E75FDBA" w14:textId="77777777" w:rsidR="008667A0" w:rsidRDefault="00165603">
      <w:pPr>
        <w:pStyle w:val="Heading2"/>
      </w:pPr>
      <w:bookmarkStart w:id="4" w:name="_Toc147237911"/>
      <w:r>
        <w:t>The Most Volatile and the Least Volatile Portfolios</w:t>
      </w:r>
      <w:bookmarkEnd w:id="4"/>
    </w:p>
    <w:p w14:paraId="7F939119" w14:textId="77777777" w:rsidR="008667A0" w:rsidRDefault="00165603">
      <w:pPr>
        <w:pStyle w:val="BodyStyle"/>
      </w:pPr>
      <w:r>
        <w:t>Atchison Consultants has utilised a proxy approach for testing SAA ranges to generate:</w:t>
      </w:r>
    </w:p>
    <w:p w14:paraId="5B3265B0" w14:textId="77777777" w:rsidR="008667A0" w:rsidRDefault="00165603">
      <w:pPr>
        <w:pStyle w:val="listbullet0"/>
      </w:pPr>
      <w:r>
        <w:t>the most volatile portfolio for each investment option, denoted as P1. This portfolio has been structured to ensure that the allocation of assets conforms to the minimum range requirement for each asset class and growth-defensive constraints, while concurrently allocating the maximum range value to the most volatile asset classes.</w:t>
      </w:r>
    </w:p>
    <w:p w14:paraId="377409A6" w14:textId="77777777" w:rsidR="008667A0" w:rsidRDefault="00165603">
      <w:pPr>
        <w:pStyle w:val="listbullet0"/>
      </w:pPr>
      <w:r>
        <w:t>the least volatile portfolio for each investment option, denoted as P2. This portfolio has been structured to ensure that the allocation of assets conforms to the minimum range requirement for each asset class and growth-defensive constraints, while concurrently allocating the maximum range value to the least volatile asset classes.</w:t>
      </w:r>
    </w:p>
    <w:p w14:paraId="79A2F0AE" w14:textId="77777777" w:rsidR="008667A0" w:rsidRDefault="00165603">
      <w:pPr>
        <w:pStyle w:val="BodyStyle"/>
      </w:pPr>
      <w:r>
        <w:t>The asset allocations and scenario analysis of P1 and P2 for each investment option are displayed in the following sections.</w:t>
      </w:r>
    </w:p>
    <w:p w14:paraId="7AF83912" w14:textId="77777777" w:rsidR="008667A0" w:rsidRDefault="008667A0">
      <w:pPr>
        <w:pStyle w:val="BodyStyle"/>
      </w:pPr>
    </w:p>
    <w:p w14:paraId="1FB25D1B" w14:textId="1CA0C8A9" w:rsidR="008667A0" w:rsidRDefault="00165603">
      <w:pPr>
        <w:pStyle w:val="Heading2"/>
      </w:pPr>
      <w:bookmarkStart w:id="5" w:name="_Toc147237912"/>
      <w:r>
        <w:t xml:space="preserve">Analysis of Strategy: </w:t>
      </w:r>
      <w:r w:rsidR="00E24120">
        <w:t>Active</w:t>
      </w:r>
      <w:r>
        <w:t xml:space="preserve"> 20</w:t>
      </w:r>
      <w:bookmarkEnd w:id="5"/>
    </w:p>
    <w:p w14:paraId="18AA8823" w14:textId="77777777" w:rsidR="008667A0" w:rsidRDefault="00165603">
      <w:pPr>
        <w:pStyle w:val="Heading3"/>
      </w:pPr>
      <w:bookmarkStart w:id="6" w:name="_Toc147237913"/>
      <w:r>
        <w:t>Analysis of Asset Allocation</w:t>
      </w:r>
      <w:bookmarkEnd w:id="6"/>
    </w:p>
    <w:p w14:paraId="61356A73" w14:textId="77777777" w:rsidR="008667A0" w:rsidRDefault="00165603">
      <w:pPr>
        <w:pStyle w:val="BodyStyle"/>
      </w:pPr>
      <w:r>
        <w:t>Table 11 tests and demonstrates the returns, volatility of returns and the probabilities of the current SAA meeting the current stated investment objective of CPI + 0.5% pa over 3-year periods, on a historical basis, before management fees and tax.</w:t>
      </w:r>
    </w:p>
    <w:p w14:paraId="59419F68" w14:textId="77777777" w:rsidR="008667A0" w:rsidRDefault="00165603">
      <w:pPr>
        <w:pStyle w:val="T-Title"/>
      </w:pPr>
      <w:r>
        <w:t>Table 11: Scenario 1 Historical Analysis – Strategic Asset Allocations</w:t>
      </w:r>
    </w:p>
    <w:tbl>
      <w:tblPr>
        <w:tblStyle w:val="Table2"/>
        <w:tblW w:w="0" w:type="auto"/>
        <w:tblLook w:val="04A0" w:firstRow="1" w:lastRow="0" w:firstColumn="1" w:lastColumn="0" w:noHBand="0" w:noVBand="1"/>
        <w:tblPrChange w:id="7" w:author="Kevin Toohey" w:date="2023-10-03T17:01:00Z">
          <w:tblPr>
            <w:tblStyle w:val="Table2"/>
            <w:tblW w:w="0" w:type="auto"/>
            <w:tblLook w:val="04A0" w:firstRow="1" w:lastRow="0" w:firstColumn="1" w:lastColumn="0" w:noHBand="0" w:noVBand="1"/>
          </w:tblPr>
        </w:tblPrChange>
      </w:tblPr>
      <w:tblGrid>
        <w:gridCol w:w="5245"/>
        <w:gridCol w:w="1368"/>
        <w:gridCol w:w="1418"/>
        <w:gridCol w:w="1559"/>
        <w:tblGridChange w:id="8">
          <w:tblGrid>
            <w:gridCol w:w="3877"/>
            <w:gridCol w:w="1899"/>
            <w:gridCol w:w="1928"/>
            <w:gridCol w:w="1928"/>
          </w:tblGrid>
        </w:tblGridChange>
      </w:tblGrid>
      <w:tr w:rsidR="008667A0" w14:paraId="3F5C888C" w14:textId="77777777" w:rsidTr="008C00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5" w:type="dxa"/>
            <w:tcPrChange w:id="9" w:author="Kevin Toohey" w:date="2023-10-03T17:01:00Z">
              <w:tcPr>
                <w:tcW w:w="5040" w:type="dxa"/>
              </w:tcPr>
            </w:tcPrChange>
          </w:tcPr>
          <w:p w14:paraId="458D4C9F" w14:textId="77777777" w:rsidR="008667A0" w:rsidRDefault="00165603">
            <w:pPr>
              <w:cnfStyle w:val="101000000000" w:firstRow="1" w:lastRow="0" w:firstColumn="1" w:lastColumn="0" w:oddVBand="0" w:evenVBand="0" w:oddHBand="0" w:evenHBand="0" w:firstRowFirstColumn="0" w:firstRowLastColumn="0" w:lastRowFirstColumn="0" w:lastRowLastColumn="0"/>
            </w:pPr>
            <w:r>
              <w:t>Category</w:t>
            </w:r>
          </w:p>
        </w:tc>
        <w:tc>
          <w:tcPr>
            <w:tcW w:w="1368" w:type="dxa"/>
            <w:tcPrChange w:id="10" w:author="Kevin Toohey" w:date="2023-10-03T17:01:00Z">
              <w:tcPr>
                <w:tcW w:w="2408" w:type="dxa"/>
              </w:tcPr>
            </w:tcPrChange>
          </w:tcPr>
          <w:p w14:paraId="58C1428E"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418" w:type="dxa"/>
            <w:tcPrChange w:id="11" w:author="Kevin Toohey" w:date="2023-10-03T17:01:00Z">
              <w:tcPr>
                <w:tcW w:w="2408" w:type="dxa"/>
              </w:tcPr>
            </w:tcPrChange>
          </w:tcPr>
          <w:p w14:paraId="092336C7" w14:textId="77777777" w:rsidR="008667A0" w:rsidRDefault="00165603">
            <w:pPr>
              <w:cnfStyle w:val="100000000000" w:firstRow="1" w:lastRow="0" w:firstColumn="0" w:lastColumn="0" w:oddVBand="0" w:evenVBand="0" w:oddHBand="0" w:evenHBand="0" w:firstRowFirstColumn="0" w:firstRowLastColumn="0" w:lastRowFirstColumn="0" w:lastRowLastColumn="0"/>
            </w:pPr>
            <w:r>
              <w:t>Most Volatile Portfolio P1</w:t>
            </w:r>
          </w:p>
        </w:tc>
        <w:tc>
          <w:tcPr>
            <w:tcW w:w="1559" w:type="dxa"/>
            <w:tcPrChange w:id="12" w:author="Kevin Toohey" w:date="2023-10-03T17:01:00Z">
              <w:tcPr>
                <w:tcW w:w="2408" w:type="dxa"/>
              </w:tcPr>
            </w:tcPrChange>
          </w:tcPr>
          <w:p w14:paraId="26F92711" w14:textId="77777777" w:rsidR="008667A0" w:rsidRDefault="00165603">
            <w:pPr>
              <w:cnfStyle w:val="100000000000" w:firstRow="1" w:lastRow="0" w:firstColumn="0" w:lastColumn="0" w:oddVBand="0" w:evenVBand="0" w:oddHBand="0" w:evenHBand="0" w:firstRowFirstColumn="0" w:firstRowLastColumn="0" w:lastRowFirstColumn="0" w:lastRowLastColumn="0"/>
            </w:pPr>
            <w:r>
              <w:t>Least Volatile Portfolio P2</w:t>
            </w:r>
          </w:p>
        </w:tc>
      </w:tr>
      <w:tr w:rsidR="008667A0" w14:paraId="20219D48" w14:textId="77777777" w:rsidTr="008C008E">
        <w:tc>
          <w:tcPr>
            <w:cnfStyle w:val="001000000000" w:firstRow="0" w:lastRow="0" w:firstColumn="1" w:lastColumn="0" w:oddVBand="0" w:evenVBand="0" w:oddHBand="0" w:evenHBand="0" w:firstRowFirstColumn="0" w:firstRowLastColumn="0" w:lastRowFirstColumn="0" w:lastRowLastColumn="0"/>
            <w:tcW w:w="5245" w:type="dxa"/>
            <w:tcPrChange w:id="13" w:author="Kevin Toohey" w:date="2023-10-03T17:01:00Z">
              <w:tcPr>
                <w:tcW w:w="5040" w:type="dxa"/>
              </w:tcPr>
            </w:tcPrChange>
          </w:tcPr>
          <w:p w14:paraId="5BEF46BD" w14:textId="77777777" w:rsidR="008667A0" w:rsidRDefault="00165603">
            <w:r>
              <w:rPr>
                <w:b/>
              </w:rPr>
              <w:t>Asset Classes</w:t>
            </w:r>
          </w:p>
        </w:tc>
        <w:tc>
          <w:tcPr>
            <w:tcW w:w="1368" w:type="dxa"/>
            <w:tcPrChange w:id="14" w:author="Kevin Toohey" w:date="2023-10-03T17:01:00Z">
              <w:tcPr>
                <w:tcW w:w="2408" w:type="dxa"/>
              </w:tcPr>
            </w:tcPrChange>
          </w:tcPr>
          <w:p w14:paraId="05799F6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Change w:id="15" w:author="Kevin Toohey" w:date="2023-10-03T17:01:00Z">
              <w:tcPr>
                <w:tcW w:w="2408" w:type="dxa"/>
              </w:tcPr>
            </w:tcPrChange>
          </w:tcPr>
          <w:p w14:paraId="25E3C9C4"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16" w:author="Kevin Toohey" w:date="2023-10-03T17:01:00Z">
              <w:tcPr>
                <w:tcW w:w="2408" w:type="dxa"/>
              </w:tcPr>
            </w:tcPrChange>
          </w:tcPr>
          <w:p w14:paraId="2EC03E4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5FF747C8" w14:textId="77777777" w:rsidTr="008C008E">
        <w:tc>
          <w:tcPr>
            <w:cnfStyle w:val="001000000000" w:firstRow="0" w:lastRow="0" w:firstColumn="1" w:lastColumn="0" w:oddVBand="0" w:evenVBand="0" w:oddHBand="0" w:evenHBand="0" w:firstRowFirstColumn="0" w:firstRowLastColumn="0" w:lastRowFirstColumn="0" w:lastRowLastColumn="0"/>
            <w:tcW w:w="5245" w:type="dxa"/>
            <w:tcPrChange w:id="17" w:author="Kevin Toohey" w:date="2023-10-03T17:01:00Z">
              <w:tcPr>
                <w:tcW w:w="5040" w:type="dxa"/>
              </w:tcPr>
            </w:tcPrChange>
          </w:tcPr>
          <w:p w14:paraId="449BA02F" w14:textId="77777777" w:rsidR="008667A0" w:rsidRDefault="00165603">
            <w:r>
              <w:t xml:space="preserve">  Cash(%)</w:t>
            </w:r>
          </w:p>
        </w:tc>
        <w:tc>
          <w:tcPr>
            <w:tcW w:w="1368" w:type="dxa"/>
            <w:tcPrChange w:id="18" w:author="Kevin Toohey" w:date="2023-10-03T17:01:00Z">
              <w:tcPr>
                <w:tcW w:w="2408" w:type="dxa"/>
              </w:tcPr>
            </w:tcPrChange>
          </w:tcPr>
          <w:p w14:paraId="215CFA6D"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418" w:type="dxa"/>
            <w:tcPrChange w:id="19" w:author="Kevin Toohey" w:date="2023-10-03T17:01:00Z">
              <w:tcPr>
                <w:tcW w:w="2408" w:type="dxa"/>
              </w:tcPr>
            </w:tcPrChange>
          </w:tcPr>
          <w:p w14:paraId="06FFE8CA"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559" w:type="dxa"/>
            <w:tcPrChange w:id="20" w:author="Kevin Toohey" w:date="2023-10-03T17:01:00Z">
              <w:tcPr>
                <w:tcW w:w="2408" w:type="dxa"/>
              </w:tcPr>
            </w:tcPrChange>
          </w:tcPr>
          <w:p w14:paraId="229241E9"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r>
      <w:tr w:rsidR="008667A0" w14:paraId="1E3C9FE5" w14:textId="77777777" w:rsidTr="008C008E">
        <w:tc>
          <w:tcPr>
            <w:cnfStyle w:val="001000000000" w:firstRow="0" w:lastRow="0" w:firstColumn="1" w:lastColumn="0" w:oddVBand="0" w:evenVBand="0" w:oddHBand="0" w:evenHBand="0" w:firstRowFirstColumn="0" w:firstRowLastColumn="0" w:lastRowFirstColumn="0" w:lastRowLastColumn="0"/>
            <w:tcW w:w="5245" w:type="dxa"/>
            <w:tcPrChange w:id="21" w:author="Kevin Toohey" w:date="2023-10-03T17:01:00Z">
              <w:tcPr>
                <w:tcW w:w="5040" w:type="dxa"/>
              </w:tcPr>
            </w:tcPrChange>
          </w:tcPr>
          <w:p w14:paraId="2C89B014" w14:textId="77777777" w:rsidR="008667A0" w:rsidRDefault="00165603">
            <w:r>
              <w:lastRenderedPageBreak/>
              <w:t xml:space="preserve">  Australian Shares(%)</w:t>
            </w:r>
          </w:p>
        </w:tc>
        <w:tc>
          <w:tcPr>
            <w:tcW w:w="1368" w:type="dxa"/>
            <w:tcPrChange w:id="22" w:author="Kevin Toohey" w:date="2023-10-03T17:01:00Z">
              <w:tcPr>
                <w:tcW w:w="2408" w:type="dxa"/>
              </w:tcPr>
            </w:tcPrChange>
          </w:tcPr>
          <w:p w14:paraId="3934C2BD" w14:textId="77777777" w:rsidR="008667A0" w:rsidRDefault="00165603">
            <w:pPr>
              <w:cnfStyle w:val="000000000000" w:firstRow="0" w:lastRow="0" w:firstColumn="0" w:lastColumn="0" w:oddVBand="0" w:evenVBand="0" w:oddHBand="0" w:evenHBand="0" w:firstRowFirstColumn="0" w:firstRowLastColumn="0" w:lastRowFirstColumn="0" w:lastRowLastColumn="0"/>
            </w:pPr>
            <w:r>
              <w:t>7.5</w:t>
            </w:r>
          </w:p>
        </w:tc>
        <w:tc>
          <w:tcPr>
            <w:tcW w:w="1418" w:type="dxa"/>
            <w:tcPrChange w:id="23" w:author="Kevin Toohey" w:date="2023-10-03T17:01:00Z">
              <w:tcPr>
                <w:tcW w:w="2408" w:type="dxa"/>
              </w:tcPr>
            </w:tcPrChange>
          </w:tcPr>
          <w:p w14:paraId="381F8D79"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559" w:type="dxa"/>
            <w:tcPrChange w:id="24" w:author="Kevin Toohey" w:date="2023-10-03T17:01:00Z">
              <w:tcPr>
                <w:tcW w:w="2408" w:type="dxa"/>
              </w:tcPr>
            </w:tcPrChange>
          </w:tcPr>
          <w:p w14:paraId="2D83395E"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667A0" w14:paraId="0A76B998" w14:textId="77777777" w:rsidTr="008C008E">
        <w:tc>
          <w:tcPr>
            <w:cnfStyle w:val="001000000000" w:firstRow="0" w:lastRow="0" w:firstColumn="1" w:lastColumn="0" w:oddVBand="0" w:evenVBand="0" w:oddHBand="0" w:evenHBand="0" w:firstRowFirstColumn="0" w:firstRowLastColumn="0" w:lastRowFirstColumn="0" w:lastRowLastColumn="0"/>
            <w:tcW w:w="5245" w:type="dxa"/>
            <w:tcPrChange w:id="25" w:author="Kevin Toohey" w:date="2023-10-03T17:01:00Z">
              <w:tcPr>
                <w:tcW w:w="5040" w:type="dxa"/>
              </w:tcPr>
            </w:tcPrChange>
          </w:tcPr>
          <w:p w14:paraId="16CED861" w14:textId="77777777" w:rsidR="008667A0" w:rsidRDefault="00165603">
            <w:r>
              <w:t xml:space="preserve">  International Shares(%)</w:t>
            </w:r>
          </w:p>
        </w:tc>
        <w:tc>
          <w:tcPr>
            <w:tcW w:w="1368" w:type="dxa"/>
            <w:tcPrChange w:id="26" w:author="Kevin Toohey" w:date="2023-10-03T17:01:00Z">
              <w:tcPr>
                <w:tcW w:w="2408" w:type="dxa"/>
              </w:tcPr>
            </w:tcPrChange>
          </w:tcPr>
          <w:p w14:paraId="184FBFF5" w14:textId="77777777" w:rsidR="008667A0" w:rsidRDefault="00165603">
            <w:pPr>
              <w:cnfStyle w:val="000000000000" w:firstRow="0" w:lastRow="0" w:firstColumn="0" w:lastColumn="0" w:oddVBand="0" w:evenVBand="0" w:oddHBand="0" w:evenHBand="0" w:firstRowFirstColumn="0" w:firstRowLastColumn="0" w:lastRowFirstColumn="0" w:lastRowLastColumn="0"/>
            </w:pPr>
            <w:r>
              <w:t>7.5</w:t>
            </w:r>
          </w:p>
        </w:tc>
        <w:tc>
          <w:tcPr>
            <w:tcW w:w="1418" w:type="dxa"/>
            <w:tcPrChange w:id="27" w:author="Kevin Toohey" w:date="2023-10-03T17:01:00Z">
              <w:tcPr>
                <w:tcW w:w="2408" w:type="dxa"/>
              </w:tcPr>
            </w:tcPrChange>
          </w:tcPr>
          <w:p w14:paraId="4683CEC1"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559" w:type="dxa"/>
            <w:tcPrChange w:id="28" w:author="Kevin Toohey" w:date="2023-10-03T17:01:00Z">
              <w:tcPr>
                <w:tcW w:w="2408" w:type="dxa"/>
              </w:tcPr>
            </w:tcPrChange>
          </w:tcPr>
          <w:p w14:paraId="499F9728"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667A0" w14:paraId="3BB37930" w14:textId="77777777" w:rsidTr="008C008E">
        <w:tc>
          <w:tcPr>
            <w:cnfStyle w:val="001000000000" w:firstRow="0" w:lastRow="0" w:firstColumn="1" w:lastColumn="0" w:oddVBand="0" w:evenVBand="0" w:oddHBand="0" w:evenHBand="0" w:firstRowFirstColumn="0" w:firstRowLastColumn="0" w:lastRowFirstColumn="0" w:lastRowLastColumn="0"/>
            <w:tcW w:w="5245" w:type="dxa"/>
            <w:tcPrChange w:id="29" w:author="Kevin Toohey" w:date="2023-10-03T17:01:00Z">
              <w:tcPr>
                <w:tcW w:w="5040" w:type="dxa"/>
              </w:tcPr>
            </w:tcPrChange>
          </w:tcPr>
          <w:p w14:paraId="07BAAA74" w14:textId="77777777" w:rsidR="008667A0" w:rsidRDefault="00165603">
            <w:r>
              <w:t xml:space="preserve">  Real Assets(%)</w:t>
            </w:r>
          </w:p>
        </w:tc>
        <w:tc>
          <w:tcPr>
            <w:tcW w:w="1368" w:type="dxa"/>
            <w:tcPrChange w:id="30" w:author="Kevin Toohey" w:date="2023-10-03T17:01:00Z">
              <w:tcPr>
                <w:tcW w:w="2408" w:type="dxa"/>
              </w:tcPr>
            </w:tcPrChange>
          </w:tcPr>
          <w:p w14:paraId="1F29DA64" w14:textId="77777777" w:rsidR="008667A0" w:rsidRDefault="00165603">
            <w:pPr>
              <w:cnfStyle w:val="000000000000" w:firstRow="0" w:lastRow="0" w:firstColumn="0" w:lastColumn="0" w:oddVBand="0" w:evenVBand="0" w:oddHBand="0" w:evenHBand="0" w:firstRowFirstColumn="0" w:firstRowLastColumn="0" w:lastRowFirstColumn="0" w:lastRowLastColumn="0"/>
            </w:pPr>
            <w:r>
              <w:t>2.5</w:t>
            </w:r>
          </w:p>
        </w:tc>
        <w:tc>
          <w:tcPr>
            <w:tcW w:w="1418" w:type="dxa"/>
            <w:tcPrChange w:id="31" w:author="Kevin Toohey" w:date="2023-10-03T17:01:00Z">
              <w:tcPr>
                <w:tcW w:w="2408" w:type="dxa"/>
              </w:tcPr>
            </w:tcPrChange>
          </w:tcPr>
          <w:p w14:paraId="23ABF54A"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559" w:type="dxa"/>
            <w:tcPrChange w:id="32" w:author="Kevin Toohey" w:date="2023-10-03T17:01:00Z">
              <w:tcPr>
                <w:tcW w:w="2408" w:type="dxa"/>
              </w:tcPr>
            </w:tcPrChange>
          </w:tcPr>
          <w:p w14:paraId="16EDCBE3"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60EA4F5A" w14:textId="77777777" w:rsidTr="008C008E">
        <w:tc>
          <w:tcPr>
            <w:cnfStyle w:val="001000000000" w:firstRow="0" w:lastRow="0" w:firstColumn="1" w:lastColumn="0" w:oddVBand="0" w:evenVBand="0" w:oddHBand="0" w:evenHBand="0" w:firstRowFirstColumn="0" w:firstRowLastColumn="0" w:lastRowFirstColumn="0" w:lastRowLastColumn="0"/>
            <w:tcW w:w="5245" w:type="dxa"/>
            <w:tcPrChange w:id="33" w:author="Kevin Toohey" w:date="2023-10-03T17:01:00Z">
              <w:tcPr>
                <w:tcW w:w="5040" w:type="dxa"/>
              </w:tcPr>
            </w:tcPrChange>
          </w:tcPr>
          <w:p w14:paraId="6F3D0957" w14:textId="77777777" w:rsidR="008667A0" w:rsidRDefault="00165603">
            <w:r>
              <w:t xml:space="preserve">  Alternatives(%)</w:t>
            </w:r>
          </w:p>
        </w:tc>
        <w:tc>
          <w:tcPr>
            <w:tcW w:w="1368" w:type="dxa"/>
            <w:tcPrChange w:id="34" w:author="Kevin Toohey" w:date="2023-10-03T17:01:00Z">
              <w:tcPr>
                <w:tcW w:w="2408" w:type="dxa"/>
              </w:tcPr>
            </w:tcPrChange>
          </w:tcPr>
          <w:p w14:paraId="139C45D2" w14:textId="77777777" w:rsidR="008667A0" w:rsidRDefault="00165603">
            <w:pPr>
              <w:cnfStyle w:val="000000000000" w:firstRow="0" w:lastRow="0" w:firstColumn="0" w:lastColumn="0" w:oddVBand="0" w:evenVBand="0" w:oddHBand="0" w:evenHBand="0" w:firstRowFirstColumn="0" w:firstRowLastColumn="0" w:lastRowFirstColumn="0" w:lastRowLastColumn="0"/>
            </w:pPr>
            <w:r>
              <w:t>2.5</w:t>
            </w:r>
          </w:p>
        </w:tc>
        <w:tc>
          <w:tcPr>
            <w:tcW w:w="1418" w:type="dxa"/>
            <w:tcPrChange w:id="35" w:author="Kevin Toohey" w:date="2023-10-03T17:01:00Z">
              <w:tcPr>
                <w:tcW w:w="2408" w:type="dxa"/>
              </w:tcPr>
            </w:tcPrChange>
          </w:tcPr>
          <w:p w14:paraId="6D2F3C76"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c>
          <w:tcPr>
            <w:tcW w:w="1559" w:type="dxa"/>
            <w:tcPrChange w:id="36" w:author="Kevin Toohey" w:date="2023-10-03T17:01:00Z">
              <w:tcPr>
                <w:tcW w:w="2408" w:type="dxa"/>
              </w:tcPr>
            </w:tcPrChange>
          </w:tcPr>
          <w:p w14:paraId="482F7D64"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r w:rsidR="008667A0" w14:paraId="0D1E779C" w14:textId="77777777" w:rsidTr="008C008E">
        <w:tc>
          <w:tcPr>
            <w:cnfStyle w:val="001000000000" w:firstRow="0" w:lastRow="0" w:firstColumn="1" w:lastColumn="0" w:oddVBand="0" w:evenVBand="0" w:oddHBand="0" w:evenHBand="0" w:firstRowFirstColumn="0" w:firstRowLastColumn="0" w:lastRowFirstColumn="0" w:lastRowLastColumn="0"/>
            <w:tcW w:w="5245" w:type="dxa"/>
            <w:tcPrChange w:id="37" w:author="Kevin Toohey" w:date="2023-10-03T17:01:00Z">
              <w:tcPr>
                <w:tcW w:w="5040" w:type="dxa"/>
              </w:tcPr>
            </w:tcPrChange>
          </w:tcPr>
          <w:p w14:paraId="17F30A5C" w14:textId="77777777" w:rsidR="008667A0" w:rsidRDefault="00165603">
            <w:r>
              <w:t xml:space="preserve">  Long Duration(%)</w:t>
            </w:r>
          </w:p>
        </w:tc>
        <w:tc>
          <w:tcPr>
            <w:tcW w:w="1368" w:type="dxa"/>
            <w:tcPrChange w:id="38" w:author="Kevin Toohey" w:date="2023-10-03T17:01:00Z">
              <w:tcPr>
                <w:tcW w:w="2408" w:type="dxa"/>
              </w:tcPr>
            </w:tcPrChange>
          </w:tcPr>
          <w:p w14:paraId="61E13D04"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418" w:type="dxa"/>
            <w:tcPrChange w:id="39" w:author="Kevin Toohey" w:date="2023-10-03T17:01:00Z">
              <w:tcPr>
                <w:tcW w:w="2408" w:type="dxa"/>
              </w:tcPr>
            </w:tcPrChange>
          </w:tcPr>
          <w:p w14:paraId="18EEBB3E"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559" w:type="dxa"/>
            <w:tcPrChange w:id="40" w:author="Kevin Toohey" w:date="2023-10-03T17:01:00Z">
              <w:tcPr>
                <w:tcW w:w="2408" w:type="dxa"/>
              </w:tcPr>
            </w:tcPrChange>
          </w:tcPr>
          <w:p w14:paraId="1991E582"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r>
      <w:tr w:rsidR="008667A0" w14:paraId="48881DCD" w14:textId="77777777" w:rsidTr="008C008E">
        <w:tc>
          <w:tcPr>
            <w:cnfStyle w:val="001000000000" w:firstRow="0" w:lastRow="0" w:firstColumn="1" w:lastColumn="0" w:oddVBand="0" w:evenVBand="0" w:oddHBand="0" w:evenHBand="0" w:firstRowFirstColumn="0" w:firstRowLastColumn="0" w:lastRowFirstColumn="0" w:lastRowLastColumn="0"/>
            <w:tcW w:w="5245" w:type="dxa"/>
            <w:tcPrChange w:id="41" w:author="Kevin Toohey" w:date="2023-10-03T17:01:00Z">
              <w:tcPr>
                <w:tcW w:w="5040" w:type="dxa"/>
              </w:tcPr>
            </w:tcPrChange>
          </w:tcPr>
          <w:p w14:paraId="64DF44CE" w14:textId="77777777" w:rsidR="008667A0" w:rsidRDefault="00165603">
            <w:r>
              <w:t xml:space="preserve">  Floating Rate(%)</w:t>
            </w:r>
          </w:p>
        </w:tc>
        <w:tc>
          <w:tcPr>
            <w:tcW w:w="1368" w:type="dxa"/>
            <w:tcPrChange w:id="42" w:author="Kevin Toohey" w:date="2023-10-03T17:01:00Z">
              <w:tcPr>
                <w:tcW w:w="2408" w:type="dxa"/>
              </w:tcPr>
            </w:tcPrChange>
          </w:tcPr>
          <w:p w14:paraId="645F8852" w14:textId="77777777" w:rsidR="008667A0" w:rsidRDefault="00165603">
            <w:pPr>
              <w:cnfStyle w:val="000000000000" w:firstRow="0" w:lastRow="0" w:firstColumn="0" w:lastColumn="0" w:oddVBand="0" w:evenVBand="0" w:oddHBand="0" w:evenHBand="0" w:firstRowFirstColumn="0" w:firstRowLastColumn="0" w:lastRowFirstColumn="0" w:lastRowLastColumn="0"/>
            </w:pPr>
            <w:r>
              <w:t>25.0</w:t>
            </w:r>
          </w:p>
        </w:tc>
        <w:tc>
          <w:tcPr>
            <w:tcW w:w="1418" w:type="dxa"/>
            <w:tcPrChange w:id="43" w:author="Kevin Toohey" w:date="2023-10-03T17:01:00Z">
              <w:tcPr>
                <w:tcW w:w="2408" w:type="dxa"/>
              </w:tcPr>
            </w:tcPrChange>
          </w:tcPr>
          <w:p w14:paraId="3FFDAACC" w14:textId="77777777" w:rsidR="008667A0" w:rsidRDefault="00165603">
            <w:pPr>
              <w:cnfStyle w:val="000000000000" w:firstRow="0" w:lastRow="0" w:firstColumn="0" w:lastColumn="0" w:oddVBand="0" w:evenVBand="0" w:oddHBand="0" w:evenHBand="0" w:firstRowFirstColumn="0" w:firstRowLastColumn="0" w:lastRowFirstColumn="0" w:lastRowLastColumn="0"/>
            </w:pPr>
            <w:r>
              <w:t>35.0</w:t>
            </w:r>
          </w:p>
        </w:tc>
        <w:tc>
          <w:tcPr>
            <w:tcW w:w="1559" w:type="dxa"/>
            <w:tcPrChange w:id="44" w:author="Kevin Toohey" w:date="2023-10-03T17:01:00Z">
              <w:tcPr>
                <w:tcW w:w="2408" w:type="dxa"/>
              </w:tcPr>
            </w:tcPrChange>
          </w:tcPr>
          <w:p w14:paraId="018E3B5D"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r w:rsidR="008667A0" w14:paraId="63683FA5" w14:textId="77777777" w:rsidTr="008C008E">
        <w:tc>
          <w:tcPr>
            <w:cnfStyle w:val="001000000000" w:firstRow="0" w:lastRow="0" w:firstColumn="1" w:lastColumn="0" w:oddVBand="0" w:evenVBand="0" w:oddHBand="0" w:evenHBand="0" w:firstRowFirstColumn="0" w:firstRowLastColumn="0" w:lastRowFirstColumn="0" w:lastRowLastColumn="0"/>
            <w:tcW w:w="5245" w:type="dxa"/>
            <w:tcPrChange w:id="45" w:author="Kevin Toohey" w:date="2023-10-03T17:01:00Z">
              <w:tcPr>
                <w:tcW w:w="5040" w:type="dxa"/>
              </w:tcPr>
            </w:tcPrChange>
          </w:tcPr>
          <w:p w14:paraId="28EC1219" w14:textId="77777777" w:rsidR="008667A0" w:rsidRDefault="00165603">
            <w:r>
              <w:rPr>
                <w:b/>
              </w:rPr>
              <w:t>Total</w:t>
            </w:r>
          </w:p>
        </w:tc>
        <w:tc>
          <w:tcPr>
            <w:tcW w:w="1368" w:type="dxa"/>
            <w:tcPrChange w:id="46" w:author="Kevin Toohey" w:date="2023-10-03T17:01:00Z">
              <w:tcPr>
                <w:tcW w:w="2408" w:type="dxa"/>
              </w:tcPr>
            </w:tcPrChange>
          </w:tcPr>
          <w:p w14:paraId="037F191C"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418" w:type="dxa"/>
            <w:tcPrChange w:id="47" w:author="Kevin Toohey" w:date="2023-10-03T17:01:00Z">
              <w:tcPr>
                <w:tcW w:w="2408" w:type="dxa"/>
              </w:tcPr>
            </w:tcPrChange>
          </w:tcPr>
          <w:p w14:paraId="3DF2FA59"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59" w:type="dxa"/>
            <w:tcPrChange w:id="48" w:author="Kevin Toohey" w:date="2023-10-03T17:01:00Z">
              <w:tcPr>
                <w:tcW w:w="2408" w:type="dxa"/>
              </w:tcPr>
            </w:tcPrChange>
          </w:tcPr>
          <w:p w14:paraId="2D7B047F"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r>
      <w:tr w:rsidR="008667A0" w14:paraId="26F94355" w14:textId="77777777" w:rsidTr="008C008E">
        <w:tc>
          <w:tcPr>
            <w:cnfStyle w:val="001000000000" w:firstRow="0" w:lastRow="0" w:firstColumn="1" w:lastColumn="0" w:oddVBand="0" w:evenVBand="0" w:oddHBand="0" w:evenHBand="0" w:firstRowFirstColumn="0" w:firstRowLastColumn="0" w:lastRowFirstColumn="0" w:lastRowLastColumn="0"/>
            <w:tcW w:w="5245" w:type="dxa"/>
            <w:tcPrChange w:id="49" w:author="Kevin Toohey" w:date="2023-10-03T17:01:00Z">
              <w:tcPr>
                <w:tcW w:w="5040" w:type="dxa"/>
              </w:tcPr>
            </w:tcPrChange>
          </w:tcPr>
          <w:p w14:paraId="315E9008" w14:textId="77777777" w:rsidR="008667A0" w:rsidRDefault="00165603">
            <w:r>
              <w:t xml:space="preserve">  Growth(%)</w:t>
            </w:r>
          </w:p>
        </w:tc>
        <w:tc>
          <w:tcPr>
            <w:tcW w:w="1368" w:type="dxa"/>
            <w:tcPrChange w:id="50" w:author="Kevin Toohey" w:date="2023-10-03T17:01:00Z">
              <w:tcPr>
                <w:tcW w:w="2408" w:type="dxa"/>
              </w:tcPr>
            </w:tcPrChange>
          </w:tcPr>
          <w:p w14:paraId="13C85CC0"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c>
          <w:tcPr>
            <w:tcW w:w="1418" w:type="dxa"/>
            <w:tcPrChange w:id="51" w:author="Kevin Toohey" w:date="2023-10-03T17:01:00Z">
              <w:tcPr>
                <w:tcW w:w="2408" w:type="dxa"/>
              </w:tcPr>
            </w:tcPrChange>
          </w:tcPr>
          <w:p w14:paraId="089ADD10"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c>
          <w:tcPr>
            <w:tcW w:w="1559" w:type="dxa"/>
            <w:tcPrChange w:id="52" w:author="Kevin Toohey" w:date="2023-10-03T17:01:00Z">
              <w:tcPr>
                <w:tcW w:w="2408" w:type="dxa"/>
              </w:tcPr>
            </w:tcPrChange>
          </w:tcPr>
          <w:p w14:paraId="381F61D7"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r>
      <w:tr w:rsidR="008667A0" w14:paraId="4CB5408C" w14:textId="77777777" w:rsidTr="008C008E">
        <w:tc>
          <w:tcPr>
            <w:cnfStyle w:val="001000000000" w:firstRow="0" w:lastRow="0" w:firstColumn="1" w:lastColumn="0" w:oddVBand="0" w:evenVBand="0" w:oddHBand="0" w:evenHBand="0" w:firstRowFirstColumn="0" w:firstRowLastColumn="0" w:lastRowFirstColumn="0" w:lastRowLastColumn="0"/>
            <w:tcW w:w="5245" w:type="dxa"/>
            <w:tcPrChange w:id="53" w:author="Kevin Toohey" w:date="2023-10-03T17:01:00Z">
              <w:tcPr>
                <w:tcW w:w="5040" w:type="dxa"/>
              </w:tcPr>
            </w:tcPrChange>
          </w:tcPr>
          <w:p w14:paraId="4398DFA2" w14:textId="77777777" w:rsidR="008667A0" w:rsidRDefault="00165603">
            <w:r>
              <w:t xml:space="preserve">  Defensive(%)</w:t>
            </w:r>
          </w:p>
        </w:tc>
        <w:tc>
          <w:tcPr>
            <w:tcW w:w="1368" w:type="dxa"/>
            <w:tcPrChange w:id="54" w:author="Kevin Toohey" w:date="2023-10-03T17:01:00Z">
              <w:tcPr>
                <w:tcW w:w="2408" w:type="dxa"/>
              </w:tcPr>
            </w:tcPrChange>
          </w:tcPr>
          <w:p w14:paraId="5AC815D4" w14:textId="77777777" w:rsidR="008667A0" w:rsidRDefault="00165603">
            <w:pPr>
              <w:cnfStyle w:val="000000000000" w:firstRow="0" w:lastRow="0" w:firstColumn="0" w:lastColumn="0" w:oddVBand="0" w:evenVBand="0" w:oddHBand="0" w:evenHBand="0" w:firstRowFirstColumn="0" w:firstRowLastColumn="0" w:lastRowFirstColumn="0" w:lastRowLastColumn="0"/>
            </w:pPr>
            <w:r>
              <w:t>80.0</w:t>
            </w:r>
          </w:p>
        </w:tc>
        <w:tc>
          <w:tcPr>
            <w:tcW w:w="1418" w:type="dxa"/>
            <w:tcPrChange w:id="55" w:author="Kevin Toohey" w:date="2023-10-03T17:01:00Z">
              <w:tcPr>
                <w:tcW w:w="2408" w:type="dxa"/>
              </w:tcPr>
            </w:tcPrChange>
          </w:tcPr>
          <w:p w14:paraId="48FA46E6" w14:textId="77777777" w:rsidR="008667A0" w:rsidRDefault="00165603">
            <w:pPr>
              <w:cnfStyle w:val="000000000000" w:firstRow="0" w:lastRow="0" w:firstColumn="0" w:lastColumn="0" w:oddVBand="0" w:evenVBand="0" w:oddHBand="0" w:evenHBand="0" w:firstRowFirstColumn="0" w:firstRowLastColumn="0" w:lastRowFirstColumn="0" w:lastRowLastColumn="0"/>
            </w:pPr>
            <w:r>
              <w:t>80.0</w:t>
            </w:r>
          </w:p>
        </w:tc>
        <w:tc>
          <w:tcPr>
            <w:tcW w:w="1559" w:type="dxa"/>
            <w:tcPrChange w:id="56" w:author="Kevin Toohey" w:date="2023-10-03T17:01:00Z">
              <w:tcPr>
                <w:tcW w:w="2408" w:type="dxa"/>
              </w:tcPr>
            </w:tcPrChange>
          </w:tcPr>
          <w:p w14:paraId="447EBA13" w14:textId="77777777" w:rsidR="008667A0" w:rsidRDefault="00165603">
            <w:pPr>
              <w:cnfStyle w:val="000000000000" w:firstRow="0" w:lastRow="0" w:firstColumn="0" w:lastColumn="0" w:oddVBand="0" w:evenVBand="0" w:oddHBand="0" w:evenHBand="0" w:firstRowFirstColumn="0" w:firstRowLastColumn="0" w:lastRowFirstColumn="0" w:lastRowLastColumn="0"/>
            </w:pPr>
            <w:r>
              <w:t>80.0</w:t>
            </w:r>
          </w:p>
        </w:tc>
      </w:tr>
      <w:tr w:rsidR="008667A0" w14:paraId="206D7E25" w14:textId="77777777" w:rsidTr="008C008E">
        <w:tc>
          <w:tcPr>
            <w:cnfStyle w:val="001000000000" w:firstRow="0" w:lastRow="0" w:firstColumn="1" w:lastColumn="0" w:oddVBand="0" w:evenVBand="0" w:oddHBand="0" w:evenHBand="0" w:firstRowFirstColumn="0" w:firstRowLastColumn="0" w:lastRowFirstColumn="0" w:lastRowLastColumn="0"/>
            <w:tcW w:w="5245" w:type="dxa"/>
            <w:tcPrChange w:id="57" w:author="Kevin Toohey" w:date="2023-10-03T17:01:00Z">
              <w:tcPr>
                <w:tcW w:w="5040" w:type="dxa"/>
              </w:tcPr>
            </w:tcPrChange>
          </w:tcPr>
          <w:p w14:paraId="607A05F0" w14:textId="77777777" w:rsidR="008667A0" w:rsidRDefault="00165603">
            <w:r>
              <w:rPr>
                <w:b/>
              </w:rPr>
              <w:t>Scenario Analysis</w:t>
            </w:r>
          </w:p>
        </w:tc>
        <w:tc>
          <w:tcPr>
            <w:tcW w:w="1368" w:type="dxa"/>
            <w:tcPrChange w:id="58" w:author="Kevin Toohey" w:date="2023-10-03T17:01:00Z">
              <w:tcPr>
                <w:tcW w:w="2408" w:type="dxa"/>
              </w:tcPr>
            </w:tcPrChange>
          </w:tcPr>
          <w:p w14:paraId="4442A22D"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Change w:id="59" w:author="Kevin Toohey" w:date="2023-10-03T17:01:00Z">
              <w:tcPr>
                <w:tcW w:w="2408" w:type="dxa"/>
              </w:tcPr>
            </w:tcPrChange>
          </w:tcPr>
          <w:p w14:paraId="4B5477F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60" w:author="Kevin Toohey" w:date="2023-10-03T17:01:00Z">
              <w:tcPr>
                <w:tcW w:w="2408" w:type="dxa"/>
              </w:tcPr>
            </w:tcPrChange>
          </w:tcPr>
          <w:p w14:paraId="028AC32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675B4C69" w14:textId="77777777" w:rsidTr="008C008E">
        <w:tc>
          <w:tcPr>
            <w:cnfStyle w:val="001000000000" w:firstRow="0" w:lastRow="0" w:firstColumn="1" w:lastColumn="0" w:oddVBand="0" w:evenVBand="0" w:oddHBand="0" w:evenHBand="0" w:firstRowFirstColumn="0" w:firstRowLastColumn="0" w:lastRowFirstColumn="0" w:lastRowLastColumn="0"/>
            <w:tcW w:w="5245" w:type="dxa"/>
            <w:tcPrChange w:id="61" w:author="Kevin Toohey" w:date="2023-10-03T17:01:00Z">
              <w:tcPr>
                <w:tcW w:w="5040" w:type="dxa"/>
              </w:tcPr>
            </w:tcPrChange>
          </w:tcPr>
          <w:p w14:paraId="238D1628" w14:textId="77777777" w:rsidR="008667A0" w:rsidRDefault="00165603">
            <w:r>
              <w:t xml:space="preserve">  Return(%,p.a.)</w:t>
            </w:r>
          </w:p>
        </w:tc>
        <w:tc>
          <w:tcPr>
            <w:tcW w:w="1368" w:type="dxa"/>
            <w:tcPrChange w:id="62" w:author="Kevin Toohey" w:date="2023-10-03T17:01:00Z">
              <w:tcPr>
                <w:tcW w:w="2408" w:type="dxa"/>
              </w:tcPr>
            </w:tcPrChange>
          </w:tcPr>
          <w:p w14:paraId="7697B64C" w14:textId="77777777" w:rsidR="008667A0" w:rsidRDefault="00165603">
            <w:pPr>
              <w:cnfStyle w:val="000000000000" w:firstRow="0" w:lastRow="0" w:firstColumn="0" w:lastColumn="0" w:oddVBand="0" w:evenVBand="0" w:oddHBand="0" w:evenHBand="0" w:firstRowFirstColumn="0" w:firstRowLastColumn="0" w:lastRowFirstColumn="0" w:lastRowLastColumn="0"/>
            </w:pPr>
            <w:r>
              <w:t>5.6</w:t>
            </w:r>
          </w:p>
        </w:tc>
        <w:tc>
          <w:tcPr>
            <w:tcW w:w="1418" w:type="dxa"/>
            <w:tcPrChange w:id="63" w:author="Kevin Toohey" w:date="2023-10-03T17:01:00Z">
              <w:tcPr>
                <w:tcW w:w="2408" w:type="dxa"/>
              </w:tcPr>
            </w:tcPrChange>
          </w:tcPr>
          <w:p w14:paraId="35398389" w14:textId="77777777" w:rsidR="008667A0" w:rsidRDefault="00165603">
            <w:pPr>
              <w:cnfStyle w:val="000000000000" w:firstRow="0" w:lastRow="0" w:firstColumn="0" w:lastColumn="0" w:oddVBand="0" w:evenVBand="0" w:oddHBand="0" w:evenHBand="0" w:firstRowFirstColumn="0" w:firstRowLastColumn="0" w:lastRowFirstColumn="0" w:lastRowLastColumn="0"/>
            </w:pPr>
            <w:r>
              <w:t>5.5</w:t>
            </w:r>
          </w:p>
        </w:tc>
        <w:tc>
          <w:tcPr>
            <w:tcW w:w="1559" w:type="dxa"/>
            <w:tcPrChange w:id="64" w:author="Kevin Toohey" w:date="2023-10-03T17:01:00Z">
              <w:tcPr>
                <w:tcW w:w="2408" w:type="dxa"/>
              </w:tcPr>
            </w:tcPrChange>
          </w:tcPr>
          <w:p w14:paraId="7A77F768" w14:textId="77777777" w:rsidR="008667A0" w:rsidRDefault="00165603">
            <w:pPr>
              <w:cnfStyle w:val="000000000000" w:firstRow="0" w:lastRow="0" w:firstColumn="0" w:lastColumn="0" w:oddVBand="0" w:evenVBand="0" w:oddHBand="0" w:evenHBand="0" w:firstRowFirstColumn="0" w:firstRowLastColumn="0" w:lastRowFirstColumn="0" w:lastRowLastColumn="0"/>
            </w:pPr>
            <w:r>
              <w:t>5.4</w:t>
            </w:r>
          </w:p>
        </w:tc>
      </w:tr>
      <w:tr w:rsidR="008667A0" w14:paraId="708D9B9D" w14:textId="77777777" w:rsidTr="008C008E">
        <w:tc>
          <w:tcPr>
            <w:cnfStyle w:val="001000000000" w:firstRow="0" w:lastRow="0" w:firstColumn="1" w:lastColumn="0" w:oddVBand="0" w:evenVBand="0" w:oddHBand="0" w:evenHBand="0" w:firstRowFirstColumn="0" w:firstRowLastColumn="0" w:lastRowFirstColumn="0" w:lastRowLastColumn="0"/>
            <w:tcW w:w="5245" w:type="dxa"/>
            <w:tcPrChange w:id="65" w:author="Kevin Toohey" w:date="2023-10-03T17:01:00Z">
              <w:tcPr>
                <w:tcW w:w="5040" w:type="dxa"/>
              </w:tcPr>
            </w:tcPrChange>
          </w:tcPr>
          <w:p w14:paraId="348F4D42" w14:textId="77777777" w:rsidR="008667A0" w:rsidRDefault="00165603">
            <w:r>
              <w:t xml:space="preserve">  Volatility(%,p.a.)</w:t>
            </w:r>
          </w:p>
        </w:tc>
        <w:tc>
          <w:tcPr>
            <w:tcW w:w="1368" w:type="dxa"/>
            <w:tcPrChange w:id="66" w:author="Kevin Toohey" w:date="2023-10-03T17:01:00Z">
              <w:tcPr>
                <w:tcW w:w="2408" w:type="dxa"/>
              </w:tcPr>
            </w:tcPrChange>
          </w:tcPr>
          <w:p w14:paraId="7893B324" w14:textId="77777777" w:rsidR="008667A0" w:rsidRDefault="00165603">
            <w:pPr>
              <w:cnfStyle w:val="000000000000" w:firstRow="0" w:lastRow="0" w:firstColumn="0" w:lastColumn="0" w:oddVBand="0" w:evenVBand="0" w:oddHBand="0" w:evenHBand="0" w:firstRowFirstColumn="0" w:firstRowLastColumn="0" w:lastRowFirstColumn="0" w:lastRowLastColumn="0"/>
            </w:pPr>
            <w:r>
              <w:t>3.1</w:t>
            </w:r>
          </w:p>
        </w:tc>
        <w:tc>
          <w:tcPr>
            <w:tcW w:w="1418" w:type="dxa"/>
            <w:tcPrChange w:id="67" w:author="Kevin Toohey" w:date="2023-10-03T17:01:00Z">
              <w:tcPr>
                <w:tcW w:w="2408" w:type="dxa"/>
              </w:tcPr>
            </w:tcPrChange>
          </w:tcPr>
          <w:p w14:paraId="554C67EF" w14:textId="77777777" w:rsidR="008667A0" w:rsidRDefault="00165603">
            <w:pPr>
              <w:cnfStyle w:val="000000000000" w:firstRow="0" w:lastRow="0" w:firstColumn="0" w:lastColumn="0" w:oddVBand="0" w:evenVBand="0" w:oddHBand="0" w:evenHBand="0" w:firstRowFirstColumn="0" w:firstRowLastColumn="0" w:lastRowFirstColumn="0" w:lastRowLastColumn="0"/>
            </w:pPr>
            <w:r>
              <w:t>3.4</w:t>
            </w:r>
          </w:p>
        </w:tc>
        <w:tc>
          <w:tcPr>
            <w:tcW w:w="1559" w:type="dxa"/>
            <w:tcPrChange w:id="68" w:author="Kevin Toohey" w:date="2023-10-03T17:01:00Z">
              <w:tcPr>
                <w:tcW w:w="2408" w:type="dxa"/>
              </w:tcPr>
            </w:tcPrChange>
          </w:tcPr>
          <w:p w14:paraId="6F3C1F67" w14:textId="77777777" w:rsidR="008667A0" w:rsidRDefault="00165603">
            <w:pPr>
              <w:cnfStyle w:val="000000000000" w:firstRow="0" w:lastRow="0" w:firstColumn="0" w:lastColumn="0" w:oddVBand="0" w:evenVBand="0" w:oddHBand="0" w:evenHBand="0" w:firstRowFirstColumn="0" w:firstRowLastColumn="0" w:lastRowFirstColumn="0" w:lastRowLastColumn="0"/>
            </w:pPr>
            <w:r>
              <w:t>2.4</w:t>
            </w:r>
          </w:p>
        </w:tc>
      </w:tr>
      <w:tr w:rsidR="008667A0" w14:paraId="1778E9F3" w14:textId="77777777" w:rsidTr="008C008E">
        <w:tc>
          <w:tcPr>
            <w:cnfStyle w:val="001000000000" w:firstRow="0" w:lastRow="0" w:firstColumn="1" w:lastColumn="0" w:oddVBand="0" w:evenVBand="0" w:oddHBand="0" w:evenHBand="0" w:firstRowFirstColumn="0" w:firstRowLastColumn="0" w:lastRowFirstColumn="0" w:lastRowLastColumn="0"/>
            <w:tcW w:w="5245" w:type="dxa"/>
            <w:tcPrChange w:id="69" w:author="Kevin Toohey" w:date="2023-10-03T17:01:00Z">
              <w:tcPr>
                <w:tcW w:w="5040" w:type="dxa"/>
              </w:tcPr>
            </w:tcPrChange>
          </w:tcPr>
          <w:p w14:paraId="0397D724" w14:textId="77777777" w:rsidR="008667A0" w:rsidRDefault="00165603">
            <w:r>
              <w:t xml:space="preserve">  Sharpe</w:t>
            </w:r>
          </w:p>
        </w:tc>
        <w:tc>
          <w:tcPr>
            <w:tcW w:w="1368" w:type="dxa"/>
            <w:tcPrChange w:id="70" w:author="Kevin Toohey" w:date="2023-10-03T17:01:00Z">
              <w:tcPr>
                <w:tcW w:w="2408" w:type="dxa"/>
              </w:tcPr>
            </w:tcPrChange>
          </w:tcPr>
          <w:p w14:paraId="7325325A" w14:textId="77777777" w:rsidR="008667A0" w:rsidRDefault="00165603">
            <w:pPr>
              <w:cnfStyle w:val="000000000000" w:firstRow="0" w:lastRow="0" w:firstColumn="0" w:lastColumn="0" w:oddVBand="0" w:evenVBand="0" w:oddHBand="0" w:evenHBand="0" w:firstRowFirstColumn="0" w:firstRowLastColumn="0" w:lastRowFirstColumn="0" w:lastRowLastColumn="0"/>
            </w:pPr>
            <w:r>
              <w:t>0.45</w:t>
            </w:r>
          </w:p>
        </w:tc>
        <w:tc>
          <w:tcPr>
            <w:tcW w:w="1418" w:type="dxa"/>
            <w:tcPrChange w:id="71" w:author="Kevin Toohey" w:date="2023-10-03T17:01:00Z">
              <w:tcPr>
                <w:tcW w:w="2408" w:type="dxa"/>
              </w:tcPr>
            </w:tcPrChange>
          </w:tcPr>
          <w:p w14:paraId="7509A253" w14:textId="77777777" w:rsidR="008667A0" w:rsidRDefault="00165603">
            <w:pPr>
              <w:cnfStyle w:val="000000000000" w:firstRow="0" w:lastRow="0" w:firstColumn="0" w:lastColumn="0" w:oddVBand="0" w:evenVBand="0" w:oddHBand="0" w:evenHBand="0" w:firstRowFirstColumn="0" w:firstRowLastColumn="0" w:lastRowFirstColumn="0" w:lastRowLastColumn="0"/>
            </w:pPr>
            <w:r>
              <w:t>0.36</w:t>
            </w:r>
          </w:p>
        </w:tc>
        <w:tc>
          <w:tcPr>
            <w:tcW w:w="1559" w:type="dxa"/>
            <w:tcPrChange w:id="72" w:author="Kevin Toohey" w:date="2023-10-03T17:01:00Z">
              <w:tcPr>
                <w:tcW w:w="2408" w:type="dxa"/>
              </w:tcPr>
            </w:tcPrChange>
          </w:tcPr>
          <w:p w14:paraId="0DA53F45" w14:textId="77777777" w:rsidR="008667A0" w:rsidRDefault="00165603">
            <w:pPr>
              <w:cnfStyle w:val="000000000000" w:firstRow="0" w:lastRow="0" w:firstColumn="0" w:lastColumn="0" w:oddVBand="0" w:evenVBand="0" w:oddHBand="0" w:evenHBand="0" w:firstRowFirstColumn="0" w:firstRowLastColumn="0" w:lastRowFirstColumn="0" w:lastRowLastColumn="0"/>
            </w:pPr>
            <w:r>
              <w:t>0.50</w:t>
            </w:r>
          </w:p>
        </w:tc>
      </w:tr>
      <w:tr w:rsidR="008667A0" w14:paraId="130F6742" w14:textId="77777777" w:rsidTr="008C008E">
        <w:tc>
          <w:tcPr>
            <w:cnfStyle w:val="001000000000" w:firstRow="0" w:lastRow="0" w:firstColumn="1" w:lastColumn="0" w:oddVBand="0" w:evenVBand="0" w:oddHBand="0" w:evenHBand="0" w:firstRowFirstColumn="0" w:firstRowLastColumn="0" w:lastRowFirstColumn="0" w:lastRowLastColumn="0"/>
            <w:tcW w:w="5245" w:type="dxa"/>
            <w:tcPrChange w:id="73" w:author="Kevin Toohey" w:date="2023-10-03T17:01:00Z">
              <w:tcPr>
                <w:tcW w:w="5040" w:type="dxa"/>
              </w:tcPr>
            </w:tcPrChange>
          </w:tcPr>
          <w:p w14:paraId="14B3C561" w14:textId="77777777" w:rsidR="008667A0" w:rsidRDefault="00165603">
            <w:r>
              <w:t xml:space="preserve">  Risk Band</w:t>
            </w:r>
          </w:p>
        </w:tc>
        <w:tc>
          <w:tcPr>
            <w:tcW w:w="1368" w:type="dxa"/>
            <w:tcPrChange w:id="74" w:author="Kevin Toohey" w:date="2023-10-03T17:01:00Z">
              <w:tcPr>
                <w:tcW w:w="2408" w:type="dxa"/>
              </w:tcPr>
            </w:tcPrChange>
          </w:tcPr>
          <w:p w14:paraId="4FA7D342" w14:textId="77777777" w:rsidR="008667A0" w:rsidRDefault="00165603">
            <w:pPr>
              <w:cnfStyle w:val="000000000000" w:firstRow="0" w:lastRow="0" w:firstColumn="0" w:lastColumn="0" w:oddVBand="0" w:evenVBand="0" w:oddHBand="0" w:evenHBand="0" w:firstRowFirstColumn="0" w:firstRowLastColumn="0" w:lastRowFirstColumn="0" w:lastRowLastColumn="0"/>
            </w:pPr>
            <w:r>
              <w:t>2.0</w:t>
            </w:r>
          </w:p>
        </w:tc>
        <w:tc>
          <w:tcPr>
            <w:tcW w:w="1418" w:type="dxa"/>
            <w:tcPrChange w:id="75" w:author="Kevin Toohey" w:date="2023-10-03T17:01:00Z">
              <w:tcPr>
                <w:tcW w:w="2408" w:type="dxa"/>
              </w:tcPr>
            </w:tcPrChange>
          </w:tcPr>
          <w:p w14:paraId="74606D94" w14:textId="77777777" w:rsidR="008667A0" w:rsidRDefault="00165603">
            <w:pPr>
              <w:cnfStyle w:val="000000000000" w:firstRow="0" w:lastRow="0" w:firstColumn="0" w:lastColumn="0" w:oddVBand="0" w:evenVBand="0" w:oddHBand="0" w:evenHBand="0" w:firstRowFirstColumn="0" w:firstRowLastColumn="0" w:lastRowFirstColumn="0" w:lastRowLastColumn="0"/>
            </w:pPr>
            <w:r>
              <w:t>3.0</w:t>
            </w:r>
          </w:p>
        </w:tc>
        <w:tc>
          <w:tcPr>
            <w:tcW w:w="1559" w:type="dxa"/>
            <w:tcPrChange w:id="76" w:author="Kevin Toohey" w:date="2023-10-03T17:01:00Z">
              <w:tcPr>
                <w:tcW w:w="2408" w:type="dxa"/>
              </w:tcPr>
            </w:tcPrChange>
          </w:tcPr>
          <w:p w14:paraId="3258C878" w14:textId="77777777" w:rsidR="008667A0" w:rsidRDefault="00165603">
            <w:pPr>
              <w:cnfStyle w:val="000000000000" w:firstRow="0" w:lastRow="0" w:firstColumn="0" w:lastColumn="0" w:oddVBand="0" w:evenVBand="0" w:oddHBand="0" w:evenHBand="0" w:firstRowFirstColumn="0" w:firstRowLastColumn="0" w:lastRowFirstColumn="0" w:lastRowLastColumn="0"/>
            </w:pPr>
            <w:r>
              <w:t>1.0</w:t>
            </w:r>
          </w:p>
        </w:tc>
      </w:tr>
      <w:tr w:rsidR="008667A0" w14:paraId="1D053C76" w14:textId="77777777" w:rsidTr="008C008E">
        <w:tc>
          <w:tcPr>
            <w:cnfStyle w:val="001000000000" w:firstRow="0" w:lastRow="0" w:firstColumn="1" w:lastColumn="0" w:oddVBand="0" w:evenVBand="0" w:oddHBand="0" w:evenHBand="0" w:firstRowFirstColumn="0" w:firstRowLastColumn="0" w:lastRowFirstColumn="0" w:lastRowLastColumn="0"/>
            <w:tcW w:w="5245" w:type="dxa"/>
            <w:tcPrChange w:id="77" w:author="Kevin Toohey" w:date="2023-10-03T17:01:00Z">
              <w:tcPr>
                <w:tcW w:w="5040" w:type="dxa"/>
              </w:tcPr>
            </w:tcPrChange>
          </w:tcPr>
          <w:p w14:paraId="50F90347" w14:textId="77777777" w:rsidR="008667A0" w:rsidRDefault="00165603">
            <w:r>
              <w:t xml:space="preserve">  Risk Level</w:t>
            </w:r>
          </w:p>
        </w:tc>
        <w:tc>
          <w:tcPr>
            <w:tcW w:w="1368" w:type="dxa"/>
            <w:tcPrChange w:id="78" w:author="Kevin Toohey" w:date="2023-10-03T17:01:00Z">
              <w:tcPr>
                <w:tcW w:w="2408" w:type="dxa"/>
              </w:tcPr>
            </w:tcPrChange>
          </w:tcPr>
          <w:p w14:paraId="7BFF8C63" w14:textId="77777777" w:rsidR="008667A0" w:rsidRDefault="00165603">
            <w:pPr>
              <w:cnfStyle w:val="000000000000" w:firstRow="0" w:lastRow="0" w:firstColumn="0" w:lastColumn="0" w:oddVBand="0" w:evenVBand="0" w:oddHBand="0" w:evenHBand="0" w:firstRowFirstColumn="0" w:firstRowLastColumn="0" w:lastRowFirstColumn="0" w:lastRowLastColumn="0"/>
            </w:pPr>
            <w:r>
              <w:t>Low</w:t>
            </w:r>
          </w:p>
        </w:tc>
        <w:tc>
          <w:tcPr>
            <w:tcW w:w="1418" w:type="dxa"/>
            <w:tcPrChange w:id="79" w:author="Kevin Toohey" w:date="2023-10-03T17:01:00Z">
              <w:tcPr>
                <w:tcW w:w="2408" w:type="dxa"/>
              </w:tcPr>
            </w:tcPrChange>
          </w:tcPr>
          <w:p w14:paraId="15B9AAC1" w14:textId="77777777" w:rsidR="008667A0" w:rsidRDefault="00165603">
            <w:pPr>
              <w:cnfStyle w:val="000000000000" w:firstRow="0" w:lastRow="0" w:firstColumn="0" w:lastColumn="0" w:oddVBand="0" w:evenVBand="0" w:oddHBand="0" w:evenHBand="0" w:firstRowFirstColumn="0" w:firstRowLastColumn="0" w:lastRowFirstColumn="0" w:lastRowLastColumn="0"/>
            </w:pPr>
            <w:r>
              <w:t>Low to Medium</w:t>
            </w:r>
          </w:p>
        </w:tc>
        <w:tc>
          <w:tcPr>
            <w:tcW w:w="1559" w:type="dxa"/>
            <w:tcPrChange w:id="80" w:author="Kevin Toohey" w:date="2023-10-03T17:01:00Z">
              <w:tcPr>
                <w:tcW w:w="2408" w:type="dxa"/>
              </w:tcPr>
            </w:tcPrChange>
          </w:tcPr>
          <w:p w14:paraId="0ED85A19" w14:textId="77777777" w:rsidR="008667A0" w:rsidRDefault="00165603">
            <w:pPr>
              <w:cnfStyle w:val="000000000000" w:firstRow="0" w:lastRow="0" w:firstColumn="0" w:lastColumn="0" w:oddVBand="0" w:evenVBand="0" w:oddHBand="0" w:evenHBand="0" w:firstRowFirstColumn="0" w:firstRowLastColumn="0" w:lastRowFirstColumn="0" w:lastRowLastColumn="0"/>
            </w:pPr>
            <w:r>
              <w:t>Very Low</w:t>
            </w:r>
          </w:p>
        </w:tc>
      </w:tr>
      <w:tr w:rsidR="008667A0" w14:paraId="6197308B" w14:textId="77777777" w:rsidTr="008C008E">
        <w:tc>
          <w:tcPr>
            <w:cnfStyle w:val="001000000000" w:firstRow="0" w:lastRow="0" w:firstColumn="1" w:lastColumn="0" w:oddVBand="0" w:evenVBand="0" w:oddHBand="0" w:evenHBand="0" w:firstRowFirstColumn="0" w:firstRowLastColumn="0" w:lastRowFirstColumn="0" w:lastRowLastColumn="0"/>
            <w:tcW w:w="5245" w:type="dxa"/>
            <w:tcPrChange w:id="81" w:author="Kevin Toohey" w:date="2023-10-03T17:01:00Z">
              <w:tcPr>
                <w:tcW w:w="5040" w:type="dxa"/>
              </w:tcPr>
            </w:tcPrChange>
          </w:tcPr>
          <w:p w14:paraId="6CED4A5D" w14:textId="77777777" w:rsidR="008667A0" w:rsidRDefault="00165603">
            <w:r>
              <w:rPr>
                <w:b/>
              </w:rPr>
              <w:t>Probability of Achieving CPI-based Return Target</w:t>
            </w:r>
          </w:p>
        </w:tc>
        <w:tc>
          <w:tcPr>
            <w:tcW w:w="1368" w:type="dxa"/>
            <w:tcPrChange w:id="82" w:author="Kevin Toohey" w:date="2023-10-03T17:01:00Z">
              <w:tcPr>
                <w:tcW w:w="2408" w:type="dxa"/>
              </w:tcPr>
            </w:tcPrChange>
          </w:tcPr>
          <w:p w14:paraId="664AC74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Change w:id="83" w:author="Kevin Toohey" w:date="2023-10-03T17:01:00Z">
              <w:tcPr>
                <w:tcW w:w="2408" w:type="dxa"/>
              </w:tcPr>
            </w:tcPrChange>
          </w:tcPr>
          <w:p w14:paraId="5DCB9B1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84" w:author="Kevin Toohey" w:date="2023-10-03T17:01:00Z">
              <w:tcPr>
                <w:tcW w:w="2408" w:type="dxa"/>
              </w:tcPr>
            </w:tcPrChange>
          </w:tcPr>
          <w:p w14:paraId="67090F2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6E7E7A9A" w14:textId="77777777" w:rsidTr="008C008E">
        <w:tc>
          <w:tcPr>
            <w:cnfStyle w:val="001000000000" w:firstRow="0" w:lastRow="0" w:firstColumn="1" w:lastColumn="0" w:oddVBand="0" w:evenVBand="0" w:oddHBand="0" w:evenHBand="0" w:firstRowFirstColumn="0" w:firstRowLastColumn="0" w:lastRowFirstColumn="0" w:lastRowLastColumn="0"/>
            <w:tcW w:w="5245" w:type="dxa"/>
            <w:tcPrChange w:id="85" w:author="Kevin Toohey" w:date="2023-10-03T17:01:00Z">
              <w:tcPr>
                <w:tcW w:w="5040" w:type="dxa"/>
              </w:tcPr>
            </w:tcPrChange>
          </w:tcPr>
          <w:p w14:paraId="002E3B7D" w14:textId="77777777" w:rsidR="008667A0" w:rsidRDefault="00165603">
            <w:r>
              <w:t xml:space="preserve">  CPI+0.5%p.a. over a 1-year rolling period(%)</w:t>
            </w:r>
          </w:p>
        </w:tc>
        <w:tc>
          <w:tcPr>
            <w:tcW w:w="1368" w:type="dxa"/>
            <w:tcPrChange w:id="86" w:author="Kevin Toohey" w:date="2023-10-03T17:01:00Z">
              <w:tcPr>
                <w:tcW w:w="2408" w:type="dxa"/>
              </w:tcPr>
            </w:tcPrChange>
          </w:tcPr>
          <w:p w14:paraId="08ACC89C" w14:textId="77777777" w:rsidR="008667A0" w:rsidRDefault="00165603">
            <w:pPr>
              <w:cnfStyle w:val="000000000000" w:firstRow="0" w:lastRow="0" w:firstColumn="0" w:lastColumn="0" w:oddVBand="0" w:evenVBand="0" w:oddHBand="0" w:evenHBand="0" w:firstRowFirstColumn="0" w:firstRowLastColumn="0" w:lastRowFirstColumn="0" w:lastRowLastColumn="0"/>
            </w:pPr>
            <w:r>
              <w:t>78.7</w:t>
            </w:r>
          </w:p>
        </w:tc>
        <w:tc>
          <w:tcPr>
            <w:tcW w:w="1418" w:type="dxa"/>
            <w:tcPrChange w:id="87" w:author="Kevin Toohey" w:date="2023-10-03T17:01:00Z">
              <w:tcPr>
                <w:tcW w:w="2408" w:type="dxa"/>
              </w:tcPr>
            </w:tcPrChange>
          </w:tcPr>
          <w:p w14:paraId="6798C3DD" w14:textId="77777777" w:rsidR="008667A0" w:rsidRDefault="00165603">
            <w:pPr>
              <w:cnfStyle w:val="000000000000" w:firstRow="0" w:lastRow="0" w:firstColumn="0" w:lastColumn="0" w:oddVBand="0" w:evenVBand="0" w:oddHBand="0" w:evenHBand="0" w:firstRowFirstColumn="0" w:firstRowLastColumn="0" w:lastRowFirstColumn="0" w:lastRowLastColumn="0"/>
            </w:pPr>
            <w:r>
              <w:t>74.9</w:t>
            </w:r>
          </w:p>
        </w:tc>
        <w:tc>
          <w:tcPr>
            <w:tcW w:w="1559" w:type="dxa"/>
            <w:tcPrChange w:id="88" w:author="Kevin Toohey" w:date="2023-10-03T17:01:00Z">
              <w:tcPr>
                <w:tcW w:w="2408" w:type="dxa"/>
              </w:tcPr>
            </w:tcPrChange>
          </w:tcPr>
          <w:p w14:paraId="6A9EF088" w14:textId="77777777" w:rsidR="008667A0" w:rsidRDefault="00165603">
            <w:pPr>
              <w:cnfStyle w:val="000000000000" w:firstRow="0" w:lastRow="0" w:firstColumn="0" w:lastColumn="0" w:oddVBand="0" w:evenVBand="0" w:oddHBand="0" w:evenHBand="0" w:firstRowFirstColumn="0" w:firstRowLastColumn="0" w:lastRowFirstColumn="0" w:lastRowLastColumn="0"/>
            </w:pPr>
            <w:r>
              <w:t>82.6</w:t>
            </w:r>
          </w:p>
        </w:tc>
      </w:tr>
      <w:tr w:rsidR="008667A0" w14:paraId="602F2617" w14:textId="77777777" w:rsidTr="008C008E">
        <w:tc>
          <w:tcPr>
            <w:cnfStyle w:val="001000000000" w:firstRow="0" w:lastRow="0" w:firstColumn="1" w:lastColumn="0" w:oddVBand="0" w:evenVBand="0" w:oddHBand="0" w:evenHBand="0" w:firstRowFirstColumn="0" w:firstRowLastColumn="0" w:lastRowFirstColumn="0" w:lastRowLastColumn="0"/>
            <w:tcW w:w="5245" w:type="dxa"/>
            <w:tcPrChange w:id="89" w:author="Kevin Toohey" w:date="2023-10-03T17:01:00Z">
              <w:tcPr>
                <w:tcW w:w="5040" w:type="dxa"/>
              </w:tcPr>
            </w:tcPrChange>
          </w:tcPr>
          <w:p w14:paraId="0532670D" w14:textId="77777777" w:rsidR="008667A0" w:rsidRDefault="00165603">
            <w:r>
              <w:t xml:space="preserve">  CPI+1.0%p.a. over a 1-year rolling period(%)</w:t>
            </w:r>
          </w:p>
        </w:tc>
        <w:tc>
          <w:tcPr>
            <w:tcW w:w="1368" w:type="dxa"/>
            <w:tcPrChange w:id="90" w:author="Kevin Toohey" w:date="2023-10-03T17:01:00Z">
              <w:tcPr>
                <w:tcW w:w="2408" w:type="dxa"/>
              </w:tcPr>
            </w:tcPrChange>
          </w:tcPr>
          <w:p w14:paraId="79A80FFF" w14:textId="77777777" w:rsidR="008667A0" w:rsidRDefault="00165603">
            <w:pPr>
              <w:cnfStyle w:val="000000000000" w:firstRow="0" w:lastRow="0" w:firstColumn="0" w:lastColumn="0" w:oddVBand="0" w:evenVBand="0" w:oddHBand="0" w:evenHBand="0" w:firstRowFirstColumn="0" w:firstRowLastColumn="0" w:lastRowFirstColumn="0" w:lastRowLastColumn="0"/>
            </w:pPr>
            <w:r>
              <w:t>73.7</w:t>
            </w:r>
          </w:p>
        </w:tc>
        <w:tc>
          <w:tcPr>
            <w:tcW w:w="1418" w:type="dxa"/>
            <w:tcPrChange w:id="91" w:author="Kevin Toohey" w:date="2023-10-03T17:01:00Z">
              <w:tcPr>
                <w:tcW w:w="2408" w:type="dxa"/>
              </w:tcPr>
            </w:tcPrChange>
          </w:tcPr>
          <w:p w14:paraId="3F7AA545" w14:textId="77777777" w:rsidR="008667A0" w:rsidRDefault="00165603">
            <w:pPr>
              <w:cnfStyle w:val="000000000000" w:firstRow="0" w:lastRow="0" w:firstColumn="0" w:lastColumn="0" w:oddVBand="0" w:evenVBand="0" w:oddHBand="0" w:evenHBand="0" w:firstRowFirstColumn="0" w:firstRowLastColumn="0" w:lastRowFirstColumn="0" w:lastRowLastColumn="0"/>
            </w:pPr>
            <w:r>
              <w:t>70.0</w:t>
            </w:r>
          </w:p>
        </w:tc>
        <w:tc>
          <w:tcPr>
            <w:tcW w:w="1559" w:type="dxa"/>
            <w:tcPrChange w:id="92" w:author="Kevin Toohey" w:date="2023-10-03T17:01:00Z">
              <w:tcPr>
                <w:tcW w:w="2408" w:type="dxa"/>
              </w:tcPr>
            </w:tcPrChange>
          </w:tcPr>
          <w:p w14:paraId="5F2316D1" w14:textId="77777777" w:rsidR="008667A0" w:rsidRDefault="00165603">
            <w:pPr>
              <w:cnfStyle w:val="000000000000" w:firstRow="0" w:lastRow="0" w:firstColumn="0" w:lastColumn="0" w:oddVBand="0" w:evenVBand="0" w:oddHBand="0" w:evenHBand="0" w:firstRowFirstColumn="0" w:firstRowLastColumn="0" w:lastRowFirstColumn="0" w:lastRowLastColumn="0"/>
            </w:pPr>
            <w:r>
              <w:t>76.7</w:t>
            </w:r>
          </w:p>
        </w:tc>
      </w:tr>
      <w:tr w:rsidR="008667A0" w14:paraId="5756C10B" w14:textId="77777777" w:rsidTr="008C008E">
        <w:tc>
          <w:tcPr>
            <w:cnfStyle w:val="001000000000" w:firstRow="0" w:lastRow="0" w:firstColumn="1" w:lastColumn="0" w:oddVBand="0" w:evenVBand="0" w:oddHBand="0" w:evenHBand="0" w:firstRowFirstColumn="0" w:firstRowLastColumn="0" w:lastRowFirstColumn="0" w:lastRowLastColumn="0"/>
            <w:tcW w:w="5245" w:type="dxa"/>
            <w:tcPrChange w:id="93" w:author="Kevin Toohey" w:date="2023-10-03T17:01:00Z">
              <w:tcPr>
                <w:tcW w:w="5040" w:type="dxa"/>
              </w:tcPr>
            </w:tcPrChange>
          </w:tcPr>
          <w:p w14:paraId="0BD53C37" w14:textId="77777777" w:rsidR="008667A0" w:rsidRDefault="00165603">
            <w:r>
              <w:t xml:space="preserve">  CPI+1.5%p.a. over a 1-year rolling period(%)</w:t>
            </w:r>
          </w:p>
        </w:tc>
        <w:tc>
          <w:tcPr>
            <w:tcW w:w="1368" w:type="dxa"/>
            <w:tcPrChange w:id="94" w:author="Kevin Toohey" w:date="2023-10-03T17:01:00Z">
              <w:tcPr>
                <w:tcW w:w="2408" w:type="dxa"/>
              </w:tcPr>
            </w:tcPrChange>
          </w:tcPr>
          <w:p w14:paraId="0E73C720" w14:textId="77777777" w:rsidR="008667A0" w:rsidRDefault="00165603">
            <w:pPr>
              <w:cnfStyle w:val="000000000000" w:firstRow="0" w:lastRow="0" w:firstColumn="0" w:lastColumn="0" w:oddVBand="0" w:evenVBand="0" w:oddHBand="0" w:evenHBand="0" w:firstRowFirstColumn="0" w:firstRowLastColumn="0" w:lastRowFirstColumn="0" w:lastRowLastColumn="0"/>
            </w:pPr>
            <w:r>
              <w:t>68.1</w:t>
            </w:r>
          </w:p>
        </w:tc>
        <w:tc>
          <w:tcPr>
            <w:tcW w:w="1418" w:type="dxa"/>
            <w:tcPrChange w:id="95" w:author="Kevin Toohey" w:date="2023-10-03T17:01:00Z">
              <w:tcPr>
                <w:tcW w:w="2408" w:type="dxa"/>
              </w:tcPr>
            </w:tcPrChange>
          </w:tcPr>
          <w:p w14:paraId="0AAAD27F" w14:textId="77777777" w:rsidR="008667A0" w:rsidRDefault="00165603">
            <w:pPr>
              <w:cnfStyle w:val="000000000000" w:firstRow="0" w:lastRow="0" w:firstColumn="0" w:lastColumn="0" w:oddVBand="0" w:evenVBand="0" w:oddHBand="0" w:evenHBand="0" w:firstRowFirstColumn="0" w:firstRowLastColumn="0" w:lastRowFirstColumn="0" w:lastRowLastColumn="0"/>
            </w:pPr>
            <w:r>
              <w:t>64.8</w:t>
            </w:r>
          </w:p>
        </w:tc>
        <w:tc>
          <w:tcPr>
            <w:tcW w:w="1559" w:type="dxa"/>
            <w:tcPrChange w:id="96" w:author="Kevin Toohey" w:date="2023-10-03T17:01:00Z">
              <w:tcPr>
                <w:tcW w:w="2408" w:type="dxa"/>
              </w:tcPr>
            </w:tcPrChange>
          </w:tcPr>
          <w:p w14:paraId="565A0AA2" w14:textId="77777777" w:rsidR="008667A0" w:rsidRDefault="00165603">
            <w:pPr>
              <w:cnfStyle w:val="000000000000" w:firstRow="0" w:lastRow="0" w:firstColumn="0" w:lastColumn="0" w:oddVBand="0" w:evenVBand="0" w:oddHBand="0" w:evenHBand="0" w:firstRowFirstColumn="0" w:firstRowLastColumn="0" w:lastRowFirstColumn="0" w:lastRowLastColumn="0"/>
            </w:pPr>
            <w:r>
              <w:t>69.9</w:t>
            </w:r>
          </w:p>
        </w:tc>
      </w:tr>
      <w:tr w:rsidR="008667A0" w14:paraId="7C2C6EEC" w14:textId="77777777" w:rsidTr="008C008E">
        <w:tc>
          <w:tcPr>
            <w:cnfStyle w:val="001000000000" w:firstRow="0" w:lastRow="0" w:firstColumn="1" w:lastColumn="0" w:oddVBand="0" w:evenVBand="0" w:oddHBand="0" w:evenHBand="0" w:firstRowFirstColumn="0" w:firstRowLastColumn="0" w:lastRowFirstColumn="0" w:lastRowLastColumn="0"/>
            <w:tcW w:w="5245" w:type="dxa"/>
            <w:tcPrChange w:id="97" w:author="Kevin Toohey" w:date="2023-10-03T17:01:00Z">
              <w:tcPr>
                <w:tcW w:w="5040" w:type="dxa"/>
              </w:tcPr>
            </w:tcPrChange>
          </w:tcPr>
          <w:p w14:paraId="363894D2" w14:textId="77777777" w:rsidR="008667A0" w:rsidRDefault="00165603">
            <w:r>
              <w:t xml:space="preserve">  CPI+2.0%p.a. over a 1-year rolling period(%)</w:t>
            </w:r>
          </w:p>
        </w:tc>
        <w:tc>
          <w:tcPr>
            <w:tcW w:w="1368" w:type="dxa"/>
            <w:tcPrChange w:id="98" w:author="Kevin Toohey" w:date="2023-10-03T17:01:00Z">
              <w:tcPr>
                <w:tcW w:w="2408" w:type="dxa"/>
              </w:tcPr>
            </w:tcPrChange>
          </w:tcPr>
          <w:p w14:paraId="33B1FD41" w14:textId="77777777" w:rsidR="008667A0" w:rsidRDefault="00165603">
            <w:pPr>
              <w:cnfStyle w:val="000000000000" w:firstRow="0" w:lastRow="0" w:firstColumn="0" w:lastColumn="0" w:oddVBand="0" w:evenVBand="0" w:oddHBand="0" w:evenHBand="0" w:firstRowFirstColumn="0" w:firstRowLastColumn="0" w:lastRowFirstColumn="0" w:lastRowLastColumn="0"/>
            </w:pPr>
            <w:r>
              <w:t>62.1</w:t>
            </w:r>
          </w:p>
        </w:tc>
        <w:tc>
          <w:tcPr>
            <w:tcW w:w="1418" w:type="dxa"/>
            <w:tcPrChange w:id="99" w:author="Kevin Toohey" w:date="2023-10-03T17:01:00Z">
              <w:tcPr>
                <w:tcW w:w="2408" w:type="dxa"/>
              </w:tcPr>
            </w:tcPrChange>
          </w:tcPr>
          <w:p w14:paraId="4E4D6C99" w14:textId="77777777" w:rsidR="008667A0" w:rsidRDefault="00165603">
            <w:pPr>
              <w:cnfStyle w:val="000000000000" w:firstRow="0" w:lastRow="0" w:firstColumn="0" w:lastColumn="0" w:oddVBand="0" w:evenVBand="0" w:oddHBand="0" w:evenHBand="0" w:firstRowFirstColumn="0" w:firstRowLastColumn="0" w:lastRowFirstColumn="0" w:lastRowLastColumn="0"/>
            </w:pPr>
            <w:r>
              <w:t>59.3</w:t>
            </w:r>
          </w:p>
        </w:tc>
        <w:tc>
          <w:tcPr>
            <w:tcW w:w="1559" w:type="dxa"/>
            <w:tcPrChange w:id="100" w:author="Kevin Toohey" w:date="2023-10-03T17:01:00Z">
              <w:tcPr>
                <w:tcW w:w="2408" w:type="dxa"/>
              </w:tcPr>
            </w:tcPrChange>
          </w:tcPr>
          <w:p w14:paraId="0B4BF616" w14:textId="77777777" w:rsidR="008667A0" w:rsidRDefault="00165603">
            <w:pPr>
              <w:cnfStyle w:val="000000000000" w:firstRow="0" w:lastRow="0" w:firstColumn="0" w:lastColumn="0" w:oddVBand="0" w:evenVBand="0" w:oddHBand="0" w:evenHBand="0" w:firstRowFirstColumn="0" w:firstRowLastColumn="0" w:lastRowFirstColumn="0" w:lastRowLastColumn="0"/>
            </w:pPr>
            <w:r>
              <w:t>62.2</w:t>
            </w:r>
          </w:p>
        </w:tc>
      </w:tr>
      <w:tr w:rsidR="008667A0" w14:paraId="4F01D280" w14:textId="77777777" w:rsidTr="008C008E">
        <w:tc>
          <w:tcPr>
            <w:cnfStyle w:val="001000000000" w:firstRow="0" w:lastRow="0" w:firstColumn="1" w:lastColumn="0" w:oddVBand="0" w:evenVBand="0" w:oddHBand="0" w:evenHBand="0" w:firstRowFirstColumn="0" w:firstRowLastColumn="0" w:lastRowFirstColumn="0" w:lastRowLastColumn="0"/>
            <w:tcW w:w="5245" w:type="dxa"/>
            <w:tcPrChange w:id="101" w:author="Kevin Toohey" w:date="2023-10-03T17:01:00Z">
              <w:tcPr>
                <w:tcW w:w="5040" w:type="dxa"/>
              </w:tcPr>
            </w:tcPrChange>
          </w:tcPr>
          <w:p w14:paraId="4FA85822" w14:textId="77777777" w:rsidR="008667A0" w:rsidRDefault="00165603">
            <w:r>
              <w:t xml:space="preserve">  CPI+2.5%p.a. over a 1-year rolling period(%)</w:t>
            </w:r>
          </w:p>
        </w:tc>
        <w:tc>
          <w:tcPr>
            <w:tcW w:w="1368" w:type="dxa"/>
            <w:tcPrChange w:id="102" w:author="Kevin Toohey" w:date="2023-10-03T17:01:00Z">
              <w:tcPr>
                <w:tcW w:w="2408" w:type="dxa"/>
              </w:tcPr>
            </w:tcPrChange>
          </w:tcPr>
          <w:p w14:paraId="0849E8B2" w14:textId="77777777" w:rsidR="008667A0" w:rsidRDefault="00165603">
            <w:pPr>
              <w:cnfStyle w:val="000000000000" w:firstRow="0" w:lastRow="0" w:firstColumn="0" w:lastColumn="0" w:oddVBand="0" w:evenVBand="0" w:oddHBand="0" w:evenHBand="0" w:firstRowFirstColumn="0" w:firstRowLastColumn="0" w:lastRowFirstColumn="0" w:lastRowLastColumn="0"/>
            </w:pPr>
            <w:r>
              <w:t>55.8</w:t>
            </w:r>
          </w:p>
        </w:tc>
        <w:tc>
          <w:tcPr>
            <w:tcW w:w="1418" w:type="dxa"/>
            <w:tcPrChange w:id="103" w:author="Kevin Toohey" w:date="2023-10-03T17:01:00Z">
              <w:tcPr>
                <w:tcW w:w="2408" w:type="dxa"/>
              </w:tcPr>
            </w:tcPrChange>
          </w:tcPr>
          <w:p w14:paraId="1670AE10" w14:textId="77777777" w:rsidR="008667A0" w:rsidRDefault="00165603">
            <w:pPr>
              <w:cnfStyle w:val="000000000000" w:firstRow="0" w:lastRow="0" w:firstColumn="0" w:lastColumn="0" w:oddVBand="0" w:evenVBand="0" w:oddHBand="0" w:evenHBand="0" w:firstRowFirstColumn="0" w:firstRowLastColumn="0" w:lastRowFirstColumn="0" w:lastRowLastColumn="0"/>
            </w:pPr>
            <w:r>
              <w:t>53.6</w:t>
            </w:r>
          </w:p>
        </w:tc>
        <w:tc>
          <w:tcPr>
            <w:tcW w:w="1559" w:type="dxa"/>
            <w:tcPrChange w:id="104" w:author="Kevin Toohey" w:date="2023-10-03T17:01:00Z">
              <w:tcPr>
                <w:tcW w:w="2408" w:type="dxa"/>
              </w:tcPr>
            </w:tcPrChange>
          </w:tcPr>
          <w:p w14:paraId="7BD25488" w14:textId="77777777" w:rsidR="008667A0" w:rsidRDefault="00165603">
            <w:pPr>
              <w:cnfStyle w:val="000000000000" w:firstRow="0" w:lastRow="0" w:firstColumn="0" w:lastColumn="0" w:oddVBand="0" w:evenVBand="0" w:oddHBand="0" w:evenHBand="0" w:firstRowFirstColumn="0" w:firstRowLastColumn="0" w:lastRowFirstColumn="0" w:lastRowLastColumn="0"/>
            </w:pPr>
            <w:r>
              <w:t>54.1</w:t>
            </w:r>
          </w:p>
        </w:tc>
      </w:tr>
      <w:tr w:rsidR="008667A0" w14:paraId="74E77148" w14:textId="77777777" w:rsidTr="008C008E">
        <w:tc>
          <w:tcPr>
            <w:cnfStyle w:val="001000000000" w:firstRow="0" w:lastRow="0" w:firstColumn="1" w:lastColumn="0" w:oddVBand="0" w:evenVBand="0" w:oddHBand="0" w:evenHBand="0" w:firstRowFirstColumn="0" w:firstRowLastColumn="0" w:lastRowFirstColumn="0" w:lastRowLastColumn="0"/>
            <w:tcW w:w="5245" w:type="dxa"/>
            <w:tcPrChange w:id="105" w:author="Kevin Toohey" w:date="2023-10-03T17:01:00Z">
              <w:tcPr>
                <w:tcW w:w="5040" w:type="dxa"/>
              </w:tcPr>
            </w:tcPrChange>
          </w:tcPr>
          <w:p w14:paraId="13F56453" w14:textId="77777777" w:rsidR="008667A0" w:rsidRDefault="00165603">
            <w:r>
              <w:t xml:space="preserve">  CPI+0.5%p.a. over a 2-year rolling period(%)</w:t>
            </w:r>
          </w:p>
        </w:tc>
        <w:tc>
          <w:tcPr>
            <w:tcW w:w="1368" w:type="dxa"/>
            <w:tcPrChange w:id="106" w:author="Kevin Toohey" w:date="2023-10-03T17:01:00Z">
              <w:tcPr>
                <w:tcW w:w="2408" w:type="dxa"/>
              </w:tcPr>
            </w:tcPrChange>
          </w:tcPr>
          <w:p w14:paraId="4816863D" w14:textId="77777777" w:rsidR="008667A0" w:rsidRDefault="00165603">
            <w:pPr>
              <w:cnfStyle w:val="000000000000" w:firstRow="0" w:lastRow="0" w:firstColumn="0" w:lastColumn="0" w:oddVBand="0" w:evenVBand="0" w:oddHBand="0" w:evenHBand="0" w:firstRowFirstColumn="0" w:firstRowLastColumn="0" w:lastRowFirstColumn="0" w:lastRowLastColumn="0"/>
            </w:pPr>
            <w:r>
              <w:t>88.0</w:t>
            </w:r>
          </w:p>
        </w:tc>
        <w:tc>
          <w:tcPr>
            <w:tcW w:w="1418" w:type="dxa"/>
            <w:tcPrChange w:id="107" w:author="Kevin Toohey" w:date="2023-10-03T17:01:00Z">
              <w:tcPr>
                <w:tcW w:w="2408" w:type="dxa"/>
              </w:tcPr>
            </w:tcPrChange>
          </w:tcPr>
          <w:p w14:paraId="2328B3F2" w14:textId="77777777" w:rsidR="008667A0" w:rsidRDefault="00165603">
            <w:pPr>
              <w:cnfStyle w:val="000000000000" w:firstRow="0" w:lastRow="0" w:firstColumn="0" w:lastColumn="0" w:oddVBand="0" w:evenVBand="0" w:oddHBand="0" w:evenHBand="0" w:firstRowFirstColumn="0" w:firstRowLastColumn="0" w:lastRowFirstColumn="0" w:lastRowLastColumn="0"/>
            </w:pPr>
            <w:r>
              <w:t>83.9</w:t>
            </w:r>
          </w:p>
        </w:tc>
        <w:tc>
          <w:tcPr>
            <w:tcW w:w="1559" w:type="dxa"/>
            <w:tcPrChange w:id="108" w:author="Kevin Toohey" w:date="2023-10-03T17:01:00Z">
              <w:tcPr>
                <w:tcW w:w="2408" w:type="dxa"/>
              </w:tcPr>
            </w:tcPrChange>
          </w:tcPr>
          <w:p w14:paraId="6B8BFFF6" w14:textId="77777777" w:rsidR="008667A0" w:rsidRDefault="00165603">
            <w:pPr>
              <w:cnfStyle w:val="000000000000" w:firstRow="0" w:lastRow="0" w:firstColumn="0" w:lastColumn="0" w:oddVBand="0" w:evenVBand="0" w:oddHBand="0" w:evenHBand="0" w:firstRowFirstColumn="0" w:firstRowLastColumn="0" w:lastRowFirstColumn="0" w:lastRowLastColumn="0"/>
            </w:pPr>
            <w:r>
              <w:t>91.7</w:t>
            </w:r>
          </w:p>
        </w:tc>
      </w:tr>
      <w:tr w:rsidR="008667A0" w14:paraId="560E5496" w14:textId="77777777" w:rsidTr="008C008E">
        <w:tc>
          <w:tcPr>
            <w:cnfStyle w:val="001000000000" w:firstRow="0" w:lastRow="0" w:firstColumn="1" w:lastColumn="0" w:oddVBand="0" w:evenVBand="0" w:oddHBand="0" w:evenHBand="0" w:firstRowFirstColumn="0" w:firstRowLastColumn="0" w:lastRowFirstColumn="0" w:lastRowLastColumn="0"/>
            <w:tcW w:w="5245" w:type="dxa"/>
            <w:tcPrChange w:id="109" w:author="Kevin Toohey" w:date="2023-10-03T17:01:00Z">
              <w:tcPr>
                <w:tcW w:w="5040" w:type="dxa"/>
              </w:tcPr>
            </w:tcPrChange>
          </w:tcPr>
          <w:p w14:paraId="6DF1CD2A" w14:textId="77777777" w:rsidR="008667A0" w:rsidRDefault="00165603">
            <w:r>
              <w:t xml:space="preserve">  CPI+1.0%p.a. over a 2-year rolling period(%)</w:t>
            </w:r>
          </w:p>
        </w:tc>
        <w:tc>
          <w:tcPr>
            <w:tcW w:w="1368" w:type="dxa"/>
            <w:tcPrChange w:id="110" w:author="Kevin Toohey" w:date="2023-10-03T17:01:00Z">
              <w:tcPr>
                <w:tcW w:w="2408" w:type="dxa"/>
              </w:tcPr>
            </w:tcPrChange>
          </w:tcPr>
          <w:p w14:paraId="7058C7C1" w14:textId="77777777" w:rsidR="008667A0" w:rsidRDefault="00165603">
            <w:pPr>
              <w:cnfStyle w:val="000000000000" w:firstRow="0" w:lastRow="0" w:firstColumn="0" w:lastColumn="0" w:oddVBand="0" w:evenVBand="0" w:oddHBand="0" w:evenHBand="0" w:firstRowFirstColumn="0" w:firstRowLastColumn="0" w:lastRowFirstColumn="0" w:lastRowLastColumn="0"/>
            </w:pPr>
            <w:r>
              <w:t>82.5</w:t>
            </w:r>
          </w:p>
        </w:tc>
        <w:tc>
          <w:tcPr>
            <w:tcW w:w="1418" w:type="dxa"/>
            <w:tcPrChange w:id="111" w:author="Kevin Toohey" w:date="2023-10-03T17:01:00Z">
              <w:tcPr>
                <w:tcW w:w="2408" w:type="dxa"/>
              </w:tcPr>
            </w:tcPrChange>
          </w:tcPr>
          <w:p w14:paraId="18F42EED" w14:textId="77777777" w:rsidR="008667A0" w:rsidRDefault="00165603">
            <w:pPr>
              <w:cnfStyle w:val="000000000000" w:firstRow="0" w:lastRow="0" w:firstColumn="0" w:lastColumn="0" w:oddVBand="0" w:evenVBand="0" w:oddHBand="0" w:evenHBand="0" w:firstRowFirstColumn="0" w:firstRowLastColumn="0" w:lastRowFirstColumn="0" w:lastRowLastColumn="0"/>
            </w:pPr>
            <w:r>
              <w:t>78.1</w:t>
            </w:r>
          </w:p>
        </w:tc>
        <w:tc>
          <w:tcPr>
            <w:tcW w:w="1559" w:type="dxa"/>
            <w:tcPrChange w:id="112" w:author="Kevin Toohey" w:date="2023-10-03T17:01:00Z">
              <w:tcPr>
                <w:tcW w:w="2408" w:type="dxa"/>
              </w:tcPr>
            </w:tcPrChange>
          </w:tcPr>
          <w:p w14:paraId="6AB8FEA8" w14:textId="77777777" w:rsidR="008667A0" w:rsidRDefault="00165603">
            <w:pPr>
              <w:cnfStyle w:val="000000000000" w:firstRow="0" w:lastRow="0" w:firstColumn="0" w:lastColumn="0" w:oddVBand="0" w:evenVBand="0" w:oddHBand="0" w:evenHBand="0" w:firstRowFirstColumn="0" w:firstRowLastColumn="0" w:lastRowFirstColumn="0" w:lastRowLastColumn="0"/>
            </w:pPr>
            <w:r>
              <w:t>86.0</w:t>
            </w:r>
          </w:p>
        </w:tc>
      </w:tr>
      <w:tr w:rsidR="008667A0" w14:paraId="08C3CED2" w14:textId="77777777" w:rsidTr="008C008E">
        <w:tc>
          <w:tcPr>
            <w:cnfStyle w:val="001000000000" w:firstRow="0" w:lastRow="0" w:firstColumn="1" w:lastColumn="0" w:oddVBand="0" w:evenVBand="0" w:oddHBand="0" w:evenHBand="0" w:firstRowFirstColumn="0" w:firstRowLastColumn="0" w:lastRowFirstColumn="0" w:lastRowLastColumn="0"/>
            <w:tcW w:w="5245" w:type="dxa"/>
            <w:tcPrChange w:id="113" w:author="Kevin Toohey" w:date="2023-10-03T17:01:00Z">
              <w:tcPr>
                <w:tcW w:w="5040" w:type="dxa"/>
              </w:tcPr>
            </w:tcPrChange>
          </w:tcPr>
          <w:p w14:paraId="7ECFEB5C" w14:textId="77777777" w:rsidR="008667A0" w:rsidRDefault="00165603">
            <w:r>
              <w:t xml:space="preserve">  CPI+1.5%p.a. over a 2-year rolling period(%)</w:t>
            </w:r>
          </w:p>
        </w:tc>
        <w:tc>
          <w:tcPr>
            <w:tcW w:w="1368" w:type="dxa"/>
            <w:tcPrChange w:id="114" w:author="Kevin Toohey" w:date="2023-10-03T17:01:00Z">
              <w:tcPr>
                <w:tcW w:w="2408" w:type="dxa"/>
              </w:tcPr>
            </w:tcPrChange>
          </w:tcPr>
          <w:p w14:paraId="098525B5" w14:textId="77777777" w:rsidR="008667A0" w:rsidRDefault="00165603">
            <w:pPr>
              <w:cnfStyle w:val="000000000000" w:firstRow="0" w:lastRow="0" w:firstColumn="0" w:lastColumn="0" w:oddVBand="0" w:evenVBand="0" w:oddHBand="0" w:evenHBand="0" w:firstRowFirstColumn="0" w:firstRowLastColumn="0" w:lastRowFirstColumn="0" w:lastRowLastColumn="0"/>
            </w:pPr>
            <w:r>
              <w:t>75.7</w:t>
            </w:r>
          </w:p>
        </w:tc>
        <w:tc>
          <w:tcPr>
            <w:tcW w:w="1418" w:type="dxa"/>
            <w:tcPrChange w:id="115" w:author="Kevin Toohey" w:date="2023-10-03T17:01:00Z">
              <w:tcPr>
                <w:tcW w:w="2408" w:type="dxa"/>
              </w:tcPr>
            </w:tcPrChange>
          </w:tcPr>
          <w:p w14:paraId="540438D7" w14:textId="77777777" w:rsidR="008667A0" w:rsidRDefault="00165603">
            <w:pPr>
              <w:cnfStyle w:val="000000000000" w:firstRow="0" w:lastRow="0" w:firstColumn="0" w:lastColumn="0" w:oddVBand="0" w:evenVBand="0" w:oddHBand="0" w:evenHBand="0" w:firstRowFirstColumn="0" w:firstRowLastColumn="0" w:lastRowFirstColumn="0" w:lastRowLastColumn="0"/>
            </w:pPr>
            <w:r>
              <w:t>71.4</w:t>
            </w:r>
          </w:p>
        </w:tc>
        <w:tc>
          <w:tcPr>
            <w:tcW w:w="1559" w:type="dxa"/>
            <w:tcPrChange w:id="116" w:author="Kevin Toohey" w:date="2023-10-03T17:01:00Z">
              <w:tcPr>
                <w:tcW w:w="2408" w:type="dxa"/>
              </w:tcPr>
            </w:tcPrChange>
          </w:tcPr>
          <w:p w14:paraId="410570C3" w14:textId="77777777" w:rsidR="008667A0" w:rsidRDefault="00165603">
            <w:pPr>
              <w:cnfStyle w:val="000000000000" w:firstRow="0" w:lastRow="0" w:firstColumn="0" w:lastColumn="0" w:oddVBand="0" w:evenVBand="0" w:oddHBand="0" w:evenHBand="0" w:firstRowFirstColumn="0" w:firstRowLastColumn="0" w:lastRowFirstColumn="0" w:lastRowLastColumn="0"/>
            </w:pPr>
            <w:r>
              <w:t>78.0</w:t>
            </w:r>
          </w:p>
        </w:tc>
      </w:tr>
      <w:tr w:rsidR="008667A0" w14:paraId="0E894EF0" w14:textId="77777777" w:rsidTr="008C008E">
        <w:tc>
          <w:tcPr>
            <w:cnfStyle w:val="001000000000" w:firstRow="0" w:lastRow="0" w:firstColumn="1" w:lastColumn="0" w:oddVBand="0" w:evenVBand="0" w:oddHBand="0" w:evenHBand="0" w:firstRowFirstColumn="0" w:firstRowLastColumn="0" w:lastRowFirstColumn="0" w:lastRowLastColumn="0"/>
            <w:tcW w:w="5245" w:type="dxa"/>
            <w:tcPrChange w:id="117" w:author="Kevin Toohey" w:date="2023-10-03T17:01:00Z">
              <w:tcPr>
                <w:tcW w:w="5040" w:type="dxa"/>
              </w:tcPr>
            </w:tcPrChange>
          </w:tcPr>
          <w:p w14:paraId="5AE209EE" w14:textId="77777777" w:rsidR="008667A0" w:rsidRDefault="00165603">
            <w:r>
              <w:t xml:space="preserve">  CPI+2.0%p.a. over a 2-year rolling period(%)</w:t>
            </w:r>
          </w:p>
        </w:tc>
        <w:tc>
          <w:tcPr>
            <w:tcW w:w="1368" w:type="dxa"/>
            <w:tcPrChange w:id="118" w:author="Kevin Toohey" w:date="2023-10-03T17:01:00Z">
              <w:tcPr>
                <w:tcW w:w="2408" w:type="dxa"/>
              </w:tcPr>
            </w:tcPrChange>
          </w:tcPr>
          <w:p w14:paraId="2CA3DFC8" w14:textId="77777777" w:rsidR="008667A0" w:rsidRDefault="00165603">
            <w:pPr>
              <w:cnfStyle w:val="000000000000" w:firstRow="0" w:lastRow="0" w:firstColumn="0" w:lastColumn="0" w:oddVBand="0" w:evenVBand="0" w:oddHBand="0" w:evenHBand="0" w:firstRowFirstColumn="0" w:firstRowLastColumn="0" w:lastRowFirstColumn="0" w:lastRowLastColumn="0"/>
            </w:pPr>
            <w:r>
              <w:t>67.7</w:t>
            </w:r>
          </w:p>
        </w:tc>
        <w:tc>
          <w:tcPr>
            <w:tcW w:w="1418" w:type="dxa"/>
            <w:tcPrChange w:id="119" w:author="Kevin Toohey" w:date="2023-10-03T17:01:00Z">
              <w:tcPr>
                <w:tcW w:w="2408" w:type="dxa"/>
              </w:tcPr>
            </w:tcPrChange>
          </w:tcPr>
          <w:p w14:paraId="25CCB9D9" w14:textId="77777777" w:rsidR="008667A0" w:rsidRDefault="00165603">
            <w:pPr>
              <w:cnfStyle w:val="000000000000" w:firstRow="0" w:lastRow="0" w:firstColumn="0" w:lastColumn="0" w:oddVBand="0" w:evenVBand="0" w:oddHBand="0" w:evenHBand="0" w:firstRowFirstColumn="0" w:firstRowLastColumn="0" w:lastRowFirstColumn="0" w:lastRowLastColumn="0"/>
            </w:pPr>
            <w:r>
              <w:t>63.7</w:t>
            </w:r>
          </w:p>
        </w:tc>
        <w:tc>
          <w:tcPr>
            <w:tcW w:w="1559" w:type="dxa"/>
            <w:tcPrChange w:id="120" w:author="Kevin Toohey" w:date="2023-10-03T17:01:00Z">
              <w:tcPr>
                <w:tcW w:w="2408" w:type="dxa"/>
              </w:tcPr>
            </w:tcPrChange>
          </w:tcPr>
          <w:p w14:paraId="3A028A88" w14:textId="77777777" w:rsidR="008667A0" w:rsidRDefault="00165603">
            <w:pPr>
              <w:cnfStyle w:val="000000000000" w:firstRow="0" w:lastRow="0" w:firstColumn="0" w:lastColumn="0" w:oddVBand="0" w:evenVBand="0" w:oddHBand="0" w:evenHBand="0" w:firstRowFirstColumn="0" w:firstRowLastColumn="0" w:lastRowFirstColumn="0" w:lastRowLastColumn="0"/>
            </w:pPr>
            <w:r>
              <w:t>67.8</w:t>
            </w:r>
          </w:p>
        </w:tc>
      </w:tr>
      <w:tr w:rsidR="008667A0" w14:paraId="0E87A134" w14:textId="77777777" w:rsidTr="008C008E">
        <w:tc>
          <w:tcPr>
            <w:cnfStyle w:val="001000000000" w:firstRow="0" w:lastRow="0" w:firstColumn="1" w:lastColumn="0" w:oddVBand="0" w:evenVBand="0" w:oddHBand="0" w:evenHBand="0" w:firstRowFirstColumn="0" w:firstRowLastColumn="0" w:lastRowFirstColumn="0" w:lastRowLastColumn="0"/>
            <w:tcW w:w="5245" w:type="dxa"/>
            <w:tcPrChange w:id="121" w:author="Kevin Toohey" w:date="2023-10-03T17:01:00Z">
              <w:tcPr>
                <w:tcW w:w="5040" w:type="dxa"/>
              </w:tcPr>
            </w:tcPrChange>
          </w:tcPr>
          <w:p w14:paraId="44A60443" w14:textId="77777777" w:rsidR="008667A0" w:rsidRDefault="00165603">
            <w:r>
              <w:t xml:space="preserve">  CPI+2.5%p.a. over a 2-year rolling period(%)</w:t>
            </w:r>
          </w:p>
        </w:tc>
        <w:tc>
          <w:tcPr>
            <w:tcW w:w="1368" w:type="dxa"/>
            <w:tcPrChange w:id="122" w:author="Kevin Toohey" w:date="2023-10-03T17:01:00Z">
              <w:tcPr>
                <w:tcW w:w="2408" w:type="dxa"/>
              </w:tcPr>
            </w:tcPrChange>
          </w:tcPr>
          <w:p w14:paraId="2FFE4539" w14:textId="77777777" w:rsidR="008667A0" w:rsidRDefault="00165603">
            <w:pPr>
              <w:cnfStyle w:val="000000000000" w:firstRow="0" w:lastRow="0" w:firstColumn="0" w:lastColumn="0" w:oddVBand="0" w:evenVBand="0" w:oddHBand="0" w:evenHBand="0" w:firstRowFirstColumn="0" w:firstRowLastColumn="0" w:lastRowFirstColumn="0" w:lastRowLastColumn="0"/>
            </w:pPr>
            <w:r>
              <w:t>58.6</w:t>
            </w:r>
          </w:p>
        </w:tc>
        <w:tc>
          <w:tcPr>
            <w:tcW w:w="1418" w:type="dxa"/>
            <w:tcPrChange w:id="123" w:author="Kevin Toohey" w:date="2023-10-03T17:01:00Z">
              <w:tcPr>
                <w:tcW w:w="2408" w:type="dxa"/>
              </w:tcPr>
            </w:tcPrChange>
          </w:tcPr>
          <w:p w14:paraId="48B26F1A" w14:textId="77777777" w:rsidR="008667A0" w:rsidRDefault="00165603">
            <w:pPr>
              <w:cnfStyle w:val="000000000000" w:firstRow="0" w:lastRow="0" w:firstColumn="0" w:lastColumn="0" w:oddVBand="0" w:evenVBand="0" w:oddHBand="0" w:evenHBand="0" w:firstRowFirstColumn="0" w:firstRowLastColumn="0" w:lastRowFirstColumn="0" w:lastRowLastColumn="0"/>
            </w:pPr>
            <w:r>
              <w:t>55.3</w:t>
            </w:r>
          </w:p>
        </w:tc>
        <w:tc>
          <w:tcPr>
            <w:tcW w:w="1559" w:type="dxa"/>
            <w:tcPrChange w:id="124" w:author="Kevin Toohey" w:date="2023-10-03T17:01:00Z">
              <w:tcPr>
                <w:tcW w:w="2408" w:type="dxa"/>
              </w:tcPr>
            </w:tcPrChange>
          </w:tcPr>
          <w:p w14:paraId="005D18A8" w14:textId="77777777" w:rsidR="008667A0" w:rsidRDefault="00165603">
            <w:pPr>
              <w:cnfStyle w:val="000000000000" w:firstRow="0" w:lastRow="0" w:firstColumn="0" w:lastColumn="0" w:oddVBand="0" w:evenVBand="0" w:oddHBand="0" w:evenHBand="0" w:firstRowFirstColumn="0" w:firstRowLastColumn="0" w:lastRowFirstColumn="0" w:lastRowLastColumn="0"/>
            </w:pPr>
            <w:r>
              <w:t>56.0</w:t>
            </w:r>
          </w:p>
        </w:tc>
      </w:tr>
      <w:tr w:rsidR="008667A0" w14:paraId="35FFB95A" w14:textId="77777777" w:rsidTr="008C008E">
        <w:tc>
          <w:tcPr>
            <w:cnfStyle w:val="001000000000" w:firstRow="0" w:lastRow="0" w:firstColumn="1" w:lastColumn="0" w:oddVBand="0" w:evenVBand="0" w:oddHBand="0" w:evenHBand="0" w:firstRowFirstColumn="0" w:firstRowLastColumn="0" w:lastRowFirstColumn="0" w:lastRowLastColumn="0"/>
            <w:tcW w:w="5245" w:type="dxa"/>
            <w:tcPrChange w:id="125" w:author="Kevin Toohey" w:date="2023-10-03T17:01:00Z">
              <w:tcPr>
                <w:tcW w:w="5040" w:type="dxa"/>
              </w:tcPr>
            </w:tcPrChange>
          </w:tcPr>
          <w:p w14:paraId="043FF5E7" w14:textId="77777777" w:rsidR="008667A0" w:rsidRDefault="00165603">
            <w:pPr>
              <w:pStyle w:val="Mark1"/>
            </w:pPr>
            <w:r>
              <w:t xml:space="preserve">  CPI+0.5%p.a. over a 3-year rolling period(%)</w:t>
            </w:r>
          </w:p>
        </w:tc>
        <w:tc>
          <w:tcPr>
            <w:tcW w:w="1368" w:type="dxa"/>
            <w:tcPrChange w:id="126" w:author="Kevin Toohey" w:date="2023-10-03T17:01:00Z">
              <w:tcPr>
                <w:tcW w:w="2408" w:type="dxa"/>
              </w:tcPr>
            </w:tcPrChange>
          </w:tcPr>
          <w:p w14:paraId="24C94EA1"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93.3</w:t>
            </w:r>
          </w:p>
        </w:tc>
        <w:tc>
          <w:tcPr>
            <w:tcW w:w="1418" w:type="dxa"/>
            <w:tcPrChange w:id="127" w:author="Kevin Toohey" w:date="2023-10-03T17:01:00Z">
              <w:tcPr>
                <w:tcW w:w="2408" w:type="dxa"/>
              </w:tcPr>
            </w:tcPrChange>
          </w:tcPr>
          <w:p w14:paraId="59DA4CDC"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89.7</w:t>
            </w:r>
          </w:p>
        </w:tc>
        <w:tc>
          <w:tcPr>
            <w:tcW w:w="1559" w:type="dxa"/>
            <w:tcPrChange w:id="128" w:author="Kevin Toohey" w:date="2023-10-03T17:01:00Z">
              <w:tcPr>
                <w:tcW w:w="2408" w:type="dxa"/>
              </w:tcPr>
            </w:tcPrChange>
          </w:tcPr>
          <w:p w14:paraId="26C38630"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96.2</w:t>
            </w:r>
          </w:p>
        </w:tc>
      </w:tr>
      <w:tr w:rsidR="008667A0" w14:paraId="64D2E2A4" w14:textId="77777777" w:rsidTr="008C008E">
        <w:tc>
          <w:tcPr>
            <w:cnfStyle w:val="001000000000" w:firstRow="0" w:lastRow="0" w:firstColumn="1" w:lastColumn="0" w:oddVBand="0" w:evenVBand="0" w:oddHBand="0" w:evenHBand="0" w:firstRowFirstColumn="0" w:firstRowLastColumn="0" w:lastRowFirstColumn="0" w:lastRowLastColumn="0"/>
            <w:tcW w:w="5245" w:type="dxa"/>
            <w:tcPrChange w:id="129" w:author="Kevin Toohey" w:date="2023-10-03T17:01:00Z">
              <w:tcPr>
                <w:tcW w:w="5040" w:type="dxa"/>
              </w:tcPr>
            </w:tcPrChange>
          </w:tcPr>
          <w:p w14:paraId="2E768A56" w14:textId="77777777" w:rsidR="008667A0" w:rsidRDefault="00165603">
            <w:r>
              <w:t xml:space="preserve">  CPI+1.0%p.a. over a 3-year rolling period(%)</w:t>
            </w:r>
          </w:p>
        </w:tc>
        <w:tc>
          <w:tcPr>
            <w:tcW w:w="1368" w:type="dxa"/>
            <w:tcPrChange w:id="130" w:author="Kevin Toohey" w:date="2023-10-03T17:01:00Z">
              <w:tcPr>
                <w:tcW w:w="2408" w:type="dxa"/>
              </w:tcPr>
            </w:tcPrChange>
          </w:tcPr>
          <w:p w14:paraId="14A5DA83" w14:textId="77777777" w:rsidR="008667A0" w:rsidRDefault="00165603">
            <w:pPr>
              <w:cnfStyle w:val="000000000000" w:firstRow="0" w:lastRow="0" w:firstColumn="0" w:lastColumn="0" w:oddVBand="0" w:evenVBand="0" w:oddHBand="0" w:evenHBand="0" w:firstRowFirstColumn="0" w:firstRowLastColumn="0" w:lastRowFirstColumn="0" w:lastRowLastColumn="0"/>
            </w:pPr>
            <w:r>
              <w:t>88.5</w:t>
            </w:r>
          </w:p>
        </w:tc>
        <w:tc>
          <w:tcPr>
            <w:tcW w:w="1418" w:type="dxa"/>
            <w:tcPrChange w:id="131" w:author="Kevin Toohey" w:date="2023-10-03T17:01:00Z">
              <w:tcPr>
                <w:tcW w:w="2408" w:type="dxa"/>
              </w:tcPr>
            </w:tcPrChange>
          </w:tcPr>
          <w:p w14:paraId="39BCA231" w14:textId="77777777" w:rsidR="008667A0" w:rsidRDefault="00165603">
            <w:pPr>
              <w:cnfStyle w:val="000000000000" w:firstRow="0" w:lastRow="0" w:firstColumn="0" w:lastColumn="0" w:oddVBand="0" w:evenVBand="0" w:oddHBand="0" w:evenHBand="0" w:firstRowFirstColumn="0" w:firstRowLastColumn="0" w:lastRowFirstColumn="0" w:lastRowLastColumn="0"/>
            </w:pPr>
            <w:r>
              <w:t>84.0</w:t>
            </w:r>
          </w:p>
        </w:tc>
        <w:tc>
          <w:tcPr>
            <w:tcW w:w="1559" w:type="dxa"/>
            <w:tcPrChange w:id="132" w:author="Kevin Toohey" w:date="2023-10-03T17:01:00Z">
              <w:tcPr>
                <w:tcW w:w="2408" w:type="dxa"/>
              </w:tcPr>
            </w:tcPrChange>
          </w:tcPr>
          <w:p w14:paraId="14A6FA09" w14:textId="77777777" w:rsidR="008667A0" w:rsidRDefault="00165603">
            <w:pPr>
              <w:cnfStyle w:val="000000000000" w:firstRow="0" w:lastRow="0" w:firstColumn="0" w:lastColumn="0" w:oddVBand="0" w:evenVBand="0" w:oddHBand="0" w:evenHBand="0" w:firstRowFirstColumn="0" w:firstRowLastColumn="0" w:lastRowFirstColumn="0" w:lastRowLastColumn="0"/>
            </w:pPr>
            <w:r>
              <w:t>91.7</w:t>
            </w:r>
          </w:p>
        </w:tc>
      </w:tr>
      <w:tr w:rsidR="008667A0" w14:paraId="29C006F7" w14:textId="77777777" w:rsidTr="008C008E">
        <w:tc>
          <w:tcPr>
            <w:cnfStyle w:val="001000000000" w:firstRow="0" w:lastRow="0" w:firstColumn="1" w:lastColumn="0" w:oddVBand="0" w:evenVBand="0" w:oddHBand="0" w:evenHBand="0" w:firstRowFirstColumn="0" w:firstRowLastColumn="0" w:lastRowFirstColumn="0" w:lastRowLastColumn="0"/>
            <w:tcW w:w="5245" w:type="dxa"/>
            <w:tcPrChange w:id="133" w:author="Kevin Toohey" w:date="2023-10-03T17:01:00Z">
              <w:tcPr>
                <w:tcW w:w="5040" w:type="dxa"/>
              </w:tcPr>
            </w:tcPrChange>
          </w:tcPr>
          <w:p w14:paraId="094D9056" w14:textId="77777777" w:rsidR="008667A0" w:rsidRDefault="00165603">
            <w:r>
              <w:t xml:space="preserve">  CPI+1.5%p.a. over a 3-year rolling period(%)</w:t>
            </w:r>
          </w:p>
        </w:tc>
        <w:tc>
          <w:tcPr>
            <w:tcW w:w="1368" w:type="dxa"/>
            <w:tcPrChange w:id="134" w:author="Kevin Toohey" w:date="2023-10-03T17:01:00Z">
              <w:tcPr>
                <w:tcW w:w="2408" w:type="dxa"/>
              </w:tcPr>
            </w:tcPrChange>
          </w:tcPr>
          <w:p w14:paraId="7FA6F626" w14:textId="77777777" w:rsidR="008667A0" w:rsidRDefault="00165603">
            <w:pPr>
              <w:cnfStyle w:val="000000000000" w:firstRow="0" w:lastRow="0" w:firstColumn="0" w:lastColumn="0" w:oddVBand="0" w:evenVBand="0" w:oddHBand="0" w:evenHBand="0" w:firstRowFirstColumn="0" w:firstRowLastColumn="0" w:lastRowFirstColumn="0" w:lastRowLastColumn="0"/>
            </w:pPr>
            <w:r>
              <w:t>81.5</w:t>
            </w:r>
          </w:p>
        </w:tc>
        <w:tc>
          <w:tcPr>
            <w:tcW w:w="1418" w:type="dxa"/>
            <w:tcPrChange w:id="135" w:author="Kevin Toohey" w:date="2023-10-03T17:01:00Z">
              <w:tcPr>
                <w:tcW w:w="2408" w:type="dxa"/>
              </w:tcPr>
            </w:tcPrChange>
          </w:tcPr>
          <w:p w14:paraId="433E17E0" w14:textId="77777777" w:rsidR="008667A0" w:rsidRDefault="00165603">
            <w:pPr>
              <w:cnfStyle w:val="000000000000" w:firstRow="0" w:lastRow="0" w:firstColumn="0" w:lastColumn="0" w:oddVBand="0" w:evenVBand="0" w:oddHBand="0" w:evenHBand="0" w:firstRowFirstColumn="0" w:firstRowLastColumn="0" w:lastRowFirstColumn="0" w:lastRowLastColumn="0"/>
            </w:pPr>
            <w:r>
              <w:t>76.5</w:t>
            </w:r>
          </w:p>
        </w:tc>
        <w:tc>
          <w:tcPr>
            <w:tcW w:w="1559" w:type="dxa"/>
            <w:tcPrChange w:id="136" w:author="Kevin Toohey" w:date="2023-10-03T17:01:00Z">
              <w:tcPr>
                <w:tcW w:w="2408" w:type="dxa"/>
              </w:tcPr>
            </w:tcPrChange>
          </w:tcPr>
          <w:p w14:paraId="4026C0D2" w14:textId="77777777" w:rsidR="008667A0" w:rsidRDefault="00165603">
            <w:pPr>
              <w:cnfStyle w:val="000000000000" w:firstRow="0" w:lastRow="0" w:firstColumn="0" w:lastColumn="0" w:oddVBand="0" w:evenVBand="0" w:oddHBand="0" w:evenHBand="0" w:firstRowFirstColumn="0" w:firstRowLastColumn="0" w:lastRowFirstColumn="0" w:lastRowLastColumn="0"/>
            </w:pPr>
            <w:r>
              <w:t>83.9</w:t>
            </w:r>
          </w:p>
        </w:tc>
      </w:tr>
      <w:tr w:rsidR="008667A0" w14:paraId="2166087F" w14:textId="77777777" w:rsidTr="008C008E">
        <w:tc>
          <w:tcPr>
            <w:cnfStyle w:val="001000000000" w:firstRow="0" w:lastRow="0" w:firstColumn="1" w:lastColumn="0" w:oddVBand="0" w:evenVBand="0" w:oddHBand="0" w:evenHBand="0" w:firstRowFirstColumn="0" w:firstRowLastColumn="0" w:lastRowFirstColumn="0" w:lastRowLastColumn="0"/>
            <w:tcW w:w="5245" w:type="dxa"/>
            <w:tcPrChange w:id="137" w:author="Kevin Toohey" w:date="2023-10-03T17:01:00Z">
              <w:tcPr>
                <w:tcW w:w="5040" w:type="dxa"/>
              </w:tcPr>
            </w:tcPrChange>
          </w:tcPr>
          <w:p w14:paraId="46D800EE" w14:textId="77777777" w:rsidR="008667A0" w:rsidRDefault="00165603">
            <w:r>
              <w:t xml:space="preserve">  CPI+2.0%p.a. over a 3-year rolling period(%)</w:t>
            </w:r>
          </w:p>
        </w:tc>
        <w:tc>
          <w:tcPr>
            <w:tcW w:w="1368" w:type="dxa"/>
            <w:tcPrChange w:id="138" w:author="Kevin Toohey" w:date="2023-10-03T17:01:00Z">
              <w:tcPr>
                <w:tcW w:w="2408" w:type="dxa"/>
              </w:tcPr>
            </w:tcPrChange>
          </w:tcPr>
          <w:p w14:paraId="67A88413" w14:textId="77777777" w:rsidR="008667A0" w:rsidRDefault="00165603">
            <w:pPr>
              <w:cnfStyle w:val="000000000000" w:firstRow="0" w:lastRow="0" w:firstColumn="0" w:lastColumn="0" w:oddVBand="0" w:evenVBand="0" w:oddHBand="0" w:evenHBand="0" w:firstRowFirstColumn="0" w:firstRowLastColumn="0" w:lastRowFirstColumn="0" w:lastRowLastColumn="0"/>
            </w:pPr>
            <w:r>
              <w:t>72.2</w:t>
            </w:r>
          </w:p>
        </w:tc>
        <w:tc>
          <w:tcPr>
            <w:tcW w:w="1418" w:type="dxa"/>
            <w:tcPrChange w:id="139" w:author="Kevin Toohey" w:date="2023-10-03T17:01:00Z">
              <w:tcPr>
                <w:tcW w:w="2408" w:type="dxa"/>
              </w:tcPr>
            </w:tcPrChange>
          </w:tcPr>
          <w:p w14:paraId="46DFB008" w14:textId="77777777" w:rsidR="008667A0" w:rsidRDefault="00165603">
            <w:pPr>
              <w:cnfStyle w:val="000000000000" w:firstRow="0" w:lastRow="0" w:firstColumn="0" w:lastColumn="0" w:oddVBand="0" w:evenVBand="0" w:oddHBand="0" w:evenHBand="0" w:firstRowFirstColumn="0" w:firstRowLastColumn="0" w:lastRowFirstColumn="0" w:lastRowLastColumn="0"/>
            </w:pPr>
            <w:r>
              <w:t>67.4</w:t>
            </w:r>
          </w:p>
        </w:tc>
        <w:tc>
          <w:tcPr>
            <w:tcW w:w="1559" w:type="dxa"/>
            <w:tcPrChange w:id="140" w:author="Kevin Toohey" w:date="2023-10-03T17:01:00Z">
              <w:tcPr>
                <w:tcW w:w="2408" w:type="dxa"/>
              </w:tcPr>
            </w:tcPrChange>
          </w:tcPr>
          <w:p w14:paraId="0E7108AA" w14:textId="77777777" w:rsidR="008667A0" w:rsidRDefault="00165603">
            <w:pPr>
              <w:cnfStyle w:val="000000000000" w:firstRow="0" w:lastRow="0" w:firstColumn="0" w:lastColumn="0" w:oddVBand="0" w:evenVBand="0" w:oddHBand="0" w:evenHBand="0" w:firstRowFirstColumn="0" w:firstRowLastColumn="0" w:lastRowFirstColumn="0" w:lastRowLastColumn="0"/>
            </w:pPr>
            <w:r>
              <w:t>72.4</w:t>
            </w:r>
          </w:p>
        </w:tc>
      </w:tr>
      <w:tr w:rsidR="008667A0" w14:paraId="57553F75" w14:textId="77777777" w:rsidTr="008C008E">
        <w:tc>
          <w:tcPr>
            <w:cnfStyle w:val="001000000000" w:firstRow="0" w:lastRow="0" w:firstColumn="1" w:lastColumn="0" w:oddVBand="0" w:evenVBand="0" w:oddHBand="0" w:evenHBand="0" w:firstRowFirstColumn="0" w:firstRowLastColumn="0" w:lastRowFirstColumn="0" w:lastRowLastColumn="0"/>
            <w:tcW w:w="5245" w:type="dxa"/>
            <w:tcPrChange w:id="141" w:author="Kevin Toohey" w:date="2023-10-03T17:01:00Z">
              <w:tcPr>
                <w:tcW w:w="5040" w:type="dxa"/>
              </w:tcPr>
            </w:tcPrChange>
          </w:tcPr>
          <w:p w14:paraId="6260C674" w14:textId="77777777" w:rsidR="008667A0" w:rsidRDefault="00165603">
            <w:r>
              <w:t xml:space="preserve">  CPI+2.5%p.a. over a 3-year rolling period(%)</w:t>
            </w:r>
          </w:p>
        </w:tc>
        <w:tc>
          <w:tcPr>
            <w:tcW w:w="1368" w:type="dxa"/>
            <w:tcPrChange w:id="142" w:author="Kevin Toohey" w:date="2023-10-03T17:01:00Z">
              <w:tcPr>
                <w:tcW w:w="2408" w:type="dxa"/>
              </w:tcPr>
            </w:tcPrChange>
          </w:tcPr>
          <w:p w14:paraId="35AA3392" w14:textId="77777777" w:rsidR="008667A0" w:rsidRDefault="00165603">
            <w:pPr>
              <w:cnfStyle w:val="000000000000" w:firstRow="0" w:lastRow="0" w:firstColumn="0" w:lastColumn="0" w:oddVBand="0" w:evenVBand="0" w:oddHBand="0" w:evenHBand="0" w:firstRowFirstColumn="0" w:firstRowLastColumn="0" w:lastRowFirstColumn="0" w:lastRowLastColumn="0"/>
            </w:pPr>
            <w:r>
              <w:t>61.1</w:t>
            </w:r>
          </w:p>
        </w:tc>
        <w:tc>
          <w:tcPr>
            <w:tcW w:w="1418" w:type="dxa"/>
            <w:tcPrChange w:id="143" w:author="Kevin Toohey" w:date="2023-10-03T17:01:00Z">
              <w:tcPr>
                <w:tcW w:w="2408" w:type="dxa"/>
              </w:tcPr>
            </w:tcPrChange>
          </w:tcPr>
          <w:p w14:paraId="5D89434D" w14:textId="77777777" w:rsidR="008667A0" w:rsidRDefault="00165603">
            <w:pPr>
              <w:cnfStyle w:val="000000000000" w:firstRow="0" w:lastRow="0" w:firstColumn="0" w:lastColumn="0" w:oddVBand="0" w:evenVBand="0" w:oddHBand="0" w:evenHBand="0" w:firstRowFirstColumn="0" w:firstRowLastColumn="0" w:lastRowFirstColumn="0" w:lastRowLastColumn="0"/>
            </w:pPr>
            <w:r>
              <w:t>56.9</w:t>
            </w:r>
          </w:p>
        </w:tc>
        <w:tc>
          <w:tcPr>
            <w:tcW w:w="1559" w:type="dxa"/>
            <w:tcPrChange w:id="144" w:author="Kevin Toohey" w:date="2023-10-03T17:01:00Z">
              <w:tcPr>
                <w:tcW w:w="2408" w:type="dxa"/>
              </w:tcPr>
            </w:tcPrChange>
          </w:tcPr>
          <w:p w14:paraId="75E7C3F3" w14:textId="77777777" w:rsidR="008667A0" w:rsidRDefault="00165603">
            <w:pPr>
              <w:cnfStyle w:val="000000000000" w:firstRow="0" w:lastRow="0" w:firstColumn="0" w:lastColumn="0" w:oddVBand="0" w:evenVBand="0" w:oddHBand="0" w:evenHBand="0" w:firstRowFirstColumn="0" w:firstRowLastColumn="0" w:lastRowFirstColumn="0" w:lastRowLastColumn="0"/>
            </w:pPr>
            <w:r>
              <w:t>57.8</w:t>
            </w:r>
          </w:p>
        </w:tc>
      </w:tr>
      <w:tr w:rsidR="008667A0" w14:paraId="49C08D0E" w14:textId="77777777" w:rsidTr="008C008E">
        <w:tc>
          <w:tcPr>
            <w:cnfStyle w:val="001000000000" w:firstRow="0" w:lastRow="0" w:firstColumn="1" w:lastColumn="0" w:oddVBand="0" w:evenVBand="0" w:oddHBand="0" w:evenHBand="0" w:firstRowFirstColumn="0" w:firstRowLastColumn="0" w:lastRowFirstColumn="0" w:lastRowLastColumn="0"/>
            <w:tcW w:w="5245" w:type="dxa"/>
            <w:tcPrChange w:id="145" w:author="Kevin Toohey" w:date="2023-10-03T17:01:00Z">
              <w:tcPr>
                <w:tcW w:w="5040" w:type="dxa"/>
              </w:tcPr>
            </w:tcPrChange>
          </w:tcPr>
          <w:p w14:paraId="7C7040D8" w14:textId="77777777" w:rsidR="008667A0" w:rsidRDefault="00165603">
            <w:r>
              <w:t xml:space="preserve">  CPI+0.5%p.a. over a 4-year rolling period(%)</w:t>
            </w:r>
          </w:p>
        </w:tc>
        <w:tc>
          <w:tcPr>
            <w:tcW w:w="1368" w:type="dxa"/>
            <w:tcPrChange w:id="146" w:author="Kevin Toohey" w:date="2023-10-03T17:01:00Z">
              <w:tcPr>
                <w:tcW w:w="2408" w:type="dxa"/>
              </w:tcPr>
            </w:tcPrChange>
          </w:tcPr>
          <w:p w14:paraId="79749A66" w14:textId="77777777" w:rsidR="008667A0" w:rsidRDefault="00165603">
            <w:pPr>
              <w:cnfStyle w:val="000000000000" w:firstRow="0" w:lastRow="0" w:firstColumn="0" w:lastColumn="0" w:oddVBand="0" w:evenVBand="0" w:oddHBand="0" w:evenHBand="0" w:firstRowFirstColumn="0" w:firstRowLastColumn="0" w:lastRowFirstColumn="0" w:lastRowLastColumn="0"/>
            </w:pPr>
            <w:r>
              <w:t>96.5</w:t>
            </w:r>
          </w:p>
        </w:tc>
        <w:tc>
          <w:tcPr>
            <w:tcW w:w="1418" w:type="dxa"/>
            <w:tcPrChange w:id="147" w:author="Kevin Toohey" w:date="2023-10-03T17:01:00Z">
              <w:tcPr>
                <w:tcW w:w="2408" w:type="dxa"/>
              </w:tcPr>
            </w:tcPrChange>
          </w:tcPr>
          <w:p w14:paraId="095425AE" w14:textId="77777777" w:rsidR="008667A0" w:rsidRDefault="00165603">
            <w:pPr>
              <w:cnfStyle w:val="000000000000" w:firstRow="0" w:lastRow="0" w:firstColumn="0" w:lastColumn="0" w:oddVBand="0" w:evenVBand="0" w:oddHBand="0" w:evenHBand="0" w:firstRowFirstColumn="0" w:firstRowLastColumn="0" w:lastRowFirstColumn="0" w:lastRowLastColumn="0"/>
            </w:pPr>
            <w:r>
              <w:t>93.6</w:t>
            </w:r>
          </w:p>
        </w:tc>
        <w:tc>
          <w:tcPr>
            <w:tcW w:w="1559" w:type="dxa"/>
            <w:tcPrChange w:id="148" w:author="Kevin Toohey" w:date="2023-10-03T17:01:00Z">
              <w:tcPr>
                <w:tcW w:w="2408" w:type="dxa"/>
              </w:tcPr>
            </w:tcPrChange>
          </w:tcPr>
          <w:p w14:paraId="7C3649F7" w14:textId="77777777" w:rsidR="008667A0" w:rsidRDefault="00165603">
            <w:pPr>
              <w:cnfStyle w:val="000000000000" w:firstRow="0" w:lastRow="0" w:firstColumn="0" w:lastColumn="0" w:oddVBand="0" w:evenVBand="0" w:oddHBand="0" w:evenHBand="0" w:firstRowFirstColumn="0" w:firstRowLastColumn="0" w:lastRowFirstColumn="0" w:lastRowLastColumn="0"/>
            </w:pPr>
            <w:r>
              <w:t>98.4</w:t>
            </w:r>
          </w:p>
        </w:tc>
      </w:tr>
      <w:tr w:rsidR="008667A0" w14:paraId="426320A4" w14:textId="77777777" w:rsidTr="008C008E">
        <w:tc>
          <w:tcPr>
            <w:cnfStyle w:val="001000000000" w:firstRow="0" w:lastRow="0" w:firstColumn="1" w:lastColumn="0" w:oddVBand="0" w:evenVBand="0" w:oddHBand="0" w:evenHBand="0" w:firstRowFirstColumn="0" w:firstRowLastColumn="0" w:lastRowFirstColumn="0" w:lastRowLastColumn="0"/>
            <w:tcW w:w="5245" w:type="dxa"/>
            <w:tcPrChange w:id="149" w:author="Kevin Toohey" w:date="2023-10-03T17:01:00Z">
              <w:tcPr>
                <w:tcW w:w="5040" w:type="dxa"/>
              </w:tcPr>
            </w:tcPrChange>
          </w:tcPr>
          <w:p w14:paraId="7AF02388" w14:textId="77777777" w:rsidR="008667A0" w:rsidRDefault="00165603">
            <w:r>
              <w:t xml:space="preserve">  CPI+1.0%p.a. over a 4-year rolling period(%)</w:t>
            </w:r>
          </w:p>
        </w:tc>
        <w:tc>
          <w:tcPr>
            <w:tcW w:w="1368" w:type="dxa"/>
            <w:tcPrChange w:id="150" w:author="Kevin Toohey" w:date="2023-10-03T17:01:00Z">
              <w:tcPr>
                <w:tcW w:w="2408" w:type="dxa"/>
              </w:tcPr>
            </w:tcPrChange>
          </w:tcPr>
          <w:p w14:paraId="69900340" w14:textId="77777777" w:rsidR="008667A0" w:rsidRDefault="00165603">
            <w:pPr>
              <w:cnfStyle w:val="000000000000" w:firstRow="0" w:lastRow="0" w:firstColumn="0" w:lastColumn="0" w:oddVBand="0" w:evenVBand="0" w:oddHBand="0" w:evenHBand="0" w:firstRowFirstColumn="0" w:firstRowLastColumn="0" w:lastRowFirstColumn="0" w:lastRowLastColumn="0"/>
            </w:pPr>
            <w:r>
              <w:t>92.7</w:t>
            </w:r>
          </w:p>
        </w:tc>
        <w:tc>
          <w:tcPr>
            <w:tcW w:w="1418" w:type="dxa"/>
            <w:tcPrChange w:id="151" w:author="Kevin Toohey" w:date="2023-10-03T17:01:00Z">
              <w:tcPr>
                <w:tcW w:w="2408" w:type="dxa"/>
              </w:tcPr>
            </w:tcPrChange>
          </w:tcPr>
          <w:p w14:paraId="54D9AF5A" w14:textId="77777777" w:rsidR="008667A0" w:rsidRDefault="00165603">
            <w:pPr>
              <w:cnfStyle w:val="000000000000" w:firstRow="0" w:lastRow="0" w:firstColumn="0" w:lastColumn="0" w:oddVBand="0" w:evenVBand="0" w:oddHBand="0" w:evenHBand="0" w:firstRowFirstColumn="0" w:firstRowLastColumn="0" w:lastRowFirstColumn="0" w:lastRowLastColumn="0"/>
            </w:pPr>
            <w:r>
              <w:t>88.5</w:t>
            </w:r>
          </w:p>
        </w:tc>
        <w:tc>
          <w:tcPr>
            <w:tcW w:w="1559" w:type="dxa"/>
            <w:tcPrChange w:id="152" w:author="Kevin Toohey" w:date="2023-10-03T17:01:00Z">
              <w:tcPr>
                <w:tcW w:w="2408" w:type="dxa"/>
              </w:tcPr>
            </w:tcPrChange>
          </w:tcPr>
          <w:p w14:paraId="3E28E843" w14:textId="77777777" w:rsidR="008667A0" w:rsidRDefault="00165603">
            <w:pPr>
              <w:cnfStyle w:val="000000000000" w:firstRow="0" w:lastRow="0" w:firstColumn="0" w:lastColumn="0" w:oddVBand="0" w:evenVBand="0" w:oddHBand="0" w:evenHBand="0" w:firstRowFirstColumn="0" w:firstRowLastColumn="0" w:lastRowFirstColumn="0" w:lastRowLastColumn="0"/>
            </w:pPr>
            <w:r>
              <w:t>95.2</w:t>
            </w:r>
          </w:p>
        </w:tc>
      </w:tr>
      <w:tr w:rsidR="008667A0" w14:paraId="3DA3CDE4" w14:textId="77777777" w:rsidTr="008C008E">
        <w:tc>
          <w:tcPr>
            <w:cnfStyle w:val="001000000000" w:firstRow="0" w:lastRow="0" w:firstColumn="1" w:lastColumn="0" w:oddVBand="0" w:evenVBand="0" w:oddHBand="0" w:evenHBand="0" w:firstRowFirstColumn="0" w:firstRowLastColumn="0" w:lastRowFirstColumn="0" w:lastRowLastColumn="0"/>
            <w:tcW w:w="5245" w:type="dxa"/>
            <w:tcPrChange w:id="153" w:author="Kevin Toohey" w:date="2023-10-03T17:01:00Z">
              <w:tcPr>
                <w:tcW w:w="5040" w:type="dxa"/>
              </w:tcPr>
            </w:tcPrChange>
          </w:tcPr>
          <w:p w14:paraId="6FE8064C" w14:textId="77777777" w:rsidR="008667A0" w:rsidRDefault="00165603">
            <w:r>
              <w:t xml:space="preserve">  CPI+1.5%p.a. over a 4-year rolling period(%)</w:t>
            </w:r>
          </w:p>
        </w:tc>
        <w:tc>
          <w:tcPr>
            <w:tcW w:w="1368" w:type="dxa"/>
            <w:tcPrChange w:id="154" w:author="Kevin Toohey" w:date="2023-10-03T17:01:00Z">
              <w:tcPr>
                <w:tcW w:w="2408" w:type="dxa"/>
              </w:tcPr>
            </w:tcPrChange>
          </w:tcPr>
          <w:p w14:paraId="33467FD4" w14:textId="77777777" w:rsidR="008667A0" w:rsidRDefault="00165603">
            <w:pPr>
              <w:cnfStyle w:val="000000000000" w:firstRow="0" w:lastRow="0" w:firstColumn="0" w:lastColumn="0" w:oddVBand="0" w:evenVBand="0" w:oddHBand="0" w:evenHBand="0" w:firstRowFirstColumn="0" w:firstRowLastColumn="0" w:lastRowFirstColumn="0" w:lastRowLastColumn="0"/>
            </w:pPr>
            <w:r>
              <w:t>86.1</w:t>
            </w:r>
          </w:p>
        </w:tc>
        <w:tc>
          <w:tcPr>
            <w:tcW w:w="1418" w:type="dxa"/>
            <w:tcPrChange w:id="155" w:author="Kevin Toohey" w:date="2023-10-03T17:01:00Z">
              <w:tcPr>
                <w:tcW w:w="2408" w:type="dxa"/>
              </w:tcPr>
            </w:tcPrChange>
          </w:tcPr>
          <w:p w14:paraId="32A2C959" w14:textId="77777777" w:rsidR="008667A0" w:rsidRDefault="00165603">
            <w:pPr>
              <w:cnfStyle w:val="000000000000" w:firstRow="0" w:lastRow="0" w:firstColumn="0" w:lastColumn="0" w:oddVBand="0" w:evenVBand="0" w:oddHBand="0" w:evenHBand="0" w:firstRowFirstColumn="0" w:firstRowLastColumn="0" w:lastRowFirstColumn="0" w:lastRowLastColumn="0"/>
            </w:pPr>
            <w:r>
              <w:t>80.9</w:t>
            </w:r>
          </w:p>
        </w:tc>
        <w:tc>
          <w:tcPr>
            <w:tcW w:w="1559" w:type="dxa"/>
            <w:tcPrChange w:id="156" w:author="Kevin Toohey" w:date="2023-10-03T17:01:00Z">
              <w:tcPr>
                <w:tcW w:w="2408" w:type="dxa"/>
              </w:tcPr>
            </w:tcPrChange>
          </w:tcPr>
          <w:p w14:paraId="2A13334D" w14:textId="77777777" w:rsidR="008667A0" w:rsidRDefault="00165603">
            <w:pPr>
              <w:cnfStyle w:val="000000000000" w:firstRow="0" w:lastRow="0" w:firstColumn="0" w:lastColumn="0" w:oddVBand="0" w:evenVBand="0" w:oddHBand="0" w:evenHBand="0" w:firstRowFirstColumn="0" w:firstRowLastColumn="0" w:lastRowFirstColumn="0" w:lastRowLastColumn="0"/>
            </w:pPr>
            <w:r>
              <w:t>88.5</w:t>
            </w:r>
          </w:p>
        </w:tc>
      </w:tr>
      <w:tr w:rsidR="008667A0" w14:paraId="0DBC35AF" w14:textId="77777777" w:rsidTr="008C008E">
        <w:tc>
          <w:tcPr>
            <w:cnfStyle w:val="001000000000" w:firstRow="0" w:lastRow="0" w:firstColumn="1" w:lastColumn="0" w:oddVBand="0" w:evenVBand="0" w:oddHBand="0" w:evenHBand="0" w:firstRowFirstColumn="0" w:firstRowLastColumn="0" w:lastRowFirstColumn="0" w:lastRowLastColumn="0"/>
            <w:tcW w:w="5245" w:type="dxa"/>
            <w:tcPrChange w:id="157" w:author="Kevin Toohey" w:date="2023-10-03T17:01:00Z">
              <w:tcPr>
                <w:tcW w:w="5040" w:type="dxa"/>
              </w:tcPr>
            </w:tcPrChange>
          </w:tcPr>
          <w:p w14:paraId="501E7127" w14:textId="77777777" w:rsidR="008667A0" w:rsidRDefault="00165603">
            <w:r>
              <w:t xml:space="preserve">  CPI+2.0%p.a. over a 4-year rolling period(%)</w:t>
            </w:r>
          </w:p>
        </w:tc>
        <w:tc>
          <w:tcPr>
            <w:tcW w:w="1368" w:type="dxa"/>
            <w:tcPrChange w:id="158" w:author="Kevin Toohey" w:date="2023-10-03T17:01:00Z">
              <w:tcPr>
                <w:tcW w:w="2408" w:type="dxa"/>
              </w:tcPr>
            </w:tcPrChange>
          </w:tcPr>
          <w:p w14:paraId="3AE7D064" w14:textId="77777777" w:rsidR="008667A0" w:rsidRDefault="00165603">
            <w:pPr>
              <w:cnfStyle w:val="000000000000" w:firstRow="0" w:lastRow="0" w:firstColumn="0" w:lastColumn="0" w:oddVBand="0" w:evenVBand="0" w:oddHBand="0" w:evenHBand="0" w:firstRowFirstColumn="0" w:firstRowLastColumn="0" w:lastRowFirstColumn="0" w:lastRowLastColumn="0"/>
            </w:pPr>
            <w:r>
              <w:t>76.3</w:t>
            </w:r>
          </w:p>
        </w:tc>
        <w:tc>
          <w:tcPr>
            <w:tcW w:w="1418" w:type="dxa"/>
            <w:tcPrChange w:id="159" w:author="Kevin Toohey" w:date="2023-10-03T17:01:00Z">
              <w:tcPr>
                <w:tcW w:w="2408" w:type="dxa"/>
              </w:tcPr>
            </w:tcPrChange>
          </w:tcPr>
          <w:p w14:paraId="6A326364" w14:textId="77777777" w:rsidR="008667A0" w:rsidRDefault="00165603">
            <w:pPr>
              <w:cnfStyle w:val="000000000000" w:firstRow="0" w:lastRow="0" w:firstColumn="0" w:lastColumn="0" w:oddVBand="0" w:evenVBand="0" w:oddHBand="0" w:evenHBand="0" w:firstRowFirstColumn="0" w:firstRowLastColumn="0" w:lastRowFirstColumn="0" w:lastRowLastColumn="0"/>
            </w:pPr>
            <w:r>
              <w:t>70.7</w:t>
            </w:r>
          </w:p>
        </w:tc>
        <w:tc>
          <w:tcPr>
            <w:tcW w:w="1559" w:type="dxa"/>
            <w:tcPrChange w:id="160" w:author="Kevin Toohey" w:date="2023-10-03T17:01:00Z">
              <w:tcPr>
                <w:tcW w:w="2408" w:type="dxa"/>
              </w:tcPr>
            </w:tcPrChange>
          </w:tcPr>
          <w:p w14:paraId="2A1BF614" w14:textId="77777777" w:rsidR="008667A0" w:rsidRDefault="00165603">
            <w:pPr>
              <w:cnfStyle w:val="000000000000" w:firstRow="0" w:lastRow="0" w:firstColumn="0" w:lastColumn="0" w:oddVBand="0" w:evenVBand="0" w:oddHBand="0" w:evenHBand="0" w:firstRowFirstColumn="0" w:firstRowLastColumn="0" w:lastRowFirstColumn="0" w:lastRowLastColumn="0"/>
            </w:pPr>
            <w:r>
              <w:t>76.5</w:t>
            </w:r>
          </w:p>
        </w:tc>
      </w:tr>
      <w:tr w:rsidR="008667A0" w14:paraId="3CD5D5C7" w14:textId="77777777" w:rsidTr="008C008E">
        <w:tc>
          <w:tcPr>
            <w:cnfStyle w:val="001000000000" w:firstRow="0" w:lastRow="0" w:firstColumn="1" w:lastColumn="0" w:oddVBand="0" w:evenVBand="0" w:oddHBand="0" w:evenHBand="0" w:firstRowFirstColumn="0" w:firstRowLastColumn="0" w:lastRowFirstColumn="0" w:lastRowLastColumn="0"/>
            <w:tcW w:w="5245" w:type="dxa"/>
            <w:tcPrChange w:id="161" w:author="Kevin Toohey" w:date="2023-10-03T17:01:00Z">
              <w:tcPr>
                <w:tcW w:w="5040" w:type="dxa"/>
              </w:tcPr>
            </w:tcPrChange>
          </w:tcPr>
          <w:p w14:paraId="08643AF1" w14:textId="77777777" w:rsidR="008667A0" w:rsidRDefault="00165603">
            <w:r>
              <w:t xml:space="preserve">  CPI+2.5%p.a. over a 4-year rolling period(%)</w:t>
            </w:r>
          </w:p>
        </w:tc>
        <w:tc>
          <w:tcPr>
            <w:tcW w:w="1368" w:type="dxa"/>
            <w:tcPrChange w:id="162" w:author="Kevin Toohey" w:date="2023-10-03T17:01:00Z">
              <w:tcPr>
                <w:tcW w:w="2408" w:type="dxa"/>
              </w:tcPr>
            </w:tcPrChange>
          </w:tcPr>
          <w:p w14:paraId="0835E427" w14:textId="77777777" w:rsidR="008667A0" w:rsidRDefault="00165603">
            <w:pPr>
              <w:cnfStyle w:val="000000000000" w:firstRow="0" w:lastRow="0" w:firstColumn="0" w:lastColumn="0" w:oddVBand="0" w:evenVBand="0" w:oddHBand="0" w:evenHBand="0" w:firstRowFirstColumn="0" w:firstRowLastColumn="0" w:lastRowFirstColumn="0" w:lastRowLastColumn="0"/>
            </w:pPr>
            <w:r>
              <w:t>63.4</w:t>
            </w:r>
          </w:p>
        </w:tc>
        <w:tc>
          <w:tcPr>
            <w:tcW w:w="1418" w:type="dxa"/>
            <w:tcPrChange w:id="163" w:author="Kevin Toohey" w:date="2023-10-03T17:01:00Z">
              <w:tcPr>
                <w:tcW w:w="2408" w:type="dxa"/>
              </w:tcPr>
            </w:tcPrChange>
          </w:tcPr>
          <w:p w14:paraId="167E7347" w14:textId="77777777" w:rsidR="008667A0" w:rsidRDefault="00165603">
            <w:pPr>
              <w:cnfStyle w:val="000000000000" w:firstRow="0" w:lastRow="0" w:firstColumn="0" w:lastColumn="0" w:oddVBand="0" w:evenVBand="0" w:oddHBand="0" w:evenHBand="0" w:firstRowFirstColumn="0" w:firstRowLastColumn="0" w:lastRowFirstColumn="0" w:lastRowLastColumn="0"/>
            </w:pPr>
            <w:r>
              <w:t>58.3</w:t>
            </w:r>
          </w:p>
        </w:tc>
        <w:tc>
          <w:tcPr>
            <w:tcW w:w="1559" w:type="dxa"/>
            <w:tcPrChange w:id="164" w:author="Kevin Toohey" w:date="2023-10-03T17:01:00Z">
              <w:tcPr>
                <w:tcW w:w="2408" w:type="dxa"/>
              </w:tcPr>
            </w:tcPrChange>
          </w:tcPr>
          <w:p w14:paraId="0C192CBC" w14:textId="77777777" w:rsidR="008667A0" w:rsidRDefault="00165603">
            <w:pPr>
              <w:cnfStyle w:val="000000000000" w:firstRow="0" w:lastRow="0" w:firstColumn="0" w:lastColumn="0" w:oddVBand="0" w:evenVBand="0" w:oddHBand="0" w:evenHBand="0" w:firstRowFirstColumn="0" w:firstRowLastColumn="0" w:lastRowFirstColumn="0" w:lastRowLastColumn="0"/>
            </w:pPr>
            <w:r>
              <w:t>59.4</w:t>
            </w:r>
          </w:p>
        </w:tc>
      </w:tr>
      <w:tr w:rsidR="008667A0" w14:paraId="31A354B0" w14:textId="77777777" w:rsidTr="008C008E">
        <w:tc>
          <w:tcPr>
            <w:cnfStyle w:val="001000000000" w:firstRow="0" w:lastRow="0" w:firstColumn="1" w:lastColumn="0" w:oddVBand="0" w:evenVBand="0" w:oddHBand="0" w:evenHBand="0" w:firstRowFirstColumn="0" w:firstRowLastColumn="0" w:lastRowFirstColumn="0" w:lastRowLastColumn="0"/>
            <w:tcW w:w="5245" w:type="dxa"/>
            <w:tcPrChange w:id="165" w:author="Kevin Toohey" w:date="2023-10-03T17:01:00Z">
              <w:tcPr>
                <w:tcW w:w="5040" w:type="dxa"/>
              </w:tcPr>
            </w:tcPrChange>
          </w:tcPr>
          <w:p w14:paraId="727716F2" w14:textId="77777777" w:rsidR="008667A0" w:rsidRDefault="00165603">
            <w:r>
              <w:t xml:space="preserve">  CPI+0.5%p.a. over a 5-year rolling period(%)</w:t>
            </w:r>
          </w:p>
        </w:tc>
        <w:tc>
          <w:tcPr>
            <w:tcW w:w="1368" w:type="dxa"/>
            <w:tcPrChange w:id="166" w:author="Kevin Toohey" w:date="2023-10-03T17:01:00Z">
              <w:tcPr>
                <w:tcW w:w="2408" w:type="dxa"/>
              </w:tcPr>
            </w:tcPrChange>
          </w:tcPr>
          <w:p w14:paraId="5DB83215" w14:textId="77777777" w:rsidR="008667A0" w:rsidRDefault="00165603">
            <w:pPr>
              <w:cnfStyle w:val="000000000000" w:firstRow="0" w:lastRow="0" w:firstColumn="0" w:lastColumn="0" w:oddVBand="0" w:evenVBand="0" w:oddHBand="0" w:evenHBand="0" w:firstRowFirstColumn="0" w:firstRowLastColumn="0" w:lastRowFirstColumn="0" w:lastRowLastColumn="0"/>
            </w:pPr>
            <w:r>
              <w:t>98.3</w:t>
            </w:r>
          </w:p>
        </w:tc>
        <w:tc>
          <w:tcPr>
            <w:tcW w:w="1418" w:type="dxa"/>
            <w:tcPrChange w:id="167" w:author="Kevin Toohey" w:date="2023-10-03T17:01:00Z">
              <w:tcPr>
                <w:tcW w:w="2408" w:type="dxa"/>
              </w:tcPr>
            </w:tcPrChange>
          </w:tcPr>
          <w:p w14:paraId="7E662651" w14:textId="77777777" w:rsidR="008667A0" w:rsidRDefault="00165603">
            <w:pPr>
              <w:cnfStyle w:val="000000000000" w:firstRow="0" w:lastRow="0" w:firstColumn="0" w:lastColumn="0" w:oddVBand="0" w:evenVBand="0" w:oddHBand="0" w:evenHBand="0" w:firstRowFirstColumn="0" w:firstRowLastColumn="0" w:lastRowFirstColumn="0" w:lastRowLastColumn="0"/>
            </w:pPr>
            <w:r>
              <w:t>96.2</w:t>
            </w:r>
          </w:p>
        </w:tc>
        <w:tc>
          <w:tcPr>
            <w:tcW w:w="1559" w:type="dxa"/>
            <w:tcPrChange w:id="168" w:author="Kevin Toohey" w:date="2023-10-03T17:01:00Z">
              <w:tcPr>
                <w:tcW w:w="2408" w:type="dxa"/>
              </w:tcPr>
            </w:tcPrChange>
          </w:tcPr>
          <w:p w14:paraId="2FD8F7B3" w14:textId="77777777" w:rsidR="008667A0" w:rsidRDefault="00165603">
            <w:pPr>
              <w:cnfStyle w:val="000000000000" w:firstRow="0" w:lastRow="0" w:firstColumn="0" w:lastColumn="0" w:oddVBand="0" w:evenVBand="0" w:oddHBand="0" w:evenHBand="0" w:firstRowFirstColumn="0" w:firstRowLastColumn="0" w:lastRowFirstColumn="0" w:lastRowLastColumn="0"/>
            </w:pPr>
            <w:r>
              <w:t>99.4</w:t>
            </w:r>
          </w:p>
        </w:tc>
      </w:tr>
      <w:tr w:rsidR="008667A0" w14:paraId="628B48FB" w14:textId="77777777" w:rsidTr="008C008E">
        <w:tc>
          <w:tcPr>
            <w:cnfStyle w:val="001000000000" w:firstRow="0" w:lastRow="0" w:firstColumn="1" w:lastColumn="0" w:oddVBand="0" w:evenVBand="0" w:oddHBand="0" w:evenHBand="0" w:firstRowFirstColumn="0" w:firstRowLastColumn="0" w:lastRowFirstColumn="0" w:lastRowLastColumn="0"/>
            <w:tcW w:w="5245" w:type="dxa"/>
            <w:tcPrChange w:id="169" w:author="Kevin Toohey" w:date="2023-10-03T17:01:00Z">
              <w:tcPr>
                <w:tcW w:w="5040" w:type="dxa"/>
              </w:tcPr>
            </w:tcPrChange>
          </w:tcPr>
          <w:p w14:paraId="61F4A26D" w14:textId="77777777" w:rsidR="008667A0" w:rsidRDefault="00165603">
            <w:r>
              <w:t xml:space="preserve">  CPI+1.0%p.a. over a 5-year rolling period(%)</w:t>
            </w:r>
          </w:p>
        </w:tc>
        <w:tc>
          <w:tcPr>
            <w:tcW w:w="1368" w:type="dxa"/>
            <w:tcPrChange w:id="170" w:author="Kevin Toohey" w:date="2023-10-03T17:01:00Z">
              <w:tcPr>
                <w:tcW w:w="2408" w:type="dxa"/>
              </w:tcPr>
            </w:tcPrChange>
          </w:tcPr>
          <w:p w14:paraId="01081C2C" w14:textId="77777777" w:rsidR="008667A0" w:rsidRDefault="00165603">
            <w:pPr>
              <w:cnfStyle w:val="000000000000" w:firstRow="0" w:lastRow="0" w:firstColumn="0" w:lastColumn="0" w:oddVBand="0" w:evenVBand="0" w:oddHBand="0" w:evenHBand="0" w:firstRowFirstColumn="0" w:firstRowLastColumn="0" w:lastRowFirstColumn="0" w:lastRowLastColumn="0"/>
            </w:pPr>
            <w:r>
              <w:t>95.5</w:t>
            </w:r>
          </w:p>
        </w:tc>
        <w:tc>
          <w:tcPr>
            <w:tcW w:w="1418" w:type="dxa"/>
            <w:tcPrChange w:id="171" w:author="Kevin Toohey" w:date="2023-10-03T17:01:00Z">
              <w:tcPr>
                <w:tcW w:w="2408" w:type="dxa"/>
              </w:tcPr>
            </w:tcPrChange>
          </w:tcPr>
          <w:p w14:paraId="2F2D7F07" w14:textId="77777777" w:rsidR="008667A0" w:rsidRDefault="00165603">
            <w:pPr>
              <w:cnfStyle w:val="000000000000" w:firstRow="0" w:lastRow="0" w:firstColumn="0" w:lastColumn="0" w:oddVBand="0" w:evenVBand="0" w:oddHBand="0" w:evenHBand="0" w:firstRowFirstColumn="0" w:firstRowLastColumn="0" w:lastRowFirstColumn="0" w:lastRowLastColumn="0"/>
            </w:pPr>
            <w:r>
              <w:t>92.0</w:t>
            </w:r>
          </w:p>
        </w:tc>
        <w:tc>
          <w:tcPr>
            <w:tcW w:w="1559" w:type="dxa"/>
            <w:tcPrChange w:id="172" w:author="Kevin Toohey" w:date="2023-10-03T17:01:00Z">
              <w:tcPr>
                <w:tcW w:w="2408" w:type="dxa"/>
              </w:tcPr>
            </w:tcPrChange>
          </w:tcPr>
          <w:p w14:paraId="7F6F0E7A" w14:textId="77777777" w:rsidR="008667A0" w:rsidRDefault="00165603">
            <w:pPr>
              <w:cnfStyle w:val="000000000000" w:firstRow="0" w:lastRow="0" w:firstColumn="0" w:lastColumn="0" w:oddVBand="0" w:evenVBand="0" w:oddHBand="0" w:evenHBand="0" w:firstRowFirstColumn="0" w:firstRowLastColumn="0" w:lastRowFirstColumn="0" w:lastRowLastColumn="0"/>
            </w:pPr>
            <w:r>
              <w:t>97.4</w:t>
            </w:r>
          </w:p>
        </w:tc>
      </w:tr>
      <w:tr w:rsidR="008667A0" w14:paraId="6B592724" w14:textId="77777777" w:rsidTr="008C008E">
        <w:tc>
          <w:tcPr>
            <w:cnfStyle w:val="001000000000" w:firstRow="0" w:lastRow="0" w:firstColumn="1" w:lastColumn="0" w:oddVBand="0" w:evenVBand="0" w:oddHBand="0" w:evenHBand="0" w:firstRowFirstColumn="0" w:firstRowLastColumn="0" w:lastRowFirstColumn="0" w:lastRowLastColumn="0"/>
            <w:tcW w:w="5245" w:type="dxa"/>
            <w:tcPrChange w:id="173" w:author="Kevin Toohey" w:date="2023-10-03T17:01:00Z">
              <w:tcPr>
                <w:tcW w:w="5040" w:type="dxa"/>
              </w:tcPr>
            </w:tcPrChange>
          </w:tcPr>
          <w:p w14:paraId="147BA193" w14:textId="77777777" w:rsidR="008667A0" w:rsidRDefault="00165603">
            <w:r>
              <w:t xml:space="preserve">  CPI+1.5%p.a. over a 5-year rolling period(%)</w:t>
            </w:r>
          </w:p>
        </w:tc>
        <w:tc>
          <w:tcPr>
            <w:tcW w:w="1368" w:type="dxa"/>
            <w:tcPrChange w:id="174" w:author="Kevin Toohey" w:date="2023-10-03T17:01:00Z">
              <w:tcPr>
                <w:tcW w:w="2408" w:type="dxa"/>
              </w:tcPr>
            </w:tcPrChange>
          </w:tcPr>
          <w:p w14:paraId="65F23674" w14:textId="77777777" w:rsidR="008667A0" w:rsidRDefault="00165603">
            <w:pPr>
              <w:cnfStyle w:val="000000000000" w:firstRow="0" w:lastRow="0" w:firstColumn="0" w:lastColumn="0" w:oddVBand="0" w:evenVBand="0" w:oddHBand="0" w:evenHBand="0" w:firstRowFirstColumn="0" w:firstRowLastColumn="0" w:lastRowFirstColumn="0" w:lastRowLastColumn="0"/>
            </w:pPr>
            <w:r>
              <w:t>89.9</w:t>
            </w:r>
          </w:p>
        </w:tc>
        <w:tc>
          <w:tcPr>
            <w:tcW w:w="1418" w:type="dxa"/>
            <w:tcPrChange w:id="175" w:author="Kevin Toohey" w:date="2023-10-03T17:01:00Z">
              <w:tcPr>
                <w:tcW w:w="2408" w:type="dxa"/>
              </w:tcPr>
            </w:tcPrChange>
          </w:tcPr>
          <w:p w14:paraId="181FE6DF" w14:textId="77777777" w:rsidR="008667A0" w:rsidRDefault="00165603">
            <w:pPr>
              <w:cnfStyle w:val="000000000000" w:firstRow="0" w:lastRow="0" w:firstColumn="0" w:lastColumn="0" w:oddVBand="0" w:evenVBand="0" w:oddHBand="0" w:evenHBand="0" w:firstRowFirstColumn="0" w:firstRowLastColumn="0" w:lastRowFirstColumn="0" w:lastRowLastColumn="0"/>
            </w:pPr>
            <w:r>
              <w:t>84.8</w:t>
            </w:r>
          </w:p>
        </w:tc>
        <w:tc>
          <w:tcPr>
            <w:tcW w:w="1559" w:type="dxa"/>
            <w:tcPrChange w:id="176" w:author="Kevin Toohey" w:date="2023-10-03T17:01:00Z">
              <w:tcPr>
                <w:tcW w:w="2408" w:type="dxa"/>
              </w:tcPr>
            </w:tcPrChange>
          </w:tcPr>
          <w:p w14:paraId="1AE8AD9D" w14:textId="77777777" w:rsidR="008667A0" w:rsidRDefault="00165603">
            <w:pPr>
              <w:cnfStyle w:val="000000000000" w:firstRow="0" w:lastRow="0" w:firstColumn="0" w:lastColumn="0" w:oddVBand="0" w:evenVBand="0" w:oddHBand="0" w:evenHBand="0" w:firstRowFirstColumn="0" w:firstRowLastColumn="0" w:lastRowFirstColumn="0" w:lastRowLastColumn="0"/>
            </w:pPr>
            <w:r>
              <w:t>92.0</w:t>
            </w:r>
          </w:p>
        </w:tc>
      </w:tr>
      <w:tr w:rsidR="008667A0" w14:paraId="47D9B2C5" w14:textId="77777777" w:rsidTr="008C008E">
        <w:tc>
          <w:tcPr>
            <w:cnfStyle w:val="001000000000" w:firstRow="0" w:lastRow="0" w:firstColumn="1" w:lastColumn="0" w:oddVBand="0" w:evenVBand="0" w:oddHBand="0" w:evenHBand="0" w:firstRowFirstColumn="0" w:firstRowLastColumn="0" w:lastRowFirstColumn="0" w:lastRowLastColumn="0"/>
            <w:tcW w:w="5245" w:type="dxa"/>
            <w:tcPrChange w:id="177" w:author="Kevin Toohey" w:date="2023-10-03T17:01:00Z">
              <w:tcPr>
                <w:tcW w:w="5040" w:type="dxa"/>
              </w:tcPr>
            </w:tcPrChange>
          </w:tcPr>
          <w:p w14:paraId="563F7861" w14:textId="77777777" w:rsidR="008667A0" w:rsidRDefault="00165603">
            <w:r>
              <w:t xml:space="preserve">  CPI+2.0%p.a. over a 5-year rolling period(%)</w:t>
            </w:r>
          </w:p>
        </w:tc>
        <w:tc>
          <w:tcPr>
            <w:tcW w:w="1368" w:type="dxa"/>
            <w:tcPrChange w:id="178" w:author="Kevin Toohey" w:date="2023-10-03T17:01:00Z">
              <w:tcPr>
                <w:tcW w:w="2408" w:type="dxa"/>
              </w:tcPr>
            </w:tcPrChange>
          </w:tcPr>
          <w:p w14:paraId="5BF9F515" w14:textId="77777777" w:rsidR="008667A0" w:rsidRDefault="00165603">
            <w:pPr>
              <w:cnfStyle w:val="000000000000" w:firstRow="0" w:lastRow="0" w:firstColumn="0" w:lastColumn="0" w:oddVBand="0" w:evenVBand="0" w:oddHBand="0" w:evenHBand="0" w:firstRowFirstColumn="0" w:firstRowLastColumn="0" w:lastRowFirstColumn="0" w:lastRowLastColumn="0"/>
            </w:pPr>
            <w:r>
              <w:t>80.0</w:t>
            </w:r>
          </w:p>
        </w:tc>
        <w:tc>
          <w:tcPr>
            <w:tcW w:w="1418" w:type="dxa"/>
            <w:tcPrChange w:id="179" w:author="Kevin Toohey" w:date="2023-10-03T17:01:00Z">
              <w:tcPr>
                <w:tcW w:w="2408" w:type="dxa"/>
              </w:tcPr>
            </w:tcPrChange>
          </w:tcPr>
          <w:p w14:paraId="1F3C0A49" w14:textId="77777777" w:rsidR="008667A0" w:rsidRDefault="00165603">
            <w:pPr>
              <w:cnfStyle w:val="000000000000" w:firstRow="0" w:lastRow="0" w:firstColumn="0" w:lastColumn="0" w:oddVBand="0" w:evenVBand="0" w:oddHBand="0" w:evenHBand="0" w:firstRowFirstColumn="0" w:firstRowLastColumn="0" w:lastRowFirstColumn="0" w:lastRowLastColumn="0"/>
            </w:pPr>
            <w:r>
              <w:t>73.9</w:t>
            </w:r>
          </w:p>
        </w:tc>
        <w:tc>
          <w:tcPr>
            <w:tcW w:w="1559" w:type="dxa"/>
            <w:tcPrChange w:id="180" w:author="Kevin Toohey" w:date="2023-10-03T17:01:00Z">
              <w:tcPr>
                <w:tcW w:w="2408" w:type="dxa"/>
              </w:tcPr>
            </w:tcPrChange>
          </w:tcPr>
          <w:p w14:paraId="5D635C53" w14:textId="77777777" w:rsidR="008667A0" w:rsidRDefault="00165603">
            <w:pPr>
              <w:cnfStyle w:val="000000000000" w:firstRow="0" w:lastRow="0" w:firstColumn="0" w:lastColumn="0" w:oddVBand="0" w:evenVBand="0" w:oddHBand="0" w:evenHBand="0" w:firstRowFirstColumn="0" w:firstRowLastColumn="0" w:lastRowFirstColumn="0" w:lastRowLastColumn="0"/>
            </w:pPr>
            <w:r>
              <w:t>80.2</w:t>
            </w:r>
          </w:p>
        </w:tc>
      </w:tr>
      <w:tr w:rsidR="008667A0" w14:paraId="4B06BC2D" w14:textId="77777777" w:rsidTr="008C008E">
        <w:tc>
          <w:tcPr>
            <w:cnfStyle w:val="001000000000" w:firstRow="0" w:lastRow="0" w:firstColumn="1" w:lastColumn="0" w:oddVBand="0" w:evenVBand="0" w:oddHBand="0" w:evenHBand="0" w:firstRowFirstColumn="0" w:firstRowLastColumn="0" w:lastRowFirstColumn="0" w:lastRowLastColumn="0"/>
            <w:tcW w:w="5245" w:type="dxa"/>
            <w:tcPrChange w:id="181" w:author="Kevin Toohey" w:date="2023-10-03T17:01:00Z">
              <w:tcPr>
                <w:tcW w:w="5040" w:type="dxa"/>
              </w:tcPr>
            </w:tcPrChange>
          </w:tcPr>
          <w:p w14:paraId="05AC0883" w14:textId="77777777" w:rsidR="008667A0" w:rsidRDefault="00165603">
            <w:r>
              <w:t xml:space="preserve">  CPI+2.5%p.a. over a 5-year rolling period(%)</w:t>
            </w:r>
          </w:p>
        </w:tc>
        <w:tc>
          <w:tcPr>
            <w:tcW w:w="1368" w:type="dxa"/>
            <w:tcPrChange w:id="182" w:author="Kevin Toohey" w:date="2023-10-03T17:01:00Z">
              <w:tcPr>
                <w:tcW w:w="2408" w:type="dxa"/>
              </w:tcPr>
            </w:tcPrChange>
          </w:tcPr>
          <w:p w14:paraId="33CF2E02" w14:textId="77777777" w:rsidR="008667A0" w:rsidRDefault="00165603">
            <w:pPr>
              <w:cnfStyle w:val="000000000000" w:firstRow="0" w:lastRow="0" w:firstColumn="0" w:lastColumn="0" w:oddVBand="0" w:evenVBand="0" w:oddHBand="0" w:evenHBand="0" w:firstRowFirstColumn="0" w:firstRowLastColumn="0" w:lastRowFirstColumn="0" w:lastRowLastColumn="0"/>
            </w:pPr>
            <w:r>
              <w:t>65.7</w:t>
            </w:r>
          </w:p>
        </w:tc>
        <w:tc>
          <w:tcPr>
            <w:tcW w:w="1418" w:type="dxa"/>
            <w:tcPrChange w:id="183" w:author="Kevin Toohey" w:date="2023-10-03T17:01:00Z">
              <w:tcPr>
                <w:tcW w:w="2408" w:type="dxa"/>
              </w:tcPr>
            </w:tcPrChange>
          </w:tcPr>
          <w:p w14:paraId="2E24C0D8" w14:textId="77777777" w:rsidR="008667A0" w:rsidRDefault="00165603">
            <w:pPr>
              <w:cnfStyle w:val="000000000000" w:firstRow="0" w:lastRow="0" w:firstColumn="0" w:lastColumn="0" w:oddVBand="0" w:evenVBand="0" w:oddHBand="0" w:evenHBand="0" w:firstRowFirstColumn="0" w:firstRowLastColumn="0" w:lastRowFirstColumn="0" w:lastRowLastColumn="0"/>
            </w:pPr>
            <w:r>
              <w:t>59.8</w:t>
            </w:r>
          </w:p>
        </w:tc>
        <w:tc>
          <w:tcPr>
            <w:tcW w:w="1559" w:type="dxa"/>
            <w:tcPrChange w:id="184" w:author="Kevin Toohey" w:date="2023-10-03T17:01:00Z">
              <w:tcPr>
                <w:tcW w:w="2408" w:type="dxa"/>
              </w:tcPr>
            </w:tcPrChange>
          </w:tcPr>
          <w:p w14:paraId="5306E833" w14:textId="77777777" w:rsidR="008667A0" w:rsidRDefault="00165603">
            <w:pPr>
              <w:cnfStyle w:val="000000000000" w:firstRow="0" w:lastRow="0" w:firstColumn="0" w:lastColumn="0" w:oddVBand="0" w:evenVBand="0" w:oddHBand="0" w:evenHBand="0" w:firstRowFirstColumn="0" w:firstRowLastColumn="0" w:lastRowFirstColumn="0" w:lastRowLastColumn="0"/>
            </w:pPr>
            <w:r>
              <w:t>61.0</w:t>
            </w:r>
          </w:p>
        </w:tc>
      </w:tr>
      <w:tr w:rsidR="008667A0" w14:paraId="07DF16C2" w14:textId="77777777" w:rsidTr="008C008E">
        <w:tc>
          <w:tcPr>
            <w:cnfStyle w:val="001000000000" w:firstRow="0" w:lastRow="0" w:firstColumn="1" w:lastColumn="0" w:oddVBand="0" w:evenVBand="0" w:oddHBand="0" w:evenHBand="0" w:firstRowFirstColumn="0" w:firstRowLastColumn="0" w:lastRowFirstColumn="0" w:lastRowLastColumn="0"/>
            <w:tcW w:w="5245" w:type="dxa"/>
            <w:tcPrChange w:id="185" w:author="Kevin Toohey" w:date="2023-10-03T17:01:00Z">
              <w:tcPr>
                <w:tcW w:w="5040" w:type="dxa"/>
              </w:tcPr>
            </w:tcPrChange>
          </w:tcPr>
          <w:p w14:paraId="5C6DE768" w14:textId="77777777" w:rsidR="008667A0" w:rsidRDefault="00165603">
            <w:r>
              <w:rPr>
                <w:b/>
              </w:rPr>
              <w:t>Annualised Value at Risk</w:t>
            </w:r>
          </w:p>
        </w:tc>
        <w:tc>
          <w:tcPr>
            <w:tcW w:w="1368" w:type="dxa"/>
            <w:tcPrChange w:id="186" w:author="Kevin Toohey" w:date="2023-10-03T17:01:00Z">
              <w:tcPr>
                <w:tcW w:w="2408" w:type="dxa"/>
              </w:tcPr>
            </w:tcPrChange>
          </w:tcPr>
          <w:p w14:paraId="7F53718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Change w:id="187" w:author="Kevin Toohey" w:date="2023-10-03T17:01:00Z">
              <w:tcPr>
                <w:tcW w:w="2408" w:type="dxa"/>
              </w:tcPr>
            </w:tcPrChange>
          </w:tcPr>
          <w:p w14:paraId="3F37EFDC"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188" w:author="Kevin Toohey" w:date="2023-10-03T17:01:00Z">
              <w:tcPr>
                <w:tcW w:w="2408" w:type="dxa"/>
              </w:tcPr>
            </w:tcPrChange>
          </w:tcPr>
          <w:p w14:paraId="5FF9A941"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3741786D" w14:textId="77777777" w:rsidTr="008C008E">
        <w:tc>
          <w:tcPr>
            <w:cnfStyle w:val="001000000000" w:firstRow="0" w:lastRow="0" w:firstColumn="1" w:lastColumn="0" w:oddVBand="0" w:evenVBand="0" w:oddHBand="0" w:evenHBand="0" w:firstRowFirstColumn="0" w:firstRowLastColumn="0" w:lastRowFirstColumn="0" w:lastRowLastColumn="0"/>
            <w:tcW w:w="5245" w:type="dxa"/>
            <w:tcPrChange w:id="189" w:author="Kevin Toohey" w:date="2023-10-03T17:01:00Z">
              <w:tcPr>
                <w:tcW w:w="5040" w:type="dxa"/>
              </w:tcPr>
            </w:tcPrChange>
          </w:tcPr>
          <w:p w14:paraId="1478B26C" w14:textId="77777777" w:rsidR="008667A0" w:rsidRDefault="00165603">
            <w:r>
              <w:t xml:space="preserve">  1 in 20 year event(%)</w:t>
            </w:r>
          </w:p>
        </w:tc>
        <w:tc>
          <w:tcPr>
            <w:tcW w:w="1368" w:type="dxa"/>
            <w:tcPrChange w:id="190" w:author="Kevin Toohey" w:date="2023-10-03T17:01:00Z">
              <w:tcPr>
                <w:tcW w:w="2408" w:type="dxa"/>
              </w:tcPr>
            </w:tcPrChange>
          </w:tcPr>
          <w:p w14:paraId="75619792" w14:textId="77777777" w:rsidR="008667A0" w:rsidRDefault="00165603">
            <w:pPr>
              <w:cnfStyle w:val="000000000000" w:firstRow="0" w:lastRow="0" w:firstColumn="0" w:lastColumn="0" w:oddVBand="0" w:evenVBand="0" w:oddHBand="0" w:evenHBand="0" w:firstRowFirstColumn="0" w:firstRowLastColumn="0" w:lastRowFirstColumn="0" w:lastRowLastColumn="0"/>
            </w:pPr>
            <w:r>
              <w:t>0</w:t>
            </w:r>
          </w:p>
        </w:tc>
        <w:tc>
          <w:tcPr>
            <w:tcW w:w="1418" w:type="dxa"/>
            <w:tcPrChange w:id="191" w:author="Kevin Toohey" w:date="2023-10-03T17:01:00Z">
              <w:tcPr>
                <w:tcW w:w="2408" w:type="dxa"/>
              </w:tcPr>
            </w:tcPrChange>
          </w:tcPr>
          <w:p w14:paraId="3C00C10A" w14:textId="77777777" w:rsidR="008667A0" w:rsidRDefault="00165603">
            <w:pPr>
              <w:cnfStyle w:val="000000000000" w:firstRow="0" w:lastRow="0" w:firstColumn="0" w:lastColumn="0" w:oddVBand="0" w:evenVBand="0" w:oddHBand="0" w:evenHBand="0" w:firstRowFirstColumn="0" w:firstRowLastColumn="0" w:lastRowFirstColumn="0" w:lastRowLastColumn="0"/>
            </w:pPr>
            <w:r>
              <w:t>-0.2</w:t>
            </w:r>
          </w:p>
        </w:tc>
        <w:tc>
          <w:tcPr>
            <w:tcW w:w="1559" w:type="dxa"/>
            <w:tcPrChange w:id="192" w:author="Kevin Toohey" w:date="2023-10-03T17:01:00Z">
              <w:tcPr>
                <w:tcW w:w="2408" w:type="dxa"/>
              </w:tcPr>
            </w:tcPrChange>
          </w:tcPr>
          <w:p w14:paraId="03FA5FFF" w14:textId="77777777" w:rsidR="008667A0" w:rsidRDefault="00165603">
            <w:pPr>
              <w:cnfStyle w:val="000000000000" w:firstRow="0" w:lastRow="0" w:firstColumn="0" w:lastColumn="0" w:oddVBand="0" w:evenVBand="0" w:oddHBand="0" w:evenHBand="0" w:firstRowFirstColumn="0" w:firstRowLastColumn="0" w:lastRowFirstColumn="0" w:lastRowLastColumn="0"/>
            </w:pPr>
            <w:r>
              <w:t>0</w:t>
            </w:r>
          </w:p>
        </w:tc>
      </w:tr>
      <w:tr w:rsidR="008667A0" w14:paraId="4C16BBB9" w14:textId="77777777" w:rsidTr="008C008E">
        <w:tc>
          <w:tcPr>
            <w:cnfStyle w:val="001000000000" w:firstRow="0" w:lastRow="0" w:firstColumn="1" w:lastColumn="0" w:oddVBand="0" w:evenVBand="0" w:oddHBand="0" w:evenHBand="0" w:firstRowFirstColumn="0" w:firstRowLastColumn="0" w:lastRowFirstColumn="0" w:lastRowLastColumn="0"/>
            <w:tcW w:w="5245" w:type="dxa"/>
            <w:tcPrChange w:id="193" w:author="Kevin Toohey" w:date="2023-10-03T17:01:00Z">
              <w:tcPr>
                <w:tcW w:w="5040" w:type="dxa"/>
              </w:tcPr>
            </w:tcPrChange>
          </w:tcPr>
          <w:p w14:paraId="65B5CFAD" w14:textId="77777777" w:rsidR="008667A0" w:rsidRDefault="00165603">
            <w:r>
              <w:rPr>
                <w:b/>
              </w:rPr>
              <w:t>Frequency of Negative Annual Total Return</w:t>
            </w:r>
          </w:p>
        </w:tc>
        <w:tc>
          <w:tcPr>
            <w:tcW w:w="1368" w:type="dxa"/>
            <w:tcPrChange w:id="194" w:author="Kevin Toohey" w:date="2023-10-03T17:01:00Z">
              <w:tcPr>
                <w:tcW w:w="2408" w:type="dxa"/>
              </w:tcPr>
            </w:tcPrChange>
          </w:tcPr>
          <w:p w14:paraId="0AED172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Change w:id="195" w:author="Kevin Toohey" w:date="2023-10-03T17:01:00Z">
              <w:tcPr>
                <w:tcW w:w="2408" w:type="dxa"/>
              </w:tcPr>
            </w:tcPrChange>
          </w:tcPr>
          <w:p w14:paraId="449D53C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196" w:author="Kevin Toohey" w:date="2023-10-03T17:01:00Z">
              <w:tcPr>
                <w:tcW w:w="2408" w:type="dxa"/>
              </w:tcPr>
            </w:tcPrChange>
          </w:tcPr>
          <w:p w14:paraId="62A4171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448D12A9" w14:textId="77777777" w:rsidTr="008C008E">
        <w:tc>
          <w:tcPr>
            <w:cnfStyle w:val="001000000000" w:firstRow="0" w:lastRow="0" w:firstColumn="1" w:lastColumn="0" w:oddVBand="0" w:evenVBand="0" w:oddHBand="0" w:evenHBand="0" w:firstRowFirstColumn="0" w:firstRowLastColumn="0" w:lastRowFirstColumn="0" w:lastRowLastColumn="0"/>
            <w:tcW w:w="5245" w:type="dxa"/>
            <w:tcPrChange w:id="197" w:author="Kevin Toohey" w:date="2023-10-03T17:01:00Z">
              <w:tcPr>
                <w:tcW w:w="5040" w:type="dxa"/>
              </w:tcPr>
            </w:tcPrChange>
          </w:tcPr>
          <w:p w14:paraId="1F2C9767" w14:textId="77777777" w:rsidR="008667A0" w:rsidRDefault="00165603">
            <w:r>
              <w:t xml:space="preserve">  Number of Negative Annual Return in any 20-year period</w:t>
            </w:r>
          </w:p>
        </w:tc>
        <w:tc>
          <w:tcPr>
            <w:tcW w:w="1368" w:type="dxa"/>
            <w:tcPrChange w:id="198" w:author="Kevin Toohey" w:date="2023-10-03T17:01:00Z">
              <w:tcPr>
                <w:tcW w:w="2408" w:type="dxa"/>
              </w:tcPr>
            </w:tcPrChange>
          </w:tcPr>
          <w:p w14:paraId="0CB9132D" w14:textId="77777777" w:rsidR="008667A0" w:rsidRDefault="00165603">
            <w:pPr>
              <w:cnfStyle w:val="000000000000" w:firstRow="0" w:lastRow="0" w:firstColumn="0" w:lastColumn="0" w:oddVBand="0" w:evenVBand="0" w:oddHBand="0" w:evenHBand="0" w:firstRowFirstColumn="0" w:firstRowLastColumn="0" w:lastRowFirstColumn="0" w:lastRowLastColumn="0"/>
            </w:pPr>
            <w:r>
              <w:t>0.7</w:t>
            </w:r>
          </w:p>
        </w:tc>
        <w:tc>
          <w:tcPr>
            <w:tcW w:w="1418" w:type="dxa"/>
            <w:tcPrChange w:id="199" w:author="Kevin Toohey" w:date="2023-10-03T17:01:00Z">
              <w:tcPr>
                <w:tcW w:w="2408" w:type="dxa"/>
              </w:tcPr>
            </w:tcPrChange>
          </w:tcPr>
          <w:p w14:paraId="33216723" w14:textId="77777777" w:rsidR="008667A0" w:rsidRDefault="00165603">
            <w:pPr>
              <w:cnfStyle w:val="000000000000" w:firstRow="0" w:lastRow="0" w:firstColumn="0" w:lastColumn="0" w:oddVBand="0" w:evenVBand="0" w:oddHBand="0" w:evenHBand="0" w:firstRowFirstColumn="0" w:firstRowLastColumn="0" w:lastRowFirstColumn="0" w:lastRowLastColumn="0"/>
            </w:pPr>
            <w:r>
              <w:t>1.1</w:t>
            </w:r>
          </w:p>
        </w:tc>
        <w:tc>
          <w:tcPr>
            <w:tcW w:w="1559" w:type="dxa"/>
            <w:tcPrChange w:id="200" w:author="Kevin Toohey" w:date="2023-10-03T17:01:00Z">
              <w:tcPr>
                <w:tcW w:w="2408" w:type="dxa"/>
              </w:tcPr>
            </w:tcPrChange>
          </w:tcPr>
          <w:p w14:paraId="237E6FA0" w14:textId="77777777" w:rsidR="008667A0" w:rsidRDefault="00165603">
            <w:pPr>
              <w:cnfStyle w:val="000000000000" w:firstRow="0" w:lastRow="0" w:firstColumn="0" w:lastColumn="0" w:oddVBand="0" w:evenVBand="0" w:oddHBand="0" w:evenHBand="0" w:firstRowFirstColumn="0" w:firstRowLastColumn="0" w:lastRowFirstColumn="0" w:lastRowLastColumn="0"/>
            </w:pPr>
            <w:r>
              <w:t>0.2</w:t>
            </w:r>
          </w:p>
        </w:tc>
      </w:tr>
      <w:tr w:rsidR="008667A0" w14:paraId="67D46BCE" w14:textId="77777777" w:rsidTr="008C008E">
        <w:tc>
          <w:tcPr>
            <w:cnfStyle w:val="001000000000" w:firstRow="0" w:lastRow="0" w:firstColumn="1" w:lastColumn="0" w:oddVBand="0" w:evenVBand="0" w:oddHBand="0" w:evenHBand="0" w:firstRowFirstColumn="0" w:firstRowLastColumn="0" w:lastRowFirstColumn="0" w:lastRowLastColumn="0"/>
            <w:tcW w:w="5245" w:type="dxa"/>
            <w:tcPrChange w:id="201" w:author="Kevin Toohey" w:date="2023-10-03T17:01:00Z">
              <w:tcPr>
                <w:tcW w:w="5040" w:type="dxa"/>
              </w:tcPr>
            </w:tcPrChange>
          </w:tcPr>
          <w:p w14:paraId="7311A672" w14:textId="77777777" w:rsidR="008667A0" w:rsidRDefault="00165603">
            <w:r>
              <w:t xml:space="preserve">  Probability of a Negative Annual Return(%)</w:t>
            </w:r>
          </w:p>
        </w:tc>
        <w:tc>
          <w:tcPr>
            <w:tcW w:w="1368" w:type="dxa"/>
            <w:tcPrChange w:id="202" w:author="Kevin Toohey" w:date="2023-10-03T17:01:00Z">
              <w:tcPr>
                <w:tcW w:w="2408" w:type="dxa"/>
              </w:tcPr>
            </w:tcPrChange>
          </w:tcPr>
          <w:p w14:paraId="072B6771" w14:textId="77777777" w:rsidR="008667A0" w:rsidRDefault="00165603">
            <w:pPr>
              <w:cnfStyle w:val="000000000000" w:firstRow="0" w:lastRow="0" w:firstColumn="0" w:lastColumn="0" w:oddVBand="0" w:evenVBand="0" w:oddHBand="0" w:evenHBand="0" w:firstRowFirstColumn="0" w:firstRowLastColumn="0" w:lastRowFirstColumn="0" w:lastRowLastColumn="0"/>
            </w:pPr>
            <w:r>
              <w:t>3.4</w:t>
            </w:r>
          </w:p>
        </w:tc>
        <w:tc>
          <w:tcPr>
            <w:tcW w:w="1418" w:type="dxa"/>
            <w:tcPrChange w:id="203" w:author="Kevin Toohey" w:date="2023-10-03T17:01:00Z">
              <w:tcPr>
                <w:tcW w:w="2408" w:type="dxa"/>
              </w:tcPr>
            </w:tcPrChange>
          </w:tcPr>
          <w:p w14:paraId="272C0FA0" w14:textId="77777777" w:rsidR="008667A0" w:rsidRDefault="00165603">
            <w:pPr>
              <w:cnfStyle w:val="000000000000" w:firstRow="0" w:lastRow="0" w:firstColumn="0" w:lastColumn="0" w:oddVBand="0" w:evenVBand="0" w:oddHBand="0" w:evenHBand="0" w:firstRowFirstColumn="0" w:firstRowLastColumn="0" w:lastRowFirstColumn="0" w:lastRowLastColumn="0"/>
            </w:pPr>
            <w:r>
              <w:t>5.6</w:t>
            </w:r>
          </w:p>
        </w:tc>
        <w:tc>
          <w:tcPr>
            <w:tcW w:w="1559" w:type="dxa"/>
            <w:tcPrChange w:id="204" w:author="Kevin Toohey" w:date="2023-10-03T17:01:00Z">
              <w:tcPr>
                <w:tcW w:w="2408" w:type="dxa"/>
              </w:tcPr>
            </w:tcPrChange>
          </w:tcPr>
          <w:p w14:paraId="60604218" w14:textId="77777777" w:rsidR="008667A0" w:rsidRDefault="00165603">
            <w:pPr>
              <w:cnfStyle w:val="000000000000" w:firstRow="0" w:lastRow="0" w:firstColumn="0" w:lastColumn="0" w:oddVBand="0" w:evenVBand="0" w:oddHBand="0" w:evenHBand="0" w:firstRowFirstColumn="0" w:firstRowLastColumn="0" w:lastRowFirstColumn="0" w:lastRowLastColumn="0"/>
            </w:pPr>
            <w:r>
              <w:t>1.2</w:t>
            </w:r>
          </w:p>
        </w:tc>
      </w:tr>
    </w:tbl>
    <w:p w14:paraId="5B38BCEA" w14:textId="77777777" w:rsidR="008667A0" w:rsidRDefault="008667A0">
      <w:pPr>
        <w:pStyle w:val="BodyStyle"/>
      </w:pPr>
    </w:p>
    <w:p w14:paraId="2AB4393F" w14:textId="77777777" w:rsidR="008667A0" w:rsidRDefault="00165603">
      <w:pPr>
        <w:pStyle w:val="BodyStyle"/>
      </w:pPr>
      <w:r>
        <w:t>Table 12 tests and demonstrates the returns, volatility of returns and the probabilities of the current SAA meeting the current stated investment objective of CPI + 0.5% pa over 3-year periods, on a forecast basis, before management fees and tax.</w:t>
      </w:r>
    </w:p>
    <w:p w14:paraId="5F04F05D" w14:textId="77777777" w:rsidR="008667A0" w:rsidRDefault="00165603">
      <w:pPr>
        <w:pStyle w:val="T-Title"/>
      </w:pPr>
      <w:r>
        <w:t>Table 12: Scenario 2 Forecast Analysis – Strategic Asset Allocations</w:t>
      </w:r>
    </w:p>
    <w:tbl>
      <w:tblPr>
        <w:tblStyle w:val="Table2"/>
        <w:tblW w:w="9780" w:type="dxa"/>
        <w:tblLook w:val="04A0" w:firstRow="1" w:lastRow="0" w:firstColumn="1" w:lastColumn="0" w:noHBand="0" w:noVBand="1"/>
        <w:tblPrChange w:id="205" w:author="Kevin Toohey" w:date="2023-10-03T17:01:00Z">
          <w:tblPr>
            <w:tblStyle w:val="Table2"/>
            <w:tblW w:w="0" w:type="auto"/>
            <w:tblLook w:val="04A0" w:firstRow="1" w:lastRow="0" w:firstColumn="1" w:lastColumn="0" w:noHBand="0" w:noVBand="1"/>
          </w:tblPr>
        </w:tblPrChange>
      </w:tblPr>
      <w:tblGrid>
        <w:gridCol w:w="5103"/>
        <w:gridCol w:w="1559"/>
        <w:gridCol w:w="1559"/>
        <w:gridCol w:w="1559"/>
        <w:tblGridChange w:id="206">
          <w:tblGrid>
            <w:gridCol w:w="3877"/>
            <w:gridCol w:w="1899"/>
            <w:gridCol w:w="1928"/>
            <w:gridCol w:w="1928"/>
          </w:tblGrid>
        </w:tblGridChange>
      </w:tblGrid>
      <w:tr w:rsidR="008667A0" w14:paraId="1151B888" w14:textId="77777777" w:rsidTr="00D64A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tcPrChange w:id="207" w:author="Kevin Toohey" w:date="2023-10-03T17:01:00Z">
              <w:tcPr>
                <w:tcW w:w="5040" w:type="dxa"/>
              </w:tcPr>
            </w:tcPrChange>
          </w:tcPr>
          <w:p w14:paraId="5B860EC1" w14:textId="77777777" w:rsidR="008667A0" w:rsidRDefault="00165603">
            <w:pPr>
              <w:cnfStyle w:val="101000000000" w:firstRow="1" w:lastRow="0" w:firstColumn="1" w:lastColumn="0" w:oddVBand="0" w:evenVBand="0" w:oddHBand="0" w:evenHBand="0" w:firstRowFirstColumn="0" w:firstRowLastColumn="0" w:lastRowFirstColumn="0" w:lastRowLastColumn="0"/>
            </w:pPr>
            <w:r>
              <w:t>Category</w:t>
            </w:r>
          </w:p>
        </w:tc>
        <w:tc>
          <w:tcPr>
            <w:tcW w:w="1559" w:type="dxa"/>
            <w:tcPrChange w:id="208" w:author="Kevin Toohey" w:date="2023-10-03T17:01:00Z">
              <w:tcPr>
                <w:tcW w:w="2408" w:type="dxa"/>
              </w:tcPr>
            </w:tcPrChange>
          </w:tcPr>
          <w:p w14:paraId="40F0DC54"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559" w:type="dxa"/>
            <w:tcPrChange w:id="209" w:author="Kevin Toohey" w:date="2023-10-03T17:01:00Z">
              <w:tcPr>
                <w:tcW w:w="2408" w:type="dxa"/>
              </w:tcPr>
            </w:tcPrChange>
          </w:tcPr>
          <w:p w14:paraId="734150AA" w14:textId="77777777" w:rsidR="008667A0" w:rsidRDefault="00165603">
            <w:pPr>
              <w:cnfStyle w:val="100000000000" w:firstRow="1" w:lastRow="0" w:firstColumn="0" w:lastColumn="0" w:oddVBand="0" w:evenVBand="0" w:oddHBand="0" w:evenHBand="0" w:firstRowFirstColumn="0" w:firstRowLastColumn="0" w:lastRowFirstColumn="0" w:lastRowLastColumn="0"/>
            </w:pPr>
            <w:r>
              <w:t>Most Volatile Portfolio P1</w:t>
            </w:r>
          </w:p>
        </w:tc>
        <w:tc>
          <w:tcPr>
            <w:tcW w:w="1559" w:type="dxa"/>
            <w:tcPrChange w:id="210" w:author="Kevin Toohey" w:date="2023-10-03T17:01:00Z">
              <w:tcPr>
                <w:tcW w:w="2408" w:type="dxa"/>
              </w:tcPr>
            </w:tcPrChange>
          </w:tcPr>
          <w:p w14:paraId="2BC074E8" w14:textId="77777777" w:rsidR="008667A0" w:rsidRDefault="00165603">
            <w:pPr>
              <w:cnfStyle w:val="100000000000" w:firstRow="1" w:lastRow="0" w:firstColumn="0" w:lastColumn="0" w:oddVBand="0" w:evenVBand="0" w:oddHBand="0" w:evenHBand="0" w:firstRowFirstColumn="0" w:firstRowLastColumn="0" w:lastRowFirstColumn="0" w:lastRowLastColumn="0"/>
            </w:pPr>
            <w:r>
              <w:t>Least Volatile Portfolio P2</w:t>
            </w:r>
          </w:p>
        </w:tc>
      </w:tr>
      <w:tr w:rsidR="008667A0" w14:paraId="0D8BFBAF" w14:textId="77777777" w:rsidTr="00D64A24">
        <w:tc>
          <w:tcPr>
            <w:cnfStyle w:val="001000000000" w:firstRow="0" w:lastRow="0" w:firstColumn="1" w:lastColumn="0" w:oddVBand="0" w:evenVBand="0" w:oddHBand="0" w:evenHBand="0" w:firstRowFirstColumn="0" w:firstRowLastColumn="0" w:lastRowFirstColumn="0" w:lastRowLastColumn="0"/>
            <w:tcW w:w="5103" w:type="dxa"/>
            <w:tcPrChange w:id="211" w:author="Kevin Toohey" w:date="2023-10-03T17:01:00Z">
              <w:tcPr>
                <w:tcW w:w="5040" w:type="dxa"/>
              </w:tcPr>
            </w:tcPrChange>
          </w:tcPr>
          <w:p w14:paraId="0721017E" w14:textId="77777777" w:rsidR="008667A0" w:rsidRDefault="00165603">
            <w:r>
              <w:rPr>
                <w:b/>
              </w:rPr>
              <w:t>Asset Classes</w:t>
            </w:r>
          </w:p>
        </w:tc>
        <w:tc>
          <w:tcPr>
            <w:tcW w:w="1559" w:type="dxa"/>
            <w:tcPrChange w:id="212" w:author="Kevin Toohey" w:date="2023-10-03T17:01:00Z">
              <w:tcPr>
                <w:tcW w:w="2408" w:type="dxa"/>
              </w:tcPr>
            </w:tcPrChange>
          </w:tcPr>
          <w:p w14:paraId="1842E836"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213" w:author="Kevin Toohey" w:date="2023-10-03T17:01:00Z">
              <w:tcPr>
                <w:tcW w:w="2408" w:type="dxa"/>
              </w:tcPr>
            </w:tcPrChange>
          </w:tcPr>
          <w:p w14:paraId="59D3244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214" w:author="Kevin Toohey" w:date="2023-10-03T17:01:00Z">
              <w:tcPr>
                <w:tcW w:w="2408" w:type="dxa"/>
              </w:tcPr>
            </w:tcPrChange>
          </w:tcPr>
          <w:p w14:paraId="142293C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642DB5A2" w14:textId="77777777" w:rsidTr="00D64A24">
        <w:tc>
          <w:tcPr>
            <w:cnfStyle w:val="001000000000" w:firstRow="0" w:lastRow="0" w:firstColumn="1" w:lastColumn="0" w:oddVBand="0" w:evenVBand="0" w:oddHBand="0" w:evenHBand="0" w:firstRowFirstColumn="0" w:firstRowLastColumn="0" w:lastRowFirstColumn="0" w:lastRowLastColumn="0"/>
            <w:tcW w:w="5103" w:type="dxa"/>
            <w:tcPrChange w:id="215" w:author="Kevin Toohey" w:date="2023-10-03T17:01:00Z">
              <w:tcPr>
                <w:tcW w:w="5040" w:type="dxa"/>
              </w:tcPr>
            </w:tcPrChange>
          </w:tcPr>
          <w:p w14:paraId="4E431980" w14:textId="77777777" w:rsidR="008667A0" w:rsidRDefault="00165603">
            <w:r>
              <w:t xml:space="preserve">  Cash(%)</w:t>
            </w:r>
          </w:p>
        </w:tc>
        <w:tc>
          <w:tcPr>
            <w:tcW w:w="1559" w:type="dxa"/>
            <w:tcPrChange w:id="216" w:author="Kevin Toohey" w:date="2023-10-03T17:01:00Z">
              <w:tcPr>
                <w:tcW w:w="2408" w:type="dxa"/>
              </w:tcPr>
            </w:tcPrChange>
          </w:tcPr>
          <w:p w14:paraId="7F3634CA"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559" w:type="dxa"/>
            <w:tcPrChange w:id="217" w:author="Kevin Toohey" w:date="2023-10-03T17:01:00Z">
              <w:tcPr>
                <w:tcW w:w="2408" w:type="dxa"/>
              </w:tcPr>
            </w:tcPrChange>
          </w:tcPr>
          <w:p w14:paraId="5D941BCC"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559" w:type="dxa"/>
            <w:tcPrChange w:id="218" w:author="Kevin Toohey" w:date="2023-10-03T17:01:00Z">
              <w:tcPr>
                <w:tcW w:w="2408" w:type="dxa"/>
              </w:tcPr>
            </w:tcPrChange>
          </w:tcPr>
          <w:p w14:paraId="15FB490A"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r>
      <w:tr w:rsidR="008667A0" w14:paraId="18C036E3" w14:textId="77777777" w:rsidTr="00D64A24">
        <w:tc>
          <w:tcPr>
            <w:cnfStyle w:val="001000000000" w:firstRow="0" w:lastRow="0" w:firstColumn="1" w:lastColumn="0" w:oddVBand="0" w:evenVBand="0" w:oddHBand="0" w:evenHBand="0" w:firstRowFirstColumn="0" w:firstRowLastColumn="0" w:lastRowFirstColumn="0" w:lastRowLastColumn="0"/>
            <w:tcW w:w="5103" w:type="dxa"/>
            <w:tcPrChange w:id="219" w:author="Kevin Toohey" w:date="2023-10-03T17:01:00Z">
              <w:tcPr>
                <w:tcW w:w="5040" w:type="dxa"/>
              </w:tcPr>
            </w:tcPrChange>
          </w:tcPr>
          <w:p w14:paraId="489E001C" w14:textId="77777777" w:rsidR="008667A0" w:rsidRDefault="00165603">
            <w:r>
              <w:t xml:space="preserve">  Australian Shares(%)</w:t>
            </w:r>
          </w:p>
        </w:tc>
        <w:tc>
          <w:tcPr>
            <w:tcW w:w="1559" w:type="dxa"/>
            <w:tcPrChange w:id="220" w:author="Kevin Toohey" w:date="2023-10-03T17:01:00Z">
              <w:tcPr>
                <w:tcW w:w="2408" w:type="dxa"/>
              </w:tcPr>
            </w:tcPrChange>
          </w:tcPr>
          <w:p w14:paraId="70772077" w14:textId="77777777" w:rsidR="008667A0" w:rsidRDefault="00165603">
            <w:pPr>
              <w:cnfStyle w:val="000000000000" w:firstRow="0" w:lastRow="0" w:firstColumn="0" w:lastColumn="0" w:oddVBand="0" w:evenVBand="0" w:oddHBand="0" w:evenHBand="0" w:firstRowFirstColumn="0" w:firstRowLastColumn="0" w:lastRowFirstColumn="0" w:lastRowLastColumn="0"/>
            </w:pPr>
            <w:r>
              <w:t>7.5</w:t>
            </w:r>
          </w:p>
        </w:tc>
        <w:tc>
          <w:tcPr>
            <w:tcW w:w="1559" w:type="dxa"/>
            <w:tcPrChange w:id="221" w:author="Kevin Toohey" w:date="2023-10-03T17:01:00Z">
              <w:tcPr>
                <w:tcW w:w="2408" w:type="dxa"/>
              </w:tcPr>
            </w:tcPrChange>
          </w:tcPr>
          <w:p w14:paraId="25255D75"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559" w:type="dxa"/>
            <w:tcPrChange w:id="222" w:author="Kevin Toohey" w:date="2023-10-03T17:01:00Z">
              <w:tcPr>
                <w:tcW w:w="2408" w:type="dxa"/>
              </w:tcPr>
            </w:tcPrChange>
          </w:tcPr>
          <w:p w14:paraId="257F1E75"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667A0" w14:paraId="1B3CA946" w14:textId="77777777" w:rsidTr="00D64A24">
        <w:tc>
          <w:tcPr>
            <w:cnfStyle w:val="001000000000" w:firstRow="0" w:lastRow="0" w:firstColumn="1" w:lastColumn="0" w:oddVBand="0" w:evenVBand="0" w:oddHBand="0" w:evenHBand="0" w:firstRowFirstColumn="0" w:firstRowLastColumn="0" w:lastRowFirstColumn="0" w:lastRowLastColumn="0"/>
            <w:tcW w:w="5103" w:type="dxa"/>
            <w:tcPrChange w:id="223" w:author="Kevin Toohey" w:date="2023-10-03T17:01:00Z">
              <w:tcPr>
                <w:tcW w:w="5040" w:type="dxa"/>
              </w:tcPr>
            </w:tcPrChange>
          </w:tcPr>
          <w:p w14:paraId="210667C7" w14:textId="77777777" w:rsidR="008667A0" w:rsidRDefault="00165603">
            <w:r>
              <w:t xml:space="preserve">  International Shares(%)</w:t>
            </w:r>
          </w:p>
        </w:tc>
        <w:tc>
          <w:tcPr>
            <w:tcW w:w="1559" w:type="dxa"/>
            <w:tcPrChange w:id="224" w:author="Kevin Toohey" w:date="2023-10-03T17:01:00Z">
              <w:tcPr>
                <w:tcW w:w="2408" w:type="dxa"/>
              </w:tcPr>
            </w:tcPrChange>
          </w:tcPr>
          <w:p w14:paraId="0DC7F172" w14:textId="77777777" w:rsidR="008667A0" w:rsidRDefault="00165603">
            <w:pPr>
              <w:cnfStyle w:val="000000000000" w:firstRow="0" w:lastRow="0" w:firstColumn="0" w:lastColumn="0" w:oddVBand="0" w:evenVBand="0" w:oddHBand="0" w:evenHBand="0" w:firstRowFirstColumn="0" w:firstRowLastColumn="0" w:lastRowFirstColumn="0" w:lastRowLastColumn="0"/>
            </w:pPr>
            <w:r>
              <w:t>7.5</w:t>
            </w:r>
          </w:p>
        </w:tc>
        <w:tc>
          <w:tcPr>
            <w:tcW w:w="1559" w:type="dxa"/>
            <w:tcPrChange w:id="225" w:author="Kevin Toohey" w:date="2023-10-03T17:01:00Z">
              <w:tcPr>
                <w:tcW w:w="2408" w:type="dxa"/>
              </w:tcPr>
            </w:tcPrChange>
          </w:tcPr>
          <w:p w14:paraId="4A866613"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559" w:type="dxa"/>
            <w:tcPrChange w:id="226" w:author="Kevin Toohey" w:date="2023-10-03T17:01:00Z">
              <w:tcPr>
                <w:tcW w:w="2408" w:type="dxa"/>
              </w:tcPr>
            </w:tcPrChange>
          </w:tcPr>
          <w:p w14:paraId="2106C191"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667A0" w14:paraId="3869B8B0" w14:textId="77777777" w:rsidTr="00D64A24">
        <w:tc>
          <w:tcPr>
            <w:cnfStyle w:val="001000000000" w:firstRow="0" w:lastRow="0" w:firstColumn="1" w:lastColumn="0" w:oddVBand="0" w:evenVBand="0" w:oddHBand="0" w:evenHBand="0" w:firstRowFirstColumn="0" w:firstRowLastColumn="0" w:lastRowFirstColumn="0" w:lastRowLastColumn="0"/>
            <w:tcW w:w="5103" w:type="dxa"/>
            <w:tcPrChange w:id="227" w:author="Kevin Toohey" w:date="2023-10-03T17:01:00Z">
              <w:tcPr>
                <w:tcW w:w="5040" w:type="dxa"/>
              </w:tcPr>
            </w:tcPrChange>
          </w:tcPr>
          <w:p w14:paraId="0136B4DB" w14:textId="77777777" w:rsidR="008667A0" w:rsidRDefault="00165603">
            <w:r>
              <w:t xml:space="preserve">  Real Assets(%)</w:t>
            </w:r>
          </w:p>
        </w:tc>
        <w:tc>
          <w:tcPr>
            <w:tcW w:w="1559" w:type="dxa"/>
            <w:tcPrChange w:id="228" w:author="Kevin Toohey" w:date="2023-10-03T17:01:00Z">
              <w:tcPr>
                <w:tcW w:w="2408" w:type="dxa"/>
              </w:tcPr>
            </w:tcPrChange>
          </w:tcPr>
          <w:p w14:paraId="2AC4E18B" w14:textId="77777777" w:rsidR="008667A0" w:rsidRDefault="00165603">
            <w:pPr>
              <w:cnfStyle w:val="000000000000" w:firstRow="0" w:lastRow="0" w:firstColumn="0" w:lastColumn="0" w:oddVBand="0" w:evenVBand="0" w:oddHBand="0" w:evenHBand="0" w:firstRowFirstColumn="0" w:firstRowLastColumn="0" w:lastRowFirstColumn="0" w:lastRowLastColumn="0"/>
            </w:pPr>
            <w:r>
              <w:t>2.5</w:t>
            </w:r>
          </w:p>
        </w:tc>
        <w:tc>
          <w:tcPr>
            <w:tcW w:w="1559" w:type="dxa"/>
            <w:tcPrChange w:id="229" w:author="Kevin Toohey" w:date="2023-10-03T17:01:00Z">
              <w:tcPr>
                <w:tcW w:w="2408" w:type="dxa"/>
              </w:tcPr>
            </w:tcPrChange>
          </w:tcPr>
          <w:p w14:paraId="5E0D5CE0"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559" w:type="dxa"/>
            <w:tcPrChange w:id="230" w:author="Kevin Toohey" w:date="2023-10-03T17:01:00Z">
              <w:tcPr>
                <w:tcW w:w="2408" w:type="dxa"/>
              </w:tcPr>
            </w:tcPrChange>
          </w:tcPr>
          <w:p w14:paraId="41B0D860"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007C8078" w14:textId="77777777" w:rsidTr="00D64A24">
        <w:tc>
          <w:tcPr>
            <w:cnfStyle w:val="001000000000" w:firstRow="0" w:lastRow="0" w:firstColumn="1" w:lastColumn="0" w:oddVBand="0" w:evenVBand="0" w:oddHBand="0" w:evenHBand="0" w:firstRowFirstColumn="0" w:firstRowLastColumn="0" w:lastRowFirstColumn="0" w:lastRowLastColumn="0"/>
            <w:tcW w:w="5103" w:type="dxa"/>
            <w:tcPrChange w:id="231" w:author="Kevin Toohey" w:date="2023-10-03T17:01:00Z">
              <w:tcPr>
                <w:tcW w:w="5040" w:type="dxa"/>
              </w:tcPr>
            </w:tcPrChange>
          </w:tcPr>
          <w:p w14:paraId="4ADEFB4C" w14:textId="77777777" w:rsidR="008667A0" w:rsidRDefault="00165603">
            <w:r>
              <w:t xml:space="preserve">  Alternatives(%)</w:t>
            </w:r>
          </w:p>
        </w:tc>
        <w:tc>
          <w:tcPr>
            <w:tcW w:w="1559" w:type="dxa"/>
            <w:tcPrChange w:id="232" w:author="Kevin Toohey" w:date="2023-10-03T17:01:00Z">
              <w:tcPr>
                <w:tcW w:w="2408" w:type="dxa"/>
              </w:tcPr>
            </w:tcPrChange>
          </w:tcPr>
          <w:p w14:paraId="675B77C3" w14:textId="77777777" w:rsidR="008667A0" w:rsidRDefault="00165603">
            <w:pPr>
              <w:cnfStyle w:val="000000000000" w:firstRow="0" w:lastRow="0" w:firstColumn="0" w:lastColumn="0" w:oddVBand="0" w:evenVBand="0" w:oddHBand="0" w:evenHBand="0" w:firstRowFirstColumn="0" w:firstRowLastColumn="0" w:lastRowFirstColumn="0" w:lastRowLastColumn="0"/>
            </w:pPr>
            <w:r>
              <w:t>2.5</w:t>
            </w:r>
          </w:p>
        </w:tc>
        <w:tc>
          <w:tcPr>
            <w:tcW w:w="1559" w:type="dxa"/>
            <w:tcPrChange w:id="233" w:author="Kevin Toohey" w:date="2023-10-03T17:01:00Z">
              <w:tcPr>
                <w:tcW w:w="2408" w:type="dxa"/>
              </w:tcPr>
            </w:tcPrChange>
          </w:tcPr>
          <w:p w14:paraId="3B0E55EC"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c>
          <w:tcPr>
            <w:tcW w:w="1559" w:type="dxa"/>
            <w:tcPrChange w:id="234" w:author="Kevin Toohey" w:date="2023-10-03T17:01:00Z">
              <w:tcPr>
                <w:tcW w:w="2408" w:type="dxa"/>
              </w:tcPr>
            </w:tcPrChange>
          </w:tcPr>
          <w:p w14:paraId="30030FA9"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r w:rsidR="008667A0" w14:paraId="79E6D57D" w14:textId="77777777" w:rsidTr="00D64A24">
        <w:tc>
          <w:tcPr>
            <w:cnfStyle w:val="001000000000" w:firstRow="0" w:lastRow="0" w:firstColumn="1" w:lastColumn="0" w:oddVBand="0" w:evenVBand="0" w:oddHBand="0" w:evenHBand="0" w:firstRowFirstColumn="0" w:firstRowLastColumn="0" w:lastRowFirstColumn="0" w:lastRowLastColumn="0"/>
            <w:tcW w:w="5103" w:type="dxa"/>
            <w:tcPrChange w:id="235" w:author="Kevin Toohey" w:date="2023-10-03T17:01:00Z">
              <w:tcPr>
                <w:tcW w:w="5040" w:type="dxa"/>
              </w:tcPr>
            </w:tcPrChange>
          </w:tcPr>
          <w:p w14:paraId="4359264E" w14:textId="77777777" w:rsidR="008667A0" w:rsidRDefault="00165603">
            <w:r>
              <w:t xml:space="preserve">  Long Duration(%)</w:t>
            </w:r>
          </w:p>
        </w:tc>
        <w:tc>
          <w:tcPr>
            <w:tcW w:w="1559" w:type="dxa"/>
            <w:tcPrChange w:id="236" w:author="Kevin Toohey" w:date="2023-10-03T17:01:00Z">
              <w:tcPr>
                <w:tcW w:w="2408" w:type="dxa"/>
              </w:tcPr>
            </w:tcPrChange>
          </w:tcPr>
          <w:p w14:paraId="4E1F4658"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559" w:type="dxa"/>
            <w:tcPrChange w:id="237" w:author="Kevin Toohey" w:date="2023-10-03T17:01:00Z">
              <w:tcPr>
                <w:tcW w:w="2408" w:type="dxa"/>
              </w:tcPr>
            </w:tcPrChange>
          </w:tcPr>
          <w:p w14:paraId="20DA7244"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559" w:type="dxa"/>
            <w:tcPrChange w:id="238" w:author="Kevin Toohey" w:date="2023-10-03T17:01:00Z">
              <w:tcPr>
                <w:tcW w:w="2408" w:type="dxa"/>
              </w:tcPr>
            </w:tcPrChange>
          </w:tcPr>
          <w:p w14:paraId="775E5B70"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r>
      <w:tr w:rsidR="008667A0" w14:paraId="5CBA0DA6" w14:textId="77777777" w:rsidTr="00D64A24">
        <w:tc>
          <w:tcPr>
            <w:cnfStyle w:val="001000000000" w:firstRow="0" w:lastRow="0" w:firstColumn="1" w:lastColumn="0" w:oddVBand="0" w:evenVBand="0" w:oddHBand="0" w:evenHBand="0" w:firstRowFirstColumn="0" w:firstRowLastColumn="0" w:lastRowFirstColumn="0" w:lastRowLastColumn="0"/>
            <w:tcW w:w="5103" w:type="dxa"/>
            <w:tcPrChange w:id="239" w:author="Kevin Toohey" w:date="2023-10-03T17:01:00Z">
              <w:tcPr>
                <w:tcW w:w="5040" w:type="dxa"/>
              </w:tcPr>
            </w:tcPrChange>
          </w:tcPr>
          <w:p w14:paraId="27991BB7" w14:textId="77777777" w:rsidR="008667A0" w:rsidRDefault="00165603">
            <w:r>
              <w:t xml:space="preserve">  Floating Rate(%)</w:t>
            </w:r>
          </w:p>
        </w:tc>
        <w:tc>
          <w:tcPr>
            <w:tcW w:w="1559" w:type="dxa"/>
            <w:tcPrChange w:id="240" w:author="Kevin Toohey" w:date="2023-10-03T17:01:00Z">
              <w:tcPr>
                <w:tcW w:w="2408" w:type="dxa"/>
              </w:tcPr>
            </w:tcPrChange>
          </w:tcPr>
          <w:p w14:paraId="37C90656" w14:textId="77777777" w:rsidR="008667A0" w:rsidRDefault="00165603">
            <w:pPr>
              <w:cnfStyle w:val="000000000000" w:firstRow="0" w:lastRow="0" w:firstColumn="0" w:lastColumn="0" w:oddVBand="0" w:evenVBand="0" w:oddHBand="0" w:evenHBand="0" w:firstRowFirstColumn="0" w:firstRowLastColumn="0" w:lastRowFirstColumn="0" w:lastRowLastColumn="0"/>
            </w:pPr>
            <w:r>
              <w:t>25.0</w:t>
            </w:r>
          </w:p>
        </w:tc>
        <w:tc>
          <w:tcPr>
            <w:tcW w:w="1559" w:type="dxa"/>
            <w:tcPrChange w:id="241" w:author="Kevin Toohey" w:date="2023-10-03T17:01:00Z">
              <w:tcPr>
                <w:tcW w:w="2408" w:type="dxa"/>
              </w:tcPr>
            </w:tcPrChange>
          </w:tcPr>
          <w:p w14:paraId="3604D654" w14:textId="77777777" w:rsidR="008667A0" w:rsidRDefault="00165603">
            <w:pPr>
              <w:cnfStyle w:val="000000000000" w:firstRow="0" w:lastRow="0" w:firstColumn="0" w:lastColumn="0" w:oddVBand="0" w:evenVBand="0" w:oddHBand="0" w:evenHBand="0" w:firstRowFirstColumn="0" w:firstRowLastColumn="0" w:lastRowFirstColumn="0" w:lastRowLastColumn="0"/>
            </w:pPr>
            <w:r>
              <w:t>35.0</w:t>
            </w:r>
          </w:p>
        </w:tc>
        <w:tc>
          <w:tcPr>
            <w:tcW w:w="1559" w:type="dxa"/>
            <w:tcPrChange w:id="242" w:author="Kevin Toohey" w:date="2023-10-03T17:01:00Z">
              <w:tcPr>
                <w:tcW w:w="2408" w:type="dxa"/>
              </w:tcPr>
            </w:tcPrChange>
          </w:tcPr>
          <w:p w14:paraId="729F1A1F"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r w:rsidR="008667A0" w14:paraId="7C6FB54C" w14:textId="77777777" w:rsidTr="00D64A24">
        <w:tc>
          <w:tcPr>
            <w:cnfStyle w:val="001000000000" w:firstRow="0" w:lastRow="0" w:firstColumn="1" w:lastColumn="0" w:oddVBand="0" w:evenVBand="0" w:oddHBand="0" w:evenHBand="0" w:firstRowFirstColumn="0" w:firstRowLastColumn="0" w:lastRowFirstColumn="0" w:lastRowLastColumn="0"/>
            <w:tcW w:w="5103" w:type="dxa"/>
            <w:tcPrChange w:id="243" w:author="Kevin Toohey" w:date="2023-10-03T17:01:00Z">
              <w:tcPr>
                <w:tcW w:w="5040" w:type="dxa"/>
              </w:tcPr>
            </w:tcPrChange>
          </w:tcPr>
          <w:p w14:paraId="68AA72D8" w14:textId="77777777" w:rsidR="008667A0" w:rsidRDefault="00165603">
            <w:r>
              <w:rPr>
                <w:b/>
              </w:rPr>
              <w:lastRenderedPageBreak/>
              <w:t>Total</w:t>
            </w:r>
          </w:p>
        </w:tc>
        <w:tc>
          <w:tcPr>
            <w:tcW w:w="1559" w:type="dxa"/>
            <w:tcPrChange w:id="244" w:author="Kevin Toohey" w:date="2023-10-03T17:01:00Z">
              <w:tcPr>
                <w:tcW w:w="2408" w:type="dxa"/>
              </w:tcPr>
            </w:tcPrChange>
          </w:tcPr>
          <w:p w14:paraId="6E04A4A1"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59" w:type="dxa"/>
            <w:tcPrChange w:id="245" w:author="Kevin Toohey" w:date="2023-10-03T17:01:00Z">
              <w:tcPr>
                <w:tcW w:w="2408" w:type="dxa"/>
              </w:tcPr>
            </w:tcPrChange>
          </w:tcPr>
          <w:p w14:paraId="432C9E5D"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59" w:type="dxa"/>
            <w:tcPrChange w:id="246" w:author="Kevin Toohey" w:date="2023-10-03T17:01:00Z">
              <w:tcPr>
                <w:tcW w:w="2408" w:type="dxa"/>
              </w:tcPr>
            </w:tcPrChange>
          </w:tcPr>
          <w:p w14:paraId="21C42297"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r>
      <w:tr w:rsidR="008667A0" w14:paraId="77FF6432" w14:textId="77777777" w:rsidTr="00D64A24">
        <w:tc>
          <w:tcPr>
            <w:cnfStyle w:val="001000000000" w:firstRow="0" w:lastRow="0" w:firstColumn="1" w:lastColumn="0" w:oddVBand="0" w:evenVBand="0" w:oddHBand="0" w:evenHBand="0" w:firstRowFirstColumn="0" w:firstRowLastColumn="0" w:lastRowFirstColumn="0" w:lastRowLastColumn="0"/>
            <w:tcW w:w="5103" w:type="dxa"/>
            <w:tcPrChange w:id="247" w:author="Kevin Toohey" w:date="2023-10-03T17:01:00Z">
              <w:tcPr>
                <w:tcW w:w="5040" w:type="dxa"/>
              </w:tcPr>
            </w:tcPrChange>
          </w:tcPr>
          <w:p w14:paraId="648B1886" w14:textId="77777777" w:rsidR="008667A0" w:rsidRDefault="00165603">
            <w:r>
              <w:t xml:space="preserve">  Growth(%)</w:t>
            </w:r>
          </w:p>
        </w:tc>
        <w:tc>
          <w:tcPr>
            <w:tcW w:w="1559" w:type="dxa"/>
            <w:tcPrChange w:id="248" w:author="Kevin Toohey" w:date="2023-10-03T17:01:00Z">
              <w:tcPr>
                <w:tcW w:w="2408" w:type="dxa"/>
              </w:tcPr>
            </w:tcPrChange>
          </w:tcPr>
          <w:p w14:paraId="4738A685"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c>
          <w:tcPr>
            <w:tcW w:w="1559" w:type="dxa"/>
            <w:tcPrChange w:id="249" w:author="Kevin Toohey" w:date="2023-10-03T17:01:00Z">
              <w:tcPr>
                <w:tcW w:w="2408" w:type="dxa"/>
              </w:tcPr>
            </w:tcPrChange>
          </w:tcPr>
          <w:p w14:paraId="63590DFD"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c>
          <w:tcPr>
            <w:tcW w:w="1559" w:type="dxa"/>
            <w:tcPrChange w:id="250" w:author="Kevin Toohey" w:date="2023-10-03T17:01:00Z">
              <w:tcPr>
                <w:tcW w:w="2408" w:type="dxa"/>
              </w:tcPr>
            </w:tcPrChange>
          </w:tcPr>
          <w:p w14:paraId="6A7A7C4C"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r>
      <w:tr w:rsidR="008667A0" w14:paraId="07B50646" w14:textId="77777777" w:rsidTr="00D64A24">
        <w:tc>
          <w:tcPr>
            <w:cnfStyle w:val="001000000000" w:firstRow="0" w:lastRow="0" w:firstColumn="1" w:lastColumn="0" w:oddVBand="0" w:evenVBand="0" w:oddHBand="0" w:evenHBand="0" w:firstRowFirstColumn="0" w:firstRowLastColumn="0" w:lastRowFirstColumn="0" w:lastRowLastColumn="0"/>
            <w:tcW w:w="5103" w:type="dxa"/>
            <w:tcPrChange w:id="251" w:author="Kevin Toohey" w:date="2023-10-03T17:01:00Z">
              <w:tcPr>
                <w:tcW w:w="5040" w:type="dxa"/>
              </w:tcPr>
            </w:tcPrChange>
          </w:tcPr>
          <w:p w14:paraId="1BB3C448" w14:textId="77777777" w:rsidR="008667A0" w:rsidRDefault="00165603">
            <w:r>
              <w:t xml:space="preserve">  Defensive(%)</w:t>
            </w:r>
          </w:p>
        </w:tc>
        <w:tc>
          <w:tcPr>
            <w:tcW w:w="1559" w:type="dxa"/>
            <w:tcPrChange w:id="252" w:author="Kevin Toohey" w:date="2023-10-03T17:01:00Z">
              <w:tcPr>
                <w:tcW w:w="2408" w:type="dxa"/>
              </w:tcPr>
            </w:tcPrChange>
          </w:tcPr>
          <w:p w14:paraId="5A7DCA35" w14:textId="77777777" w:rsidR="008667A0" w:rsidRDefault="00165603">
            <w:pPr>
              <w:cnfStyle w:val="000000000000" w:firstRow="0" w:lastRow="0" w:firstColumn="0" w:lastColumn="0" w:oddVBand="0" w:evenVBand="0" w:oddHBand="0" w:evenHBand="0" w:firstRowFirstColumn="0" w:firstRowLastColumn="0" w:lastRowFirstColumn="0" w:lastRowLastColumn="0"/>
            </w:pPr>
            <w:r>
              <w:t>80.0</w:t>
            </w:r>
          </w:p>
        </w:tc>
        <w:tc>
          <w:tcPr>
            <w:tcW w:w="1559" w:type="dxa"/>
            <w:tcPrChange w:id="253" w:author="Kevin Toohey" w:date="2023-10-03T17:01:00Z">
              <w:tcPr>
                <w:tcW w:w="2408" w:type="dxa"/>
              </w:tcPr>
            </w:tcPrChange>
          </w:tcPr>
          <w:p w14:paraId="26C33B1B" w14:textId="77777777" w:rsidR="008667A0" w:rsidRDefault="00165603">
            <w:pPr>
              <w:cnfStyle w:val="000000000000" w:firstRow="0" w:lastRow="0" w:firstColumn="0" w:lastColumn="0" w:oddVBand="0" w:evenVBand="0" w:oddHBand="0" w:evenHBand="0" w:firstRowFirstColumn="0" w:firstRowLastColumn="0" w:lastRowFirstColumn="0" w:lastRowLastColumn="0"/>
            </w:pPr>
            <w:r>
              <w:t>80.0</w:t>
            </w:r>
          </w:p>
        </w:tc>
        <w:tc>
          <w:tcPr>
            <w:tcW w:w="1559" w:type="dxa"/>
            <w:tcPrChange w:id="254" w:author="Kevin Toohey" w:date="2023-10-03T17:01:00Z">
              <w:tcPr>
                <w:tcW w:w="2408" w:type="dxa"/>
              </w:tcPr>
            </w:tcPrChange>
          </w:tcPr>
          <w:p w14:paraId="2ABF4B35" w14:textId="77777777" w:rsidR="008667A0" w:rsidRDefault="00165603">
            <w:pPr>
              <w:cnfStyle w:val="000000000000" w:firstRow="0" w:lastRow="0" w:firstColumn="0" w:lastColumn="0" w:oddVBand="0" w:evenVBand="0" w:oddHBand="0" w:evenHBand="0" w:firstRowFirstColumn="0" w:firstRowLastColumn="0" w:lastRowFirstColumn="0" w:lastRowLastColumn="0"/>
            </w:pPr>
            <w:r>
              <w:t>80.0</w:t>
            </w:r>
          </w:p>
        </w:tc>
      </w:tr>
      <w:tr w:rsidR="008667A0" w14:paraId="7B5098FE" w14:textId="77777777" w:rsidTr="00D64A24">
        <w:tc>
          <w:tcPr>
            <w:cnfStyle w:val="001000000000" w:firstRow="0" w:lastRow="0" w:firstColumn="1" w:lastColumn="0" w:oddVBand="0" w:evenVBand="0" w:oddHBand="0" w:evenHBand="0" w:firstRowFirstColumn="0" w:firstRowLastColumn="0" w:lastRowFirstColumn="0" w:lastRowLastColumn="0"/>
            <w:tcW w:w="5103" w:type="dxa"/>
            <w:tcPrChange w:id="255" w:author="Kevin Toohey" w:date="2023-10-03T17:01:00Z">
              <w:tcPr>
                <w:tcW w:w="5040" w:type="dxa"/>
              </w:tcPr>
            </w:tcPrChange>
          </w:tcPr>
          <w:p w14:paraId="46BE72FC" w14:textId="77777777" w:rsidR="008667A0" w:rsidRDefault="00165603">
            <w:r>
              <w:rPr>
                <w:b/>
              </w:rPr>
              <w:t>Scenario Analysis</w:t>
            </w:r>
          </w:p>
        </w:tc>
        <w:tc>
          <w:tcPr>
            <w:tcW w:w="1559" w:type="dxa"/>
            <w:tcPrChange w:id="256" w:author="Kevin Toohey" w:date="2023-10-03T17:01:00Z">
              <w:tcPr>
                <w:tcW w:w="2408" w:type="dxa"/>
              </w:tcPr>
            </w:tcPrChange>
          </w:tcPr>
          <w:p w14:paraId="134E194C"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257" w:author="Kevin Toohey" w:date="2023-10-03T17:01:00Z">
              <w:tcPr>
                <w:tcW w:w="2408" w:type="dxa"/>
              </w:tcPr>
            </w:tcPrChange>
          </w:tcPr>
          <w:p w14:paraId="362D33B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258" w:author="Kevin Toohey" w:date="2023-10-03T17:01:00Z">
              <w:tcPr>
                <w:tcW w:w="2408" w:type="dxa"/>
              </w:tcPr>
            </w:tcPrChange>
          </w:tcPr>
          <w:p w14:paraId="7F264C7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3F6BA2F0" w14:textId="77777777" w:rsidTr="00D64A24">
        <w:tc>
          <w:tcPr>
            <w:cnfStyle w:val="001000000000" w:firstRow="0" w:lastRow="0" w:firstColumn="1" w:lastColumn="0" w:oddVBand="0" w:evenVBand="0" w:oddHBand="0" w:evenHBand="0" w:firstRowFirstColumn="0" w:firstRowLastColumn="0" w:lastRowFirstColumn="0" w:lastRowLastColumn="0"/>
            <w:tcW w:w="5103" w:type="dxa"/>
            <w:tcPrChange w:id="259" w:author="Kevin Toohey" w:date="2023-10-03T17:01:00Z">
              <w:tcPr>
                <w:tcW w:w="5040" w:type="dxa"/>
              </w:tcPr>
            </w:tcPrChange>
          </w:tcPr>
          <w:p w14:paraId="5E0A3CC9" w14:textId="77777777" w:rsidR="008667A0" w:rsidRDefault="00165603">
            <w:r>
              <w:t xml:space="preserve">  Return(%,p.a.)</w:t>
            </w:r>
          </w:p>
        </w:tc>
        <w:tc>
          <w:tcPr>
            <w:tcW w:w="1559" w:type="dxa"/>
            <w:tcPrChange w:id="260" w:author="Kevin Toohey" w:date="2023-10-03T17:01:00Z">
              <w:tcPr>
                <w:tcW w:w="2408" w:type="dxa"/>
              </w:tcPr>
            </w:tcPrChange>
          </w:tcPr>
          <w:p w14:paraId="49CAD63E" w14:textId="77777777" w:rsidR="008667A0" w:rsidRDefault="00165603">
            <w:pPr>
              <w:cnfStyle w:val="000000000000" w:firstRow="0" w:lastRow="0" w:firstColumn="0" w:lastColumn="0" w:oddVBand="0" w:evenVBand="0" w:oddHBand="0" w:evenHBand="0" w:firstRowFirstColumn="0" w:firstRowLastColumn="0" w:lastRowFirstColumn="0" w:lastRowLastColumn="0"/>
            </w:pPr>
            <w:r>
              <w:t>4.5</w:t>
            </w:r>
          </w:p>
        </w:tc>
        <w:tc>
          <w:tcPr>
            <w:tcW w:w="1559" w:type="dxa"/>
            <w:tcPrChange w:id="261" w:author="Kevin Toohey" w:date="2023-10-03T17:01:00Z">
              <w:tcPr>
                <w:tcW w:w="2408" w:type="dxa"/>
              </w:tcPr>
            </w:tcPrChange>
          </w:tcPr>
          <w:p w14:paraId="0589DF98" w14:textId="77777777" w:rsidR="008667A0" w:rsidRDefault="00165603">
            <w:pPr>
              <w:cnfStyle w:val="000000000000" w:firstRow="0" w:lastRow="0" w:firstColumn="0" w:lastColumn="0" w:oddVBand="0" w:evenVBand="0" w:oddHBand="0" w:evenHBand="0" w:firstRowFirstColumn="0" w:firstRowLastColumn="0" w:lastRowFirstColumn="0" w:lastRowLastColumn="0"/>
            </w:pPr>
            <w:r>
              <w:t>4.6</w:t>
            </w:r>
          </w:p>
        </w:tc>
        <w:tc>
          <w:tcPr>
            <w:tcW w:w="1559" w:type="dxa"/>
            <w:tcPrChange w:id="262" w:author="Kevin Toohey" w:date="2023-10-03T17:01:00Z">
              <w:tcPr>
                <w:tcW w:w="2408" w:type="dxa"/>
              </w:tcPr>
            </w:tcPrChange>
          </w:tcPr>
          <w:p w14:paraId="1553803F" w14:textId="77777777" w:rsidR="008667A0" w:rsidRDefault="00165603">
            <w:pPr>
              <w:cnfStyle w:val="000000000000" w:firstRow="0" w:lastRow="0" w:firstColumn="0" w:lastColumn="0" w:oddVBand="0" w:evenVBand="0" w:oddHBand="0" w:evenHBand="0" w:firstRowFirstColumn="0" w:firstRowLastColumn="0" w:lastRowFirstColumn="0" w:lastRowLastColumn="0"/>
            </w:pPr>
            <w:r>
              <w:t>4.2</w:t>
            </w:r>
          </w:p>
        </w:tc>
      </w:tr>
      <w:tr w:rsidR="008667A0" w14:paraId="155673E2" w14:textId="77777777" w:rsidTr="00D64A24">
        <w:tc>
          <w:tcPr>
            <w:cnfStyle w:val="001000000000" w:firstRow="0" w:lastRow="0" w:firstColumn="1" w:lastColumn="0" w:oddVBand="0" w:evenVBand="0" w:oddHBand="0" w:evenHBand="0" w:firstRowFirstColumn="0" w:firstRowLastColumn="0" w:lastRowFirstColumn="0" w:lastRowLastColumn="0"/>
            <w:tcW w:w="5103" w:type="dxa"/>
            <w:tcPrChange w:id="263" w:author="Kevin Toohey" w:date="2023-10-03T17:01:00Z">
              <w:tcPr>
                <w:tcW w:w="5040" w:type="dxa"/>
              </w:tcPr>
            </w:tcPrChange>
          </w:tcPr>
          <w:p w14:paraId="1F56B7EB" w14:textId="77777777" w:rsidR="008667A0" w:rsidRDefault="00165603">
            <w:r>
              <w:t xml:space="preserve">  Volatility(%,p.a.)</w:t>
            </w:r>
          </w:p>
        </w:tc>
        <w:tc>
          <w:tcPr>
            <w:tcW w:w="1559" w:type="dxa"/>
            <w:tcPrChange w:id="264" w:author="Kevin Toohey" w:date="2023-10-03T17:01:00Z">
              <w:tcPr>
                <w:tcW w:w="2408" w:type="dxa"/>
              </w:tcPr>
            </w:tcPrChange>
          </w:tcPr>
          <w:p w14:paraId="5CDA66F8" w14:textId="77777777" w:rsidR="008667A0" w:rsidRDefault="00165603">
            <w:pPr>
              <w:cnfStyle w:val="000000000000" w:firstRow="0" w:lastRow="0" w:firstColumn="0" w:lastColumn="0" w:oddVBand="0" w:evenVBand="0" w:oddHBand="0" w:evenHBand="0" w:firstRowFirstColumn="0" w:firstRowLastColumn="0" w:lastRowFirstColumn="0" w:lastRowLastColumn="0"/>
            </w:pPr>
            <w:r>
              <w:t>4.2</w:t>
            </w:r>
          </w:p>
        </w:tc>
        <w:tc>
          <w:tcPr>
            <w:tcW w:w="1559" w:type="dxa"/>
            <w:tcPrChange w:id="265" w:author="Kevin Toohey" w:date="2023-10-03T17:01:00Z">
              <w:tcPr>
                <w:tcW w:w="2408" w:type="dxa"/>
              </w:tcPr>
            </w:tcPrChange>
          </w:tcPr>
          <w:p w14:paraId="41AD2590" w14:textId="77777777" w:rsidR="008667A0" w:rsidRDefault="00165603">
            <w:pPr>
              <w:cnfStyle w:val="000000000000" w:firstRow="0" w:lastRow="0" w:firstColumn="0" w:lastColumn="0" w:oddVBand="0" w:evenVBand="0" w:oddHBand="0" w:evenHBand="0" w:firstRowFirstColumn="0" w:firstRowLastColumn="0" w:lastRowFirstColumn="0" w:lastRowLastColumn="0"/>
            </w:pPr>
            <w:r>
              <w:t>4.9</w:t>
            </w:r>
          </w:p>
        </w:tc>
        <w:tc>
          <w:tcPr>
            <w:tcW w:w="1559" w:type="dxa"/>
            <w:tcPrChange w:id="266" w:author="Kevin Toohey" w:date="2023-10-03T17:01:00Z">
              <w:tcPr>
                <w:tcW w:w="2408" w:type="dxa"/>
              </w:tcPr>
            </w:tcPrChange>
          </w:tcPr>
          <w:p w14:paraId="2A86ED9D" w14:textId="77777777" w:rsidR="008667A0" w:rsidRDefault="00165603">
            <w:pPr>
              <w:cnfStyle w:val="000000000000" w:firstRow="0" w:lastRow="0" w:firstColumn="0" w:lastColumn="0" w:oddVBand="0" w:evenVBand="0" w:oddHBand="0" w:evenHBand="0" w:firstRowFirstColumn="0" w:firstRowLastColumn="0" w:lastRowFirstColumn="0" w:lastRowLastColumn="0"/>
            </w:pPr>
            <w:r>
              <w:t>3.2</w:t>
            </w:r>
          </w:p>
        </w:tc>
      </w:tr>
      <w:tr w:rsidR="008667A0" w14:paraId="363660DE" w14:textId="77777777" w:rsidTr="00D64A24">
        <w:tc>
          <w:tcPr>
            <w:cnfStyle w:val="001000000000" w:firstRow="0" w:lastRow="0" w:firstColumn="1" w:lastColumn="0" w:oddVBand="0" w:evenVBand="0" w:oddHBand="0" w:evenHBand="0" w:firstRowFirstColumn="0" w:firstRowLastColumn="0" w:lastRowFirstColumn="0" w:lastRowLastColumn="0"/>
            <w:tcW w:w="5103" w:type="dxa"/>
            <w:tcPrChange w:id="267" w:author="Kevin Toohey" w:date="2023-10-03T17:01:00Z">
              <w:tcPr>
                <w:tcW w:w="5040" w:type="dxa"/>
              </w:tcPr>
            </w:tcPrChange>
          </w:tcPr>
          <w:p w14:paraId="30A86265" w14:textId="77777777" w:rsidR="008667A0" w:rsidRDefault="00165603">
            <w:r>
              <w:t xml:space="preserve">  Sharpe</w:t>
            </w:r>
          </w:p>
        </w:tc>
        <w:tc>
          <w:tcPr>
            <w:tcW w:w="1559" w:type="dxa"/>
            <w:tcPrChange w:id="268" w:author="Kevin Toohey" w:date="2023-10-03T17:01:00Z">
              <w:tcPr>
                <w:tcW w:w="2408" w:type="dxa"/>
              </w:tcPr>
            </w:tcPrChange>
          </w:tcPr>
          <w:p w14:paraId="46D3867F" w14:textId="77777777" w:rsidR="008667A0" w:rsidRDefault="00165603">
            <w:pPr>
              <w:cnfStyle w:val="000000000000" w:firstRow="0" w:lastRow="0" w:firstColumn="0" w:lastColumn="0" w:oddVBand="0" w:evenVBand="0" w:oddHBand="0" w:evenHBand="0" w:firstRowFirstColumn="0" w:firstRowLastColumn="0" w:lastRowFirstColumn="0" w:lastRowLastColumn="0"/>
            </w:pPr>
            <w:r>
              <w:t>0.43</w:t>
            </w:r>
          </w:p>
        </w:tc>
        <w:tc>
          <w:tcPr>
            <w:tcW w:w="1559" w:type="dxa"/>
            <w:tcPrChange w:id="269" w:author="Kevin Toohey" w:date="2023-10-03T17:01:00Z">
              <w:tcPr>
                <w:tcW w:w="2408" w:type="dxa"/>
              </w:tcPr>
            </w:tcPrChange>
          </w:tcPr>
          <w:p w14:paraId="3BDB8CC1" w14:textId="77777777" w:rsidR="008667A0" w:rsidRDefault="00165603">
            <w:pPr>
              <w:cnfStyle w:val="000000000000" w:firstRow="0" w:lastRow="0" w:firstColumn="0" w:lastColumn="0" w:oddVBand="0" w:evenVBand="0" w:oddHBand="0" w:evenHBand="0" w:firstRowFirstColumn="0" w:firstRowLastColumn="0" w:lastRowFirstColumn="0" w:lastRowLastColumn="0"/>
            </w:pPr>
            <w:r>
              <w:t>0.37</w:t>
            </w:r>
          </w:p>
        </w:tc>
        <w:tc>
          <w:tcPr>
            <w:tcW w:w="1559" w:type="dxa"/>
            <w:tcPrChange w:id="270" w:author="Kevin Toohey" w:date="2023-10-03T17:01:00Z">
              <w:tcPr>
                <w:tcW w:w="2408" w:type="dxa"/>
              </w:tcPr>
            </w:tcPrChange>
          </w:tcPr>
          <w:p w14:paraId="70B3A10D" w14:textId="77777777" w:rsidR="008667A0" w:rsidRDefault="00165603">
            <w:pPr>
              <w:cnfStyle w:val="000000000000" w:firstRow="0" w:lastRow="0" w:firstColumn="0" w:lastColumn="0" w:oddVBand="0" w:evenVBand="0" w:oddHBand="0" w:evenHBand="0" w:firstRowFirstColumn="0" w:firstRowLastColumn="0" w:lastRowFirstColumn="0" w:lastRowLastColumn="0"/>
            </w:pPr>
            <w:r>
              <w:t>0.44</w:t>
            </w:r>
          </w:p>
        </w:tc>
      </w:tr>
      <w:tr w:rsidR="008667A0" w14:paraId="7D00C5F4" w14:textId="77777777" w:rsidTr="00D64A24">
        <w:tc>
          <w:tcPr>
            <w:cnfStyle w:val="001000000000" w:firstRow="0" w:lastRow="0" w:firstColumn="1" w:lastColumn="0" w:oddVBand="0" w:evenVBand="0" w:oddHBand="0" w:evenHBand="0" w:firstRowFirstColumn="0" w:firstRowLastColumn="0" w:lastRowFirstColumn="0" w:lastRowLastColumn="0"/>
            <w:tcW w:w="5103" w:type="dxa"/>
            <w:tcPrChange w:id="271" w:author="Kevin Toohey" w:date="2023-10-03T17:01:00Z">
              <w:tcPr>
                <w:tcW w:w="5040" w:type="dxa"/>
              </w:tcPr>
            </w:tcPrChange>
          </w:tcPr>
          <w:p w14:paraId="5F2EE2EA" w14:textId="77777777" w:rsidR="008667A0" w:rsidRDefault="00165603">
            <w:r>
              <w:t xml:space="preserve">  Risk Band</w:t>
            </w:r>
          </w:p>
        </w:tc>
        <w:tc>
          <w:tcPr>
            <w:tcW w:w="1559" w:type="dxa"/>
            <w:tcPrChange w:id="272" w:author="Kevin Toohey" w:date="2023-10-03T17:01:00Z">
              <w:tcPr>
                <w:tcW w:w="2408" w:type="dxa"/>
              </w:tcPr>
            </w:tcPrChange>
          </w:tcPr>
          <w:p w14:paraId="24C402AD" w14:textId="77777777" w:rsidR="008667A0" w:rsidRDefault="00165603">
            <w:pPr>
              <w:cnfStyle w:val="000000000000" w:firstRow="0" w:lastRow="0" w:firstColumn="0" w:lastColumn="0" w:oddVBand="0" w:evenVBand="0" w:oddHBand="0" w:evenHBand="0" w:firstRowFirstColumn="0" w:firstRowLastColumn="0" w:lastRowFirstColumn="0" w:lastRowLastColumn="0"/>
            </w:pPr>
            <w:r>
              <w:t>4.0</w:t>
            </w:r>
          </w:p>
        </w:tc>
        <w:tc>
          <w:tcPr>
            <w:tcW w:w="1559" w:type="dxa"/>
            <w:tcPrChange w:id="273" w:author="Kevin Toohey" w:date="2023-10-03T17:01:00Z">
              <w:tcPr>
                <w:tcW w:w="2408" w:type="dxa"/>
              </w:tcPr>
            </w:tcPrChange>
          </w:tcPr>
          <w:p w14:paraId="0EA76E42"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559" w:type="dxa"/>
            <w:tcPrChange w:id="274" w:author="Kevin Toohey" w:date="2023-10-03T17:01:00Z">
              <w:tcPr>
                <w:tcW w:w="2408" w:type="dxa"/>
              </w:tcPr>
            </w:tcPrChange>
          </w:tcPr>
          <w:p w14:paraId="483D916C" w14:textId="77777777" w:rsidR="008667A0" w:rsidRDefault="00165603">
            <w:pPr>
              <w:cnfStyle w:val="000000000000" w:firstRow="0" w:lastRow="0" w:firstColumn="0" w:lastColumn="0" w:oddVBand="0" w:evenVBand="0" w:oddHBand="0" w:evenHBand="0" w:firstRowFirstColumn="0" w:firstRowLastColumn="0" w:lastRowFirstColumn="0" w:lastRowLastColumn="0"/>
            </w:pPr>
            <w:r>
              <w:t>3.0</w:t>
            </w:r>
          </w:p>
        </w:tc>
      </w:tr>
      <w:tr w:rsidR="008667A0" w14:paraId="2BEC812B" w14:textId="77777777" w:rsidTr="00D64A24">
        <w:tc>
          <w:tcPr>
            <w:cnfStyle w:val="001000000000" w:firstRow="0" w:lastRow="0" w:firstColumn="1" w:lastColumn="0" w:oddVBand="0" w:evenVBand="0" w:oddHBand="0" w:evenHBand="0" w:firstRowFirstColumn="0" w:firstRowLastColumn="0" w:lastRowFirstColumn="0" w:lastRowLastColumn="0"/>
            <w:tcW w:w="5103" w:type="dxa"/>
            <w:tcPrChange w:id="275" w:author="Kevin Toohey" w:date="2023-10-03T17:01:00Z">
              <w:tcPr>
                <w:tcW w:w="5040" w:type="dxa"/>
              </w:tcPr>
            </w:tcPrChange>
          </w:tcPr>
          <w:p w14:paraId="21B72D29" w14:textId="77777777" w:rsidR="008667A0" w:rsidRDefault="00165603">
            <w:r>
              <w:t xml:space="preserve">  Risk Level</w:t>
            </w:r>
          </w:p>
        </w:tc>
        <w:tc>
          <w:tcPr>
            <w:tcW w:w="1559" w:type="dxa"/>
            <w:tcPrChange w:id="276" w:author="Kevin Toohey" w:date="2023-10-03T17:01:00Z">
              <w:tcPr>
                <w:tcW w:w="2408" w:type="dxa"/>
              </w:tcPr>
            </w:tcPrChange>
          </w:tcPr>
          <w:p w14:paraId="0B4C39C4"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w:t>
            </w:r>
          </w:p>
        </w:tc>
        <w:tc>
          <w:tcPr>
            <w:tcW w:w="1559" w:type="dxa"/>
            <w:tcPrChange w:id="277" w:author="Kevin Toohey" w:date="2023-10-03T17:01:00Z">
              <w:tcPr>
                <w:tcW w:w="2408" w:type="dxa"/>
              </w:tcPr>
            </w:tcPrChange>
          </w:tcPr>
          <w:p w14:paraId="0650CCB4"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 to High</w:t>
            </w:r>
          </w:p>
        </w:tc>
        <w:tc>
          <w:tcPr>
            <w:tcW w:w="1559" w:type="dxa"/>
            <w:tcPrChange w:id="278" w:author="Kevin Toohey" w:date="2023-10-03T17:01:00Z">
              <w:tcPr>
                <w:tcW w:w="2408" w:type="dxa"/>
              </w:tcPr>
            </w:tcPrChange>
          </w:tcPr>
          <w:p w14:paraId="64C9C737" w14:textId="77777777" w:rsidR="008667A0" w:rsidRDefault="00165603">
            <w:pPr>
              <w:cnfStyle w:val="000000000000" w:firstRow="0" w:lastRow="0" w:firstColumn="0" w:lastColumn="0" w:oddVBand="0" w:evenVBand="0" w:oddHBand="0" w:evenHBand="0" w:firstRowFirstColumn="0" w:firstRowLastColumn="0" w:lastRowFirstColumn="0" w:lastRowLastColumn="0"/>
            </w:pPr>
            <w:r>
              <w:t>Low to Medium</w:t>
            </w:r>
          </w:p>
        </w:tc>
      </w:tr>
      <w:tr w:rsidR="008667A0" w14:paraId="26498287" w14:textId="77777777" w:rsidTr="00D64A24">
        <w:tc>
          <w:tcPr>
            <w:cnfStyle w:val="001000000000" w:firstRow="0" w:lastRow="0" w:firstColumn="1" w:lastColumn="0" w:oddVBand="0" w:evenVBand="0" w:oddHBand="0" w:evenHBand="0" w:firstRowFirstColumn="0" w:firstRowLastColumn="0" w:lastRowFirstColumn="0" w:lastRowLastColumn="0"/>
            <w:tcW w:w="5103" w:type="dxa"/>
            <w:tcPrChange w:id="279" w:author="Kevin Toohey" w:date="2023-10-03T17:01:00Z">
              <w:tcPr>
                <w:tcW w:w="5040" w:type="dxa"/>
              </w:tcPr>
            </w:tcPrChange>
          </w:tcPr>
          <w:p w14:paraId="2B240F96" w14:textId="77777777" w:rsidR="008667A0" w:rsidRDefault="00165603">
            <w:r>
              <w:rPr>
                <w:b/>
              </w:rPr>
              <w:t>Probability of Achieving CPI-based Return Target</w:t>
            </w:r>
          </w:p>
        </w:tc>
        <w:tc>
          <w:tcPr>
            <w:tcW w:w="1559" w:type="dxa"/>
            <w:tcPrChange w:id="280" w:author="Kevin Toohey" w:date="2023-10-03T17:01:00Z">
              <w:tcPr>
                <w:tcW w:w="2408" w:type="dxa"/>
              </w:tcPr>
            </w:tcPrChange>
          </w:tcPr>
          <w:p w14:paraId="2176B37A"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281" w:author="Kevin Toohey" w:date="2023-10-03T17:01:00Z">
              <w:tcPr>
                <w:tcW w:w="2408" w:type="dxa"/>
              </w:tcPr>
            </w:tcPrChange>
          </w:tcPr>
          <w:p w14:paraId="61D01BD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282" w:author="Kevin Toohey" w:date="2023-10-03T17:01:00Z">
              <w:tcPr>
                <w:tcW w:w="2408" w:type="dxa"/>
              </w:tcPr>
            </w:tcPrChange>
          </w:tcPr>
          <w:p w14:paraId="07C8329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7F976258" w14:textId="77777777" w:rsidTr="00D64A24">
        <w:tc>
          <w:tcPr>
            <w:cnfStyle w:val="001000000000" w:firstRow="0" w:lastRow="0" w:firstColumn="1" w:lastColumn="0" w:oddVBand="0" w:evenVBand="0" w:oddHBand="0" w:evenHBand="0" w:firstRowFirstColumn="0" w:firstRowLastColumn="0" w:lastRowFirstColumn="0" w:lastRowLastColumn="0"/>
            <w:tcW w:w="5103" w:type="dxa"/>
            <w:tcPrChange w:id="283" w:author="Kevin Toohey" w:date="2023-10-03T17:01:00Z">
              <w:tcPr>
                <w:tcW w:w="5040" w:type="dxa"/>
              </w:tcPr>
            </w:tcPrChange>
          </w:tcPr>
          <w:p w14:paraId="6D214D4E" w14:textId="77777777" w:rsidR="008667A0" w:rsidRDefault="00165603">
            <w:r>
              <w:t xml:space="preserve">  CPI+0.5%p.a. over a 1-year rolling period(%)</w:t>
            </w:r>
          </w:p>
        </w:tc>
        <w:tc>
          <w:tcPr>
            <w:tcW w:w="1559" w:type="dxa"/>
            <w:tcPrChange w:id="284" w:author="Kevin Toohey" w:date="2023-10-03T17:01:00Z">
              <w:tcPr>
                <w:tcW w:w="2408" w:type="dxa"/>
              </w:tcPr>
            </w:tcPrChange>
          </w:tcPr>
          <w:p w14:paraId="319FA87E" w14:textId="77777777" w:rsidR="008667A0" w:rsidRDefault="00165603">
            <w:pPr>
              <w:cnfStyle w:val="000000000000" w:firstRow="0" w:lastRow="0" w:firstColumn="0" w:lastColumn="0" w:oddVBand="0" w:evenVBand="0" w:oddHBand="0" w:evenHBand="0" w:firstRowFirstColumn="0" w:firstRowLastColumn="0" w:lastRowFirstColumn="0" w:lastRowLastColumn="0"/>
            </w:pPr>
            <w:r>
              <w:t>64.3</w:t>
            </w:r>
          </w:p>
        </w:tc>
        <w:tc>
          <w:tcPr>
            <w:tcW w:w="1559" w:type="dxa"/>
            <w:tcPrChange w:id="285" w:author="Kevin Toohey" w:date="2023-10-03T17:01:00Z">
              <w:tcPr>
                <w:tcW w:w="2408" w:type="dxa"/>
              </w:tcPr>
            </w:tcPrChange>
          </w:tcPr>
          <w:p w14:paraId="550FA6B0" w14:textId="77777777" w:rsidR="008667A0" w:rsidRDefault="00165603">
            <w:pPr>
              <w:cnfStyle w:val="000000000000" w:firstRow="0" w:lastRow="0" w:firstColumn="0" w:lastColumn="0" w:oddVBand="0" w:evenVBand="0" w:oddHBand="0" w:evenHBand="0" w:firstRowFirstColumn="0" w:firstRowLastColumn="0" w:lastRowFirstColumn="0" w:lastRowLastColumn="0"/>
            </w:pPr>
            <w:r>
              <w:t>62.6</w:t>
            </w:r>
          </w:p>
        </w:tc>
        <w:tc>
          <w:tcPr>
            <w:tcW w:w="1559" w:type="dxa"/>
            <w:tcPrChange w:id="286" w:author="Kevin Toohey" w:date="2023-10-03T17:01:00Z">
              <w:tcPr>
                <w:tcW w:w="2408" w:type="dxa"/>
              </w:tcPr>
            </w:tcPrChange>
          </w:tcPr>
          <w:p w14:paraId="547AA1A0" w14:textId="77777777" w:rsidR="008667A0" w:rsidRDefault="00165603">
            <w:pPr>
              <w:cnfStyle w:val="000000000000" w:firstRow="0" w:lastRow="0" w:firstColumn="0" w:lastColumn="0" w:oddVBand="0" w:evenVBand="0" w:oddHBand="0" w:evenHBand="0" w:firstRowFirstColumn="0" w:firstRowLastColumn="0" w:lastRowFirstColumn="0" w:lastRowLastColumn="0"/>
            </w:pPr>
            <w:r>
              <w:t>64.2</w:t>
            </w:r>
          </w:p>
        </w:tc>
      </w:tr>
      <w:tr w:rsidR="008667A0" w14:paraId="6C54FA43" w14:textId="77777777" w:rsidTr="00D64A24">
        <w:tc>
          <w:tcPr>
            <w:cnfStyle w:val="001000000000" w:firstRow="0" w:lastRow="0" w:firstColumn="1" w:lastColumn="0" w:oddVBand="0" w:evenVBand="0" w:oddHBand="0" w:evenHBand="0" w:firstRowFirstColumn="0" w:firstRowLastColumn="0" w:lastRowFirstColumn="0" w:lastRowLastColumn="0"/>
            <w:tcW w:w="5103" w:type="dxa"/>
            <w:tcPrChange w:id="287" w:author="Kevin Toohey" w:date="2023-10-03T17:01:00Z">
              <w:tcPr>
                <w:tcW w:w="5040" w:type="dxa"/>
              </w:tcPr>
            </w:tcPrChange>
          </w:tcPr>
          <w:p w14:paraId="6DA4C765" w14:textId="77777777" w:rsidR="008667A0" w:rsidRDefault="00165603">
            <w:r>
              <w:t xml:space="preserve">  CPI+1.0%p.a. over a 1-year rolling period(%)</w:t>
            </w:r>
          </w:p>
        </w:tc>
        <w:tc>
          <w:tcPr>
            <w:tcW w:w="1559" w:type="dxa"/>
            <w:tcPrChange w:id="288" w:author="Kevin Toohey" w:date="2023-10-03T17:01:00Z">
              <w:tcPr>
                <w:tcW w:w="2408" w:type="dxa"/>
              </w:tcPr>
            </w:tcPrChange>
          </w:tcPr>
          <w:p w14:paraId="65827097" w14:textId="77777777" w:rsidR="008667A0" w:rsidRDefault="00165603">
            <w:pPr>
              <w:cnfStyle w:val="000000000000" w:firstRow="0" w:lastRow="0" w:firstColumn="0" w:lastColumn="0" w:oddVBand="0" w:evenVBand="0" w:oddHBand="0" w:evenHBand="0" w:firstRowFirstColumn="0" w:firstRowLastColumn="0" w:lastRowFirstColumn="0" w:lastRowLastColumn="0"/>
            </w:pPr>
            <w:r>
              <w:t>59.8</w:t>
            </w:r>
          </w:p>
        </w:tc>
        <w:tc>
          <w:tcPr>
            <w:tcW w:w="1559" w:type="dxa"/>
            <w:tcPrChange w:id="289" w:author="Kevin Toohey" w:date="2023-10-03T17:01:00Z">
              <w:tcPr>
                <w:tcW w:w="2408" w:type="dxa"/>
              </w:tcPr>
            </w:tcPrChange>
          </w:tcPr>
          <w:p w14:paraId="58263748" w14:textId="77777777" w:rsidR="008667A0" w:rsidRDefault="00165603">
            <w:pPr>
              <w:cnfStyle w:val="000000000000" w:firstRow="0" w:lastRow="0" w:firstColumn="0" w:lastColumn="0" w:oddVBand="0" w:evenVBand="0" w:oddHBand="0" w:evenHBand="0" w:firstRowFirstColumn="0" w:firstRowLastColumn="0" w:lastRowFirstColumn="0" w:lastRowLastColumn="0"/>
            </w:pPr>
            <w:r>
              <w:t>58.6</w:t>
            </w:r>
          </w:p>
        </w:tc>
        <w:tc>
          <w:tcPr>
            <w:tcW w:w="1559" w:type="dxa"/>
            <w:tcPrChange w:id="290" w:author="Kevin Toohey" w:date="2023-10-03T17:01:00Z">
              <w:tcPr>
                <w:tcW w:w="2408" w:type="dxa"/>
              </w:tcPr>
            </w:tcPrChange>
          </w:tcPr>
          <w:p w14:paraId="4D23AA9C" w14:textId="77777777" w:rsidR="008667A0" w:rsidRDefault="00165603">
            <w:pPr>
              <w:cnfStyle w:val="000000000000" w:firstRow="0" w:lastRow="0" w:firstColumn="0" w:lastColumn="0" w:oddVBand="0" w:evenVBand="0" w:oddHBand="0" w:evenHBand="0" w:firstRowFirstColumn="0" w:firstRowLastColumn="0" w:lastRowFirstColumn="0" w:lastRowLastColumn="0"/>
            </w:pPr>
            <w:r>
              <w:t>58.2</w:t>
            </w:r>
          </w:p>
        </w:tc>
      </w:tr>
      <w:tr w:rsidR="008667A0" w14:paraId="79881716" w14:textId="77777777" w:rsidTr="00D64A24">
        <w:tc>
          <w:tcPr>
            <w:cnfStyle w:val="001000000000" w:firstRow="0" w:lastRow="0" w:firstColumn="1" w:lastColumn="0" w:oddVBand="0" w:evenVBand="0" w:oddHBand="0" w:evenHBand="0" w:firstRowFirstColumn="0" w:firstRowLastColumn="0" w:lastRowFirstColumn="0" w:lastRowLastColumn="0"/>
            <w:tcW w:w="5103" w:type="dxa"/>
            <w:tcPrChange w:id="291" w:author="Kevin Toohey" w:date="2023-10-03T17:01:00Z">
              <w:tcPr>
                <w:tcW w:w="5040" w:type="dxa"/>
              </w:tcPr>
            </w:tcPrChange>
          </w:tcPr>
          <w:p w14:paraId="1311C325" w14:textId="77777777" w:rsidR="008667A0" w:rsidRDefault="00165603">
            <w:r>
              <w:t xml:space="preserve">  CPI+1.5%p.a. over a 1-year rolling period(%)</w:t>
            </w:r>
          </w:p>
        </w:tc>
        <w:tc>
          <w:tcPr>
            <w:tcW w:w="1559" w:type="dxa"/>
            <w:tcPrChange w:id="292" w:author="Kevin Toohey" w:date="2023-10-03T17:01:00Z">
              <w:tcPr>
                <w:tcW w:w="2408" w:type="dxa"/>
              </w:tcPr>
            </w:tcPrChange>
          </w:tcPr>
          <w:p w14:paraId="2B781E03" w14:textId="77777777" w:rsidR="008667A0" w:rsidRDefault="00165603">
            <w:pPr>
              <w:cnfStyle w:val="000000000000" w:firstRow="0" w:lastRow="0" w:firstColumn="0" w:lastColumn="0" w:oddVBand="0" w:evenVBand="0" w:oddHBand="0" w:evenHBand="0" w:firstRowFirstColumn="0" w:firstRowLastColumn="0" w:lastRowFirstColumn="0" w:lastRowLastColumn="0"/>
            </w:pPr>
            <w:r>
              <w:t>55.2</w:t>
            </w:r>
          </w:p>
        </w:tc>
        <w:tc>
          <w:tcPr>
            <w:tcW w:w="1559" w:type="dxa"/>
            <w:tcPrChange w:id="293" w:author="Kevin Toohey" w:date="2023-10-03T17:01:00Z">
              <w:tcPr>
                <w:tcW w:w="2408" w:type="dxa"/>
              </w:tcPr>
            </w:tcPrChange>
          </w:tcPr>
          <w:p w14:paraId="3A241C14" w14:textId="77777777" w:rsidR="008667A0" w:rsidRDefault="00165603">
            <w:pPr>
              <w:cnfStyle w:val="000000000000" w:firstRow="0" w:lastRow="0" w:firstColumn="0" w:lastColumn="0" w:oddVBand="0" w:evenVBand="0" w:oddHBand="0" w:evenHBand="0" w:firstRowFirstColumn="0" w:firstRowLastColumn="0" w:lastRowFirstColumn="0" w:lastRowLastColumn="0"/>
            </w:pPr>
            <w:r>
              <w:t>54.6</w:t>
            </w:r>
          </w:p>
        </w:tc>
        <w:tc>
          <w:tcPr>
            <w:tcW w:w="1559" w:type="dxa"/>
            <w:tcPrChange w:id="294" w:author="Kevin Toohey" w:date="2023-10-03T17:01:00Z">
              <w:tcPr>
                <w:tcW w:w="2408" w:type="dxa"/>
              </w:tcPr>
            </w:tcPrChange>
          </w:tcPr>
          <w:p w14:paraId="1655ED94" w14:textId="77777777" w:rsidR="008667A0" w:rsidRDefault="00165603">
            <w:pPr>
              <w:cnfStyle w:val="000000000000" w:firstRow="0" w:lastRow="0" w:firstColumn="0" w:lastColumn="0" w:oddVBand="0" w:evenVBand="0" w:oddHBand="0" w:evenHBand="0" w:firstRowFirstColumn="0" w:firstRowLastColumn="0" w:lastRowFirstColumn="0" w:lastRowLastColumn="0"/>
            </w:pPr>
            <w:r>
              <w:t>52.1</w:t>
            </w:r>
          </w:p>
        </w:tc>
      </w:tr>
      <w:tr w:rsidR="008667A0" w14:paraId="63858179" w14:textId="77777777" w:rsidTr="00D64A24">
        <w:tc>
          <w:tcPr>
            <w:cnfStyle w:val="001000000000" w:firstRow="0" w:lastRow="0" w:firstColumn="1" w:lastColumn="0" w:oddVBand="0" w:evenVBand="0" w:oddHBand="0" w:evenHBand="0" w:firstRowFirstColumn="0" w:firstRowLastColumn="0" w:lastRowFirstColumn="0" w:lastRowLastColumn="0"/>
            <w:tcW w:w="5103" w:type="dxa"/>
            <w:tcPrChange w:id="295" w:author="Kevin Toohey" w:date="2023-10-03T17:01:00Z">
              <w:tcPr>
                <w:tcW w:w="5040" w:type="dxa"/>
              </w:tcPr>
            </w:tcPrChange>
          </w:tcPr>
          <w:p w14:paraId="74EA9C67" w14:textId="77777777" w:rsidR="008667A0" w:rsidRDefault="00165603">
            <w:r>
              <w:t xml:space="preserve">  CPI+2.0%p.a. over a 1-year rolling period(%)</w:t>
            </w:r>
          </w:p>
        </w:tc>
        <w:tc>
          <w:tcPr>
            <w:tcW w:w="1559" w:type="dxa"/>
            <w:tcPrChange w:id="296" w:author="Kevin Toohey" w:date="2023-10-03T17:01:00Z">
              <w:tcPr>
                <w:tcW w:w="2408" w:type="dxa"/>
              </w:tcPr>
            </w:tcPrChange>
          </w:tcPr>
          <w:p w14:paraId="677F0D88" w14:textId="77777777" w:rsidR="008667A0" w:rsidRDefault="00165603">
            <w:pPr>
              <w:cnfStyle w:val="000000000000" w:firstRow="0" w:lastRow="0" w:firstColumn="0" w:lastColumn="0" w:oddVBand="0" w:evenVBand="0" w:oddHBand="0" w:evenHBand="0" w:firstRowFirstColumn="0" w:firstRowLastColumn="0" w:lastRowFirstColumn="0" w:lastRowLastColumn="0"/>
            </w:pPr>
            <w:r>
              <w:t>50.5</w:t>
            </w:r>
          </w:p>
        </w:tc>
        <w:tc>
          <w:tcPr>
            <w:tcW w:w="1559" w:type="dxa"/>
            <w:tcPrChange w:id="297" w:author="Kevin Toohey" w:date="2023-10-03T17:01:00Z">
              <w:tcPr>
                <w:tcW w:w="2408" w:type="dxa"/>
              </w:tcPr>
            </w:tcPrChange>
          </w:tcPr>
          <w:p w14:paraId="10370CD3" w14:textId="77777777" w:rsidR="008667A0" w:rsidRDefault="00165603">
            <w:pPr>
              <w:cnfStyle w:val="000000000000" w:firstRow="0" w:lastRow="0" w:firstColumn="0" w:lastColumn="0" w:oddVBand="0" w:evenVBand="0" w:oddHBand="0" w:evenHBand="0" w:firstRowFirstColumn="0" w:firstRowLastColumn="0" w:lastRowFirstColumn="0" w:lastRowLastColumn="0"/>
            </w:pPr>
            <w:r>
              <w:t>50.5</w:t>
            </w:r>
          </w:p>
        </w:tc>
        <w:tc>
          <w:tcPr>
            <w:tcW w:w="1559" w:type="dxa"/>
            <w:tcPrChange w:id="298" w:author="Kevin Toohey" w:date="2023-10-03T17:01:00Z">
              <w:tcPr>
                <w:tcW w:w="2408" w:type="dxa"/>
              </w:tcPr>
            </w:tcPrChange>
          </w:tcPr>
          <w:p w14:paraId="2AF3BC24" w14:textId="77777777" w:rsidR="008667A0" w:rsidRDefault="00165603">
            <w:pPr>
              <w:cnfStyle w:val="000000000000" w:firstRow="0" w:lastRow="0" w:firstColumn="0" w:lastColumn="0" w:oddVBand="0" w:evenVBand="0" w:oddHBand="0" w:evenHBand="0" w:firstRowFirstColumn="0" w:firstRowLastColumn="0" w:lastRowFirstColumn="0" w:lastRowLastColumn="0"/>
            </w:pPr>
            <w:r>
              <w:t>45.9</w:t>
            </w:r>
          </w:p>
        </w:tc>
      </w:tr>
      <w:tr w:rsidR="008667A0" w14:paraId="0667365B" w14:textId="77777777" w:rsidTr="00D64A24">
        <w:tc>
          <w:tcPr>
            <w:cnfStyle w:val="001000000000" w:firstRow="0" w:lastRow="0" w:firstColumn="1" w:lastColumn="0" w:oddVBand="0" w:evenVBand="0" w:oddHBand="0" w:evenHBand="0" w:firstRowFirstColumn="0" w:firstRowLastColumn="0" w:lastRowFirstColumn="0" w:lastRowLastColumn="0"/>
            <w:tcW w:w="5103" w:type="dxa"/>
            <w:tcPrChange w:id="299" w:author="Kevin Toohey" w:date="2023-10-03T17:01:00Z">
              <w:tcPr>
                <w:tcW w:w="5040" w:type="dxa"/>
              </w:tcPr>
            </w:tcPrChange>
          </w:tcPr>
          <w:p w14:paraId="13C4FB57" w14:textId="77777777" w:rsidR="008667A0" w:rsidRDefault="00165603">
            <w:r>
              <w:t xml:space="preserve">  CPI+2.5%p.a. over a 1-year rolling period(%)</w:t>
            </w:r>
          </w:p>
        </w:tc>
        <w:tc>
          <w:tcPr>
            <w:tcW w:w="1559" w:type="dxa"/>
            <w:tcPrChange w:id="300" w:author="Kevin Toohey" w:date="2023-10-03T17:01:00Z">
              <w:tcPr>
                <w:tcW w:w="2408" w:type="dxa"/>
              </w:tcPr>
            </w:tcPrChange>
          </w:tcPr>
          <w:p w14:paraId="06EB002A" w14:textId="77777777" w:rsidR="008667A0" w:rsidRDefault="00165603">
            <w:pPr>
              <w:cnfStyle w:val="000000000000" w:firstRow="0" w:lastRow="0" w:firstColumn="0" w:lastColumn="0" w:oddVBand="0" w:evenVBand="0" w:oddHBand="0" w:evenHBand="0" w:firstRowFirstColumn="0" w:firstRowLastColumn="0" w:lastRowFirstColumn="0" w:lastRowLastColumn="0"/>
            </w:pPr>
            <w:r>
              <w:t>45.7</w:t>
            </w:r>
          </w:p>
        </w:tc>
        <w:tc>
          <w:tcPr>
            <w:tcW w:w="1559" w:type="dxa"/>
            <w:tcPrChange w:id="301" w:author="Kevin Toohey" w:date="2023-10-03T17:01:00Z">
              <w:tcPr>
                <w:tcW w:w="2408" w:type="dxa"/>
              </w:tcPr>
            </w:tcPrChange>
          </w:tcPr>
          <w:p w14:paraId="007210A5" w14:textId="77777777" w:rsidR="008667A0" w:rsidRDefault="00165603">
            <w:pPr>
              <w:cnfStyle w:val="000000000000" w:firstRow="0" w:lastRow="0" w:firstColumn="0" w:lastColumn="0" w:oddVBand="0" w:evenVBand="0" w:oddHBand="0" w:evenHBand="0" w:firstRowFirstColumn="0" w:firstRowLastColumn="0" w:lastRowFirstColumn="0" w:lastRowLastColumn="0"/>
            </w:pPr>
            <w:r>
              <w:t>46.4</w:t>
            </w:r>
          </w:p>
        </w:tc>
        <w:tc>
          <w:tcPr>
            <w:tcW w:w="1559" w:type="dxa"/>
            <w:tcPrChange w:id="302" w:author="Kevin Toohey" w:date="2023-10-03T17:01:00Z">
              <w:tcPr>
                <w:tcW w:w="2408" w:type="dxa"/>
              </w:tcPr>
            </w:tcPrChange>
          </w:tcPr>
          <w:p w14:paraId="32F54510" w14:textId="77777777" w:rsidR="008667A0" w:rsidRDefault="00165603">
            <w:pPr>
              <w:cnfStyle w:val="000000000000" w:firstRow="0" w:lastRow="0" w:firstColumn="0" w:lastColumn="0" w:oddVBand="0" w:evenVBand="0" w:oddHBand="0" w:evenHBand="0" w:firstRowFirstColumn="0" w:firstRowLastColumn="0" w:lastRowFirstColumn="0" w:lastRowLastColumn="0"/>
            </w:pPr>
            <w:r>
              <w:t>39.7</w:t>
            </w:r>
          </w:p>
        </w:tc>
      </w:tr>
      <w:tr w:rsidR="008667A0" w14:paraId="60D675A5" w14:textId="77777777" w:rsidTr="00D64A24">
        <w:tc>
          <w:tcPr>
            <w:cnfStyle w:val="001000000000" w:firstRow="0" w:lastRow="0" w:firstColumn="1" w:lastColumn="0" w:oddVBand="0" w:evenVBand="0" w:oddHBand="0" w:evenHBand="0" w:firstRowFirstColumn="0" w:firstRowLastColumn="0" w:lastRowFirstColumn="0" w:lastRowLastColumn="0"/>
            <w:tcW w:w="5103" w:type="dxa"/>
            <w:tcPrChange w:id="303" w:author="Kevin Toohey" w:date="2023-10-03T17:01:00Z">
              <w:tcPr>
                <w:tcW w:w="5040" w:type="dxa"/>
              </w:tcPr>
            </w:tcPrChange>
          </w:tcPr>
          <w:p w14:paraId="409D013C" w14:textId="77777777" w:rsidR="008667A0" w:rsidRDefault="00165603">
            <w:r>
              <w:t xml:space="preserve">  CPI+0.5%p.a. over a 2-year rolling period(%)</w:t>
            </w:r>
          </w:p>
        </w:tc>
        <w:tc>
          <w:tcPr>
            <w:tcW w:w="1559" w:type="dxa"/>
            <w:tcPrChange w:id="304" w:author="Kevin Toohey" w:date="2023-10-03T17:01:00Z">
              <w:tcPr>
                <w:tcW w:w="2408" w:type="dxa"/>
              </w:tcPr>
            </w:tcPrChange>
          </w:tcPr>
          <w:p w14:paraId="62453785" w14:textId="77777777" w:rsidR="008667A0" w:rsidRDefault="00165603">
            <w:pPr>
              <w:cnfStyle w:val="000000000000" w:firstRow="0" w:lastRow="0" w:firstColumn="0" w:lastColumn="0" w:oddVBand="0" w:evenVBand="0" w:oddHBand="0" w:evenHBand="0" w:firstRowFirstColumn="0" w:firstRowLastColumn="0" w:lastRowFirstColumn="0" w:lastRowLastColumn="0"/>
            </w:pPr>
            <w:r>
              <w:t>70.5</w:t>
            </w:r>
          </w:p>
        </w:tc>
        <w:tc>
          <w:tcPr>
            <w:tcW w:w="1559" w:type="dxa"/>
            <w:tcPrChange w:id="305" w:author="Kevin Toohey" w:date="2023-10-03T17:01:00Z">
              <w:tcPr>
                <w:tcW w:w="2408" w:type="dxa"/>
              </w:tcPr>
            </w:tcPrChange>
          </w:tcPr>
          <w:p w14:paraId="146FCDE0" w14:textId="77777777" w:rsidR="008667A0" w:rsidRDefault="00165603">
            <w:pPr>
              <w:cnfStyle w:val="000000000000" w:firstRow="0" w:lastRow="0" w:firstColumn="0" w:lastColumn="0" w:oddVBand="0" w:evenVBand="0" w:oddHBand="0" w:evenHBand="0" w:firstRowFirstColumn="0" w:firstRowLastColumn="0" w:lastRowFirstColumn="0" w:lastRowLastColumn="0"/>
            </w:pPr>
            <w:r>
              <w:t>68.1</w:t>
            </w:r>
          </w:p>
        </w:tc>
        <w:tc>
          <w:tcPr>
            <w:tcW w:w="1559" w:type="dxa"/>
            <w:tcPrChange w:id="306" w:author="Kevin Toohey" w:date="2023-10-03T17:01:00Z">
              <w:tcPr>
                <w:tcW w:w="2408" w:type="dxa"/>
              </w:tcPr>
            </w:tcPrChange>
          </w:tcPr>
          <w:p w14:paraId="2039B4B6" w14:textId="77777777" w:rsidR="008667A0" w:rsidRDefault="00165603">
            <w:pPr>
              <w:cnfStyle w:val="000000000000" w:firstRow="0" w:lastRow="0" w:firstColumn="0" w:lastColumn="0" w:oddVBand="0" w:evenVBand="0" w:oddHBand="0" w:evenHBand="0" w:firstRowFirstColumn="0" w:firstRowLastColumn="0" w:lastRowFirstColumn="0" w:lastRowLastColumn="0"/>
            </w:pPr>
            <w:r>
              <w:t>70.3</w:t>
            </w:r>
          </w:p>
        </w:tc>
      </w:tr>
      <w:tr w:rsidR="008667A0" w14:paraId="6E161FB0" w14:textId="77777777" w:rsidTr="00D64A24">
        <w:tc>
          <w:tcPr>
            <w:cnfStyle w:val="001000000000" w:firstRow="0" w:lastRow="0" w:firstColumn="1" w:lastColumn="0" w:oddVBand="0" w:evenVBand="0" w:oddHBand="0" w:evenHBand="0" w:firstRowFirstColumn="0" w:firstRowLastColumn="0" w:lastRowFirstColumn="0" w:lastRowLastColumn="0"/>
            <w:tcW w:w="5103" w:type="dxa"/>
            <w:tcPrChange w:id="307" w:author="Kevin Toohey" w:date="2023-10-03T17:01:00Z">
              <w:tcPr>
                <w:tcW w:w="5040" w:type="dxa"/>
              </w:tcPr>
            </w:tcPrChange>
          </w:tcPr>
          <w:p w14:paraId="1E6C1861" w14:textId="77777777" w:rsidR="008667A0" w:rsidRDefault="00165603">
            <w:r>
              <w:t xml:space="preserve">  CPI+1.0%p.a. over a 2-year rolling period(%)</w:t>
            </w:r>
          </w:p>
        </w:tc>
        <w:tc>
          <w:tcPr>
            <w:tcW w:w="1559" w:type="dxa"/>
            <w:tcPrChange w:id="308" w:author="Kevin Toohey" w:date="2023-10-03T17:01:00Z">
              <w:tcPr>
                <w:tcW w:w="2408" w:type="dxa"/>
              </w:tcPr>
            </w:tcPrChange>
          </w:tcPr>
          <w:p w14:paraId="33F0081F" w14:textId="77777777" w:rsidR="008667A0" w:rsidRDefault="00165603">
            <w:pPr>
              <w:cnfStyle w:val="000000000000" w:firstRow="0" w:lastRow="0" w:firstColumn="0" w:lastColumn="0" w:oddVBand="0" w:evenVBand="0" w:oddHBand="0" w:evenHBand="0" w:firstRowFirstColumn="0" w:firstRowLastColumn="0" w:lastRowFirstColumn="0" w:lastRowLastColumn="0"/>
            </w:pPr>
            <w:r>
              <w:t>64.3</w:t>
            </w:r>
          </w:p>
        </w:tc>
        <w:tc>
          <w:tcPr>
            <w:tcW w:w="1559" w:type="dxa"/>
            <w:tcPrChange w:id="309" w:author="Kevin Toohey" w:date="2023-10-03T17:01:00Z">
              <w:tcPr>
                <w:tcW w:w="2408" w:type="dxa"/>
              </w:tcPr>
            </w:tcPrChange>
          </w:tcPr>
          <w:p w14:paraId="1A7460A9" w14:textId="77777777" w:rsidR="008667A0" w:rsidRDefault="00165603">
            <w:pPr>
              <w:cnfStyle w:val="000000000000" w:firstRow="0" w:lastRow="0" w:firstColumn="0" w:lastColumn="0" w:oddVBand="0" w:evenVBand="0" w:oddHBand="0" w:evenHBand="0" w:firstRowFirstColumn="0" w:firstRowLastColumn="0" w:lastRowFirstColumn="0" w:lastRowLastColumn="0"/>
            </w:pPr>
            <w:r>
              <w:t>62.6</w:t>
            </w:r>
          </w:p>
        </w:tc>
        <w:tc>
          <w:tcPr>
            <w:tcW w:w="1559" w:type="dxa"/>
            <w:tcPrChange w:id="310" w:author="Kevin Toohey" w:date="2023-10-03T17:01:00Z">
              <w:tcPr>
                <w:tcW w:w="2408" w:type="dxa"/>
              </w:tcPr>
            </w:tcPrChange>
          </w:tcPr>
          <w:p w14:paraId="7DACED3C" w14:textId="77777777" w:rsidR="008667A0" w:rsidRDefault="00165603">
            <w:pPr>
              <w:cnfStyle w:val="000000000000" w:firstRow="0" w:lastRow="0" w:firstColumn="0" w:lastColumn="0" w:oddVBand="0" w:evenVBand="0" w:oddHBand="0" w:evenHBand="0" w:firstRowFirstColumn="0" w:firstRowLastColumn="0" w:lastRowFirstColumn="0" w:lastRowLastColumn="0"/>
            </w:pPr>
            <w:r>
              <w:t>62.0</w:t>
            </w:r>
          </w:p>
        </w:tc>
      </w:tr>
      <w:tr w:rsidR="008667A0" w14:paraId="7AF6B8B8" w14:textId="77777777" w:rsidTr="00D64A24">
        <w:tc>
          <w:tcPr>
            <w:cnfStyle w:val="001000000000" w:firstRow="0" w:lastRow="0" w:firstColumn="1" w:lastColumn="0" w:oddVBand="0" w:evenVBand="0" w:oddHBand="0" w:evenHBand="0" w:firstRowFirstColumn="0" w:firstRowLastColumn="0" w:lastRowFirstColumn="0" w:lastRowLastColumn="0"/>
            <w:tcW w:w="5103" w:type="dxa"/>
            <w:tcPrChange w:id="311" w:author="Kevin Toohey" w:date="2023-10-03T17:01:00Z">
              <w:tcPr>
                <w:tcW w:w="5040" w:type="dxa"/>
              </w:tcPr>
            </w:tcPrChange>
          </w:tcPr>
          <w:p w14:paraId="61CA9DBE" w14:textId="77777777" w:rsidR="008667A0" w:rsidRDefault="00165603">
            <w:r>
              <w:t xml:space="preserve">  CPI+1.5%p.a. over a 2-year rolling period(%)</w:t>
            </w:r>
          </w:p>
        </w:tc>
        <w:tc>
          <w:tcPr>
            <w:tcW w:w="1559" w:type="dxa"/>
            <w:tcPrChange w:id="312" w:author="Kevin Toohey" w:date="2023-10-03T17:01:00Z">
              <w:tcPr>
                <w:tcW w:w="2408" w:type="dxa"/>
              </w:tcPr>
            </w:tcPrChange>
          </w:tcPr>
          <w:p w14:paraId="35127723" w14:textId="77777777" w:rsidR="008667A0" w:rsidRDefault="00165603">
            <w:pPr>
              <w:cnfStyle w:val="000000000000" w:firstRow="0" w:lastRow="0" w:firstColumn="0" w:lastColumn="0" w:oddVBand="0" w:evenVBand="0" w:oddHBand="0" w:evenHBand="0" w:firstRowFirstColumn="0" w:firstRowLastColumn="0" w:lastRowFirstColumn="0" w:lastRowLastColumn="0"/>
            </w:pPr>
            <w:r>
              <w:t>57.6</w:t>
            </w:r>
          </w:p>
        </w:tc>
        <w:tc>
          <w:tcPr>
            <w:tcW w:w="1559" w:type="dxa"/>
            <w:tcPrChange w:id="313" w:author="Kevin Toohey" w:date="2023-10-03T17:01:00Z">
              <w:tcPr>
                <w:tcW w:w="2408" w:type="dxa"/>
              </w:tcPr>
            </w:tcPrChange>
          </w:tcPr>
          <w:p w14:paraId="20714FE2" w14:textId="77777777" w:rsidR="008667A0" w:rsidRDefault="00165603">
            <w:pPr>
              <w:cnfStyle w:val="000000000000" w:firstRow="0" w:lastRow="0" w:firstColumn="0" w:lastColumn="0" w:oddVBand="0" w:evenVBand="0" w:oddHBand="0" w:evenHBand="0" w:firstRowFirstColumn="0" w:firstRowLastColumn="0" w:lastRowFirstColumn="0" w:lastRowLastColumn="0"/>
            </w:pPr>
            <w:r>
              <w:t>56.8</w:t>
            </w:r>
          </w:p>
        </w:tc>
        <w:tc>
          <w:tcPr>
            <w:tcW w:w="1559" w:type="dxa"/>
            <w:tcPrChange w:id="314" w:author="Kevin Toohey" w:date="2023-10-03T17:01:00Z">
              <w:tcPr>
                <w:tcW w:w="2408" w:type="dxa"/>
              </w:tcPr>
            </w:tcPrChange>
          </w:tcPr>
          <w:p w14:paraId="36126698" w14:textId="77777777" w:rsidR="008667A0" w:rsidRDefault="00165603">
            <w:pPr>
              <w:cnfStyle w:val="000000000000" w:firstRow="0" w:lastRow="0" w:firstColumn="0" w:lastColumn="0" w:oddVBand="0" w:evenVBand="0" w:oddHBand="0" w:evenHBand="0" w:firstRowFirstColumn="0" w:firstRowLastColumn="0" w:lastRowFirstColumn="0" w:lastRowLastColumn="0"/>
            </w:pPr>
            <w:r>
              <w:t>53.0</w:t>
            </w:r>
          </w:p>
        </w:tc>
      </w:tr>
      <w:tr w:rsidR="008667A0" w14:paraId="2656D0C5" w14:textId="77777777" w:rsidTr="00D64A24">
        <w:tc>
          <w:tcPr>
            <w:cnfStyle w:val="001000000000" w:firstRow="0" w:lastRow="0" w:firstColumn="1" w:lastColumn="0" w:oddVBand="0" w:evenVBand="0" w:oddHBand="0" w:evenHBand="0" w:firstRowFirstColumn="0" w:firstRowLastColumn="0" w:lastRowFirstColumn="0" w:lastRowLastColumn="0"/>
            <w:tcW w:w="5103" w:type="dxa"/>
            <w:tcPrChange w:id="315" w:author="Kevin Toohey" w:date="2023-10-03T17:01:00Z">
              <w:tcPr>
                <w:tcW w:w="5040" w:type="dxa"/>
              </w:tcPr>
            </w:tcPrChange>
          </w:tcPr>
          <w:p w14:paraId="66197370" w14:textId="77777777" w:rsidR="008667A0" w:rsidRDefault="00165603">
            <w:r>
              <w:t xml:space="preserve">  CPI+2.0%p.a. over a 2-year rolling period(%)</w:t>
            </w:r>
          </w:p>
        </w:tc>
        <w:tc>
          <w:tcPr>
            <w:tcW w:w="1559" w:type="dxa"/>
            <w:tcPrChange w:id="316" w:author="Kevin Toohey" w:date="2023-10-03T17:01:00Z">
              <w:tcPr>
                <w:tcW w:w="2408" w:type="dxa"/>
              </w:tcPr>
            </w:tcPrChange>
          </w:tcPr>
          <w:p w14:paraId="796E6E9E" w14:textId="77777777" w:rsidR="008667A0" w:rsidRDefault="00165603">
            <w:pPr>
              <w:cnfStyle w:val="000000000000" w:firstRow="0" w:lastRow="0" w:firstColumn="0" w:lastColumn="0" w:oddVBand="0" w:evenVBand="0" w:oddHBand="0" w:evenHBand="0" w:firstRowFirstColumn="0" w:firstRowLastColumn="0" w:lastRowFirstColumn="0" w:lastRowLastColumn="0"/>
            </w:pPr>
            <w:r>
              <w:t>50.7</w:t>
            </w:r>
          </w:p>
        </w:tc>
        <w:tc>
          <w:tcPr>
            <w:tcW w:w="1559" w:type="dxa"/>
            <w:tcPrChange w:id="317" w:author="Kevin Toohey" w:date="2023-10-03T17:01:00Z">
              <w:tcPr>
                <w:tcW w:w="2408" w:type="dxa"/>
              </w:tcPr>
            </w:tcPrChange>
          </w:tcPr>
          <w:p w14:paraId="1C96A8EC" w14:textId="77777777" w:rsidR="008667A0" w:rsidRDefault="00165603">
            <w:pPr>
              <w:cnfStyle w:val="000000000000" w:firstRow="0" w:lastRow="0" w:firstColumn="0" w:lastColumn="0" w:oddVBand="0" w:evenVBand="0" w:oddHBand="0" w:evenHBand="0" w:firstRowFirstColumn="0" w:firstRowLastColumn="0" w:lastRowFirstColumn="0" w:lastRowLastColumn="0"/>
            </w:pPr>
            <w:r>
              <w:t>50.8</w:t>
            </w:r>
          </w:p>
        </w:tc>
        <w:tc>
          <w:tcPr>
            <w:tcW w:w="1559" w:type="dxa"/>
            <w:tcPrChange w:id="318" w:author="Kevin Toohey" w:date="2023-10-03T17:01:00Z">
              <w:tcPr>
                <w:tcW w:w="2408" w:type="dxa"/>
              </w:tcPr>
            </w:tcPrChange>
          </w:tcPr>
          <w:p w14:paraId="5ADB3395" w14:textId="77777777" w:rsidR="008667A0" w:rsidRDefault="00165603">
            <w:pPr>
              <w:cnfStyle w:val="000000000000" w:firstRow="0" w:lastRow="0" w:firstColumn="0" w:lastColumn="0" w:oddVBand="0" w:evenVBand="0" w:oddHBand="0" w:evenHBand="0" w:firstRowFirstColumn="0" w:firstRowLastColumn="0" w:lastRowFirstColumn="0" w:lastRowLastColumn="0"/>
            </w:pPr>
            <w:r>
              <w:t>43.9</w:t>
            </w:r>
          </w:p>
        </w:tc>
      </w:tr>
      <w:tr w:rsidR="008667A0" w14:paraId="6D4A94E3" w14:textId="77777777" w:rsidTr="00D64A24">
        <w:tc>
          <w:tcPr>
            <w:cnfStyle w:val="001000000000" w:firstRow="0" w:lastRow="0" w:firstColumn="1" w:lastColumn="0" w:oddVBand="0" w:evenVBand="0" w:oddHBand="0" w:evenHBand="0" w:firstRowFirstColumn="0" w:firstRowLastColumn="0" w:lastRowFirstColumn="0" w:lastRowLastColumn="0"/>
            <w:tcW w:w="5103" w:type="dxa"/>
            <w:tcPrChange w:id="319" w:author="Kevin Toohey" w:date="2023-10-03T17:01:00Z">
              <w:tcPr>
                <w:tcW w:w="5040" w:type="dxa"/>
              </w:tcPr>
            </w:tcPrChange>
          </w:tcPr>
          <w:p w14:paraId="6B93CFC9" w14:textId="77777777" w:rsidR="008667A0" w:rsidRDefault="00165603">
            <w:r>
              <w:t xml:space="preserve">  CPI+2.5%p.a. over a 2-year rolling period(%)</w:t>
            </w:r>
          </w:p>
        </w:tc>
        <w:tc>
          <w:tcPr>
            <w:tcW w:w="1559" w:type="dxa"/>
            <w:tcPrChange w:id="320" w:author="Kevin Toohey" w:date="2023-10-03T17:01:00Z">
              <w:tcPr>
                <w:tcW w:w="2408" w:type="dxa"/>
              </w:tcPr>
            </w:tcPrChange>
          </w:tcPr>
          <w:p w14:paraId="20973108" w14:textId="77777777" w:rsidR="008667A0" w:rsidRDefault="00165603">
            <w:pPr>
              <w:cnfStyle w:val="000000000000" w:firstRow="0" w:lastRow="0" w:firstColumn="0" w:lastColumn="0" w:oddVBand="0" w:evenVBand="0" w:oddHBand="0" w:evenHBand="0" w:firstRowFirstColumn="0" w:firstRowLastColumn="0" w:lastRowFirstColumn="0" w:lastRowLastColumn="0"/>
            </w:pPr>
            <w:r>
              <w:t>43.7</w:t>
            </w:r>
          </w:p>
        </w:tc>
        <w:tc>
          <w:tcPr>
            <w:tcW w:w="1559" w:type="dxa"/>
            <w:tcPrChange w:id="321" w:author="Kevin Toohey" w:date="2023-10-03T17:01:00Z">
              <w:tcPr>
                <w:tcW w:w="2408" w:type="dxa"/>
              </w:tcPr>
            </w:tcPrChange>
          </w:tcPr>
          <w:p w14:paraId="6340BFAB" w14:textId="77777777" w:rsidR="008667A0" w:rsidRDefault="00165603">
            <w:pPr>
              <w:cnfStyle w:val="000000000000" w:firstRow="0" w:lastRow="0" w:firstColumn="0" w:lastColumn="0" w:oddVBand="0" w:evenVBand="0" w:oddHBand="0" w:evenHBand="0" w:firstRowFirstColumn="0" w:firstRowLastColumn="0" w:lastRowFirstColumn="0" w:lastRowLastColumn="0"/>
            </w:pPr>
            <w:r>
              <w:t>44.7</w:t>
            </w:r>
          </w:p>
        </w:tc>
        <w:tc>
          <w:tcPr>
            <w:tcW w:w="1559" w:type="dxa"/>
            <w:tcPrChange w:id="322" w:author="Kevin Toohey" w:date="2023-10-03T17:01:00Z">
              <w:tcPr>
                <w:tcW w:w="2408" w:type="dxa"/>
              </w:tcPr>
            </w:tcPrChange>
          </w:tcPr>
          <w:p w14:paraId="4605F310" w14:textId="77777777" w:rsidR="008667A0" w:rsidRDefault="00165603">
            <w:pPr>
              <w:cnfStyle w:val="000000000000" w:firstRow="0" w:lastRow="0" w:firstColumn="0" w:lastColumn="0" w:oddVBand="0" w:evenVBand="0" w:oddHBand="0" w:evenHBand="0" w:firstRowFirstColumn="0" w:firstRowLastColumn="0" w:lastRowFirstColumn="0" w:lastRowLastColumn="0"/>
            </w:pPr>
            <w:r>
              <w:t>35.0</w:t>
            </w:r>
          </w:p>
        </w:tc>
      </w:tr>
      <w:tr w:rsidR="008667A0" w14:paraId="6EA4E9E8" w14:textId="77777777" w:rsidTr="00D64A24">
        <w:tc>
          <w:tcPr>
            <w:cnfStyle w:val="001000000000" w:firstRow="0" w:lastRow="0" w:firstColumn="1" w:lastColumn="0" w:oddVBand="0" w:evenVBand="0" w:oddHBand="0" w:evenHBand="0" w:firstRowFirstColumn="0" w:firstRowLastColumn="0" w:lastRowFirstColumn="0" w:lastRowLastColumn="0"/>
            <w:tcW w:w="5103" w:type="dxa"/>
            <w:tcPrChange w:id="323" w:author="Kevin Toohey" w:date="2023-10-03T17:01:00Z">
              <w:tcPr>
                <w:tcW w:w="5040" w:type="dxa"/>
              </w:tcPr>
            </w:tcPrChange>
          </w:tcPr>
          <w:p w14:paraId="613EADC4" w14:textId="77777777" w:rsidR="008667A0" w:rsidRDefault="00165603">
            <w:pPr>
              <w:pStyle w:val="Mark1"/>
            </w:pPr>
            <w:r>
              <w:t xml:space="preserve">  CPI+0.5%p.a. over a 3-year rolling period(%)</w:t>
            </w:r>
          </w:p>
        </w:tc>
        <w:tc>
          <w:tcPr>
            <w:tcW w:w="1559" w:type="dxa"/>
            <w:tcPrChange w:id="324" w:author="Kevin Toohey" w:date="2023-10-03T17:01:00Z">
              <w:tcPr>
                <w:tcW w:w="2408" w:type="dxa"/>
              </w:tcPr>
            </w:tcPrChange>
          </w:tcPr>
          <w:p w14:paraId="3C9D2839"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75.3</w:t>
            </w:r>
          </w:p>
        </w:tc>
        <w:tc>
          <w:tcPr>
            <w:tcW w:w="1559" w:type="dxa"/>
            <w:tcPrChange w:id="325" w:author="Kevin Toohey" w:date="2023-10-03T17:01:00Z">
              <w:tcPr>
                <w:tcW w:w="2408" w:type="dxa"/>
              </w:tcPr>
            </w:tcPrChange>
          </w:tcPr>
          <w:p w14:paraId="741CDB62"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72.5</w:t>
            </w:r>
          </w:p>
        </w:tc>
        <w:tc>
          <w:tcPr>
            <w:tcW w:w="1559" w:type="dxa"/>
            <w:tcPrChange w:id="326" w:author="Kevin Toohey" w:date="2023-10-03T17:01:00Z">
              <w:tcPr>
                <w:tcW w:w="2408" w:type="dxa"/>
              </w:tcPr>
            </w:tcPrChange>
          </w:tcPr>
          <w:p w14:paraId="12194626"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75.1</w:t>
            </w:r>
          </w:p>
        </w:tc>
      </w:tr>
      <w:tr w:rsidR="008667A0" w14:paraId="22AF5C68" w14:textId="77777777" w:rsidTr="00D64A24">
        <w:tc>
          <w:tcPr>
            <w:cnfStyle w:val="001000000000" w:firstRow="0" w:lastRow="0" w:firstColumn="1" w:lastColumn="0" w:oddVBand="0" w:evenVBand="0" w:oddHBand="0" w:evenHBand="0" w:firstRowFirstColumn="0" w:firstRowLastColumn="0" w:lastRowFirstColumn="0" w:lastRowLastColumn="0"/>
            <w:tcW w:w="5103" w:type="dxa"/>
            <w:tcPrChange w:id="327" w:author="Kevin Toohey" w:date="2023-10-03T17:01:00Z">
              <w:tcPr>
                <w:tcW w:w="5040" w:type="dxa"/>
              </w:tcPr>
            </w:tcPrChange>
          </w:tcPr>
          <w:p w14:paraId="47AE5BC6" w14:textId="77777777" w:rsidR="008667A0" w:rsidRDefault="00165603">
            <w:r>
              <w:t xml:space="preserve">  CPI+1.0%p.a. over a 3-year rolling period(%)</w:t>
            </w:r>
          </w:p>
        </w:tc>
        <w:tc>
          <w:tcPr>
            <w:tcW w:w="1559" w:type="dxa"/>
            <w:tcPrChange w:id="328" w:author="Kevin Toohey" w:date="2023-10-03T17:01:00Z">
              <w:tcPr>
                <w:tcW w:w="2408" w:type="dxa"/>
              </w:tcPr>
            </w:tcPrChange>
          </w:tcPr>
          <w:p w14:paraId="07038364" w14:textId="77777777" w:rsidR="008667A0" w:rsidRDefault="00165603">
            <w:pPr>
              <w:cnfStyle w:val="000000000000" w:firstRow="0" w:lastRow="0" w:firstColumn="0" w:lastColumn="0" w:oddVBand="0" w:evenVBand="0" w:oddHBand="0" w:evenHBand="0" w:firstRowFirstColumn="0" w:firstRowLastColumn="0" w:lastRowFirstColumn="0" w:lastRowLastColumn="0"/>
            </w:pPr>
            <w:r>
              <w:t>67.9</w:t>
            </w:r>
          </w:p>
        </w:tc>
        <w:tc>
          <w:tcPr>
            <w:tcW w:w="1559" w:type="dxa"/>
            <w:tcPrChange w:id="329" w:author="Kevin Toohey" w:date="2023-10-03T17:01:00Z">
              <w:tcPr>
                <w:tcW w:w="2408" w:type="dxa"/>
              </w:tcPr>
            </w:tcPrChange>
          </w:tcPr>
          <w:p w14:paraId="2CD4393E" w14:textId="77777777" w:rsidR="008667A0" w:rsidRDefault="00165603">
            <w:pPr>
              <w:cnfStyle w:val="000000000000" w:firstRow="0" w:lastRow="0" w:firstColumn="0" w:lastColumn="0" w:oddVBand="0" w:evenVBand="0" w:oddHBand="0" w:evenHBand="0" w:firstRowFirstColumn="0" w:firstRowLastColumn="0" w:lastRowFirstColumn="0" w:lastRowLastColumn="0"/>
            </w:pPr>
            <w:r>
              <w:t>65.9</w:t>
            </w:r>
          </w:p>
        </w:tc>
        <w:tc>
          <w:tcPr>
            <w:tcW w:w="1559" w:type="dxa"/>
            <w:tcPrChange w:id="330" w:author="Kevin Toohey" w:date="2023-10-03T17:01:00Z">
              <w:tcPr>
                <w:tcW w:w="2408" w:type="dxa"/>
              </w:tcPr>
            </w:tcPrChange>
          </w:tcPr>
          <w:p w14:paraId="64A4D5EA" w14:textId="77777777" w:rsidR="008667A0" w:rsidRDefault="00165603">
            <w:pPr>
              <w:cnfStyle w:val="000000000000" w:firstRow="0" w:lastRow="0" w:firstColumn="0" w:lastColumn="0" w:oddVBand="0" w:evenVBand="0" w:oddHBand="0" w:evenHBand="0" w:firstRowFirstColumn="0" w:firstRowLastColumn="0" w:lastRowFirstColumn="0" w:lastRowLastColumn="0"/>
            </w:pPr>
            <w:r>
              <w:t>65.1</w:t>
            </w:r>
          </w:p>
        </w:tc>
      </w:tr>
      <w:tr w:rsidR="008667A0" w14:paraId="5C1E624D" w14:textId="77777777" w:rsidTr="00D64A24">
        <w:tc>
          <w:tcPr>
            <w:cnfStyle w:val="001000000000" w:firstRow="0" w:lastRow="0" w:firstColumn="1" w:lastColumn="0" w:oddVBand="0" w:evenVBand="0" w:oddHBand="0" w:evenHBand="0" w:firstRowFirstColumn="0" w:firstRowLastColumn="0" w:lastRowFirstColumn="0" w:lastRowLastColumn="0"/>
            <w:tcW w:w="5103" w:type="dxa"/>
            <w:tcPrChange w:id="331" w:author="Kevin Toohey" w:date="2023-10-03T17:01:00Z">
              <w:tcPr>
                <w:tcW w:w="5040" w:type="dxa"/>
              </w:tcPr>
            </w:tcPrChange>
          </w:tcPr>
          <w:p w14:paraId="3C78D8EC" w14:textId="77777777" w:rsidR="008667A0" w:rsidRDefault="00165603">
            <w:r>
              <w:t xml:space="preserve">  CPI+1.5%p.a. over a 3-year rolling period(%)</w:t>
            </w:r>
          </w:p>
        </w:tc>
        <w:tc>
          <w:tcPr>
            <w:tcW w:w="1559" w:type="dxa"/>
            <w:tcPrChange w:id="332" w:author="Kevin Toohey" w:date="2023-10-03T17:01:00Z">
              <w:tcPr>
                <w:tcW w:w="2408" w:type="dxa"/>
              </w:tcPr>
            </w:tcPrChange>
          </w:tcPr>
          <w:p w14:paraId="0326B918" w14:textId="77777777" w:rsidR="008667A0" w:rsidRDefault="00165603">
            <w:pPr>
              <w:cnfStyle w:val="000000000000" w:firstRow="0" w:lastRow="0" w:firstColumn="0" w:lastColumn="0" w:oddVBand="0" w:evenVBand="0" w:oddHBand="0" w:evenHBand="0" w:firstRowFirstColumn="0" w:firstRowLastColumn="0" w:lastRowFirstColumn="0" w:lastRowLastColumn="0"/>
            </w:pPr>
            <w:r>
              <w:t>59.7</w:t>
            </w:r>
          </w:p>
        </w:tc>
        <w:tc>
          <w:tcPr>
            <w:tcW w:w="1559" w:type="dxa"/>
            <w:tcPrChange w:id="333" w:author="Kevin Toohey" w:date="2023-10-03T17:01:00Z">
              <w:tcPr>
                <w:tcW w:w="2408" w:type="dxa"/>
              </w:tcPr>
            </w:tcPrChange>
          </w:tcPr>
          <w:p w14:paraId="7F977BA5" w14:textId="77777777" w:rsidR="008667A0" w:rsidRDefault="00165603">
            <w:pPr>
              <w:cnfStyle w:val="000000000000" w:firstRow="0" w:lastRow="0" w:firstColumn="0" w:lastColumn="0" w:oddVBand="0" w:evenVBand="0" w:oddHBand="0" w:evenHBand="0" w:firstRowFirstColumn="0" w:firstRowLastColumn="0" w:lastRowFirstColumn="0" w:lastRowLastColumn="0"/>
            </w:pPr>
            <w:r>
              <w:t>58.6</w:t>
            </w:r>
          </w:p>
        </w:tc>
        <w:tc>
          <w:tcPr>
            <w:tcW w:w="1559" w:type="dxa"/>
            <w:tcPrChange w:id="334" w:author="Kevin Toohey" w:date="2023-10-03T17:01:00Z">
              <w:tcPr>
                <w:tcW w:w="2408" w:type="dxa"/>
              </w:tcPr>
            </w:tcPrChange>
          </w:tcPr>
          <w:p w14:paraId="716F7668" w14:textId="77777777" w:rsidR="008667A0" w:rsidRDefault="00165603">
            <w:pPr>
              <w:cnfStyle w:val="000000000000" w:firstRow="0" w:lastRow="0" w:firstColumn="0" w:lastColumn="0" w:oddVBand="0" w:evenVBand="0" w:oddHBand="0" w:evenHBand="0" w:firstRowFirstColumn="0" w:firstRowLastColumn="0" w:lastRowFirstColumn="0" w:lastRowLastColumn="0"/>
            </w:pPr>
            <w:r>
              <w:t>53.9</w:t>
            </w:r>
          </w:p>
        </w:tc>
      </w:tr>
      <w:tr w:rsidR="008667A0" w14:paraId="1C606EA0" w14:textId="77777777" w:rsidTr="00D64A24">
        <w:tc>
          <w:tcPr>
            <w:cnfStyle w:val="001000000000" w:firstRow="0" w:lastRow="0" w:firstColumn="1" w:lastColumn="0" w:oddVBand="0" w:evenVBand="0" w:oddHBand="0" w:evenHBand="0" w:firstRowFirstColumn="0" w:firstRowLastColumn="0" w:lastRowFirstColumn="0" w:lastRowLastColumn="0"/>
            <w:tcW w:w="5103" w:type="dxa"/>
            <w:tcPrChange w:id="335" w:author="Kevin Toohey" w:date="2023-10-03T17:01:00Z">
              <w:tcPr>
                <w:tcW w:w="5040" w:type="dxa"/>
              </w:tcPr>
            </w:tcPrChange>
          </w:tcPr>
          <w:p w14:paraId="14ADFAD1" w14:textId="77777777" w:rsidR="008667A0" w:rsidRDefault="00165603">
            <w:r>
              <w:t xml:space="preserve">  CPI+2.0%p.a. over a 3-year rolling period(%)</w:t>
            </w:r>
          </w:p>
        </w:tc>
        <w:tc>
          <w:tcPr>
            <w:tcW w:w="1559" w:type="dxa"/>
            <w:tcPrChange w:id="336" w:author="Kevin Toohey" w:date="2023-10-03T17:01:00Z">
              <w:tcPr>
                <w:tcW w:w="2408" w:type="dxa"/>
              </w:tcPr>
            </w:tcPrChange>
          </w:tcPr>
          <w:p w14:paraId="717BEB68" w14:textId="77777777" w:rsidR="008667A0" w:rsidRDefault="00165603">
            <w:pPr>
              <w:cnfStyle w:val="000000000000" w:firstRow="0" w:lastRow="0" w:firstColumn="0" w:lastColumn="0" w:oddVBand="0" w:evenVBand="0" w:oddHBand="0" w:evenHBand="0" w:firstRowFirstColumn="0" w:firstRowLastColumn="0" w:lastRowFirstColumn="0" w:lastRowLastColumn="0"/>
            </w:pPr>
            <w:r>
              <w:t>50.9</w:t>
            </w:r>
          </w:p>
        </w:tc>
        <w:tc>
          <w:tcPr>
            <w:tcW w:w="1559" w:type="dxa"/>
            <w:tcPrChange w:id="337" w:author="Kevin Toohey" w:date="2023-10-03T17:01:00Z">
              <w:tcPr>
                <w:tcW w:w="2408" w:type="dxa"/>
              </w:tcPr>
            </w:tcPrChange>
          </w:tcPr>
          <w:p w14:paraId="3A02D98F" w14:textId="77777777" w:rsidR="008667A0" w:rsidRDefault="00165603">
            <w:pPr>
              <w:cnfStyle w:val="000000000000" w:firstRow="0" w:lastRow="0" w:firstColumn="0" w:lastColumn="0" w:oddVBand="0" w:evenVBand="0" w:oddHBand="0" w:evenHBand="0" w:firstRowFirstColumn="0" w:firstRowLastColumn="0" w:lastRowFirstColumn="0" w:lastRowLastColumn="0"/>
            </w:pPr>
            <w:r>
              <w:t>51.0</w:t>
            </w:r>
          </w:p>
        </w:tc>
        <w:tc>
          <w:tcPr>
            <w:tcW w:w="1559" w:type="dxa"/>
            <w:tcPrChange w:id="338" w:author="Kevin Toohey" w:date="2023-10-03T17:01:00Z">
              <w:tcPr>
                <w:tcW w:w="2408" w:type="dxa"/>
              </w:tcPr>
            </w:tcPrChange>
          </w:tcPr>
          <w:p w14:paraId="1A6128A1" w14:textId="77777777" w:rsidR="008667A0" w:rsidRDefault="00165603">
            <w:pPr>
              <w:cnfStyle w:val="000000000000" w:firstRow="0" w:lastRow="0" w:firstColumn="0" w:lastColumn="0" w:oddVBand="0" w:evenVBand="0" w:oddHBand="0" w:evenHBand="0" w:firstRowFirstColumn="0" w:firstRowLastColumn="0" w:lastRowFirstColumn="0" w:lastRowLastColumn="0"/>
            </w:pPr>
            <w:r>
              <w:t>42.2</w:t>
            </w:r>
          </w:p>
        </w:tc>
      </w:tr>
      <w:tr w:rsidR="008667A0" w14:paraId="0A767040" w14:textId="77777777" w:rsidTr="00D64A24">
        <w:tc>
          <w:tcPr>
            <w:cnfStyle w:val="001000000000" w:firstRow="0" w:lastRow="0" w:firstColumn="1" w:lastColumn="0" w:oddVBand="0" w:evenVBand="0" w:oddHBand="0" w:evenHBand="0" w:firstRowFirstColumn="0" w:firstRowLastColumn="0" w:lastRowFirstColumn="0" w:lastRowLastColumn="0"/>
            <w:tcW w:w="5103" w:type="dxa"/>
            <w:tcPrChange w:id="339" w:author="Kevin Toohey" w:date="2023-10-03T17:01:00Z">
              <w:tcPr>
                <w:tcW w:w="5040" w:type="dxa"/>
              </w:tcPr>
            </w:tcPrChange>
          </w:tcPr>
          <w:p w14:paraId="3A80A433" w14:textId="77777777" w:rsidR="008667A0" w:rsidRDefault="00165603">
            <w:r>
              <w:t xml:space="preserve">  CPI+2.5%p.a. over a 3-year rolling period(%)</w:t>
            </w:r>
          </w:p>
        </w:tc>
        <w:tc>
          <w:tcPr>
            <w:tcW w:w="1559" w:type="dxa"/>
            <w:tcPrChange w:id="340" w:author="Kevin Toohey" w:date="2023-10-03T17:01:00Z">
              <w:tcPr>
                <w:tcW w:w="2408" w:type="dxa"/>
              </w:tcPr>
            </w:tcPrChange>
          </w:tcPr>
          <w:p w14:paraId="74281B94" w14:textId="77777777" w:rsidR="008667A0" w:rsidRDefault="00165603">
            <w:pPr>
              <w:cnfStyle w:val="000000000000" w:firstRow="0" w:lastRow="0" w:firstColumn="0" w:lastColumn="0" w:oddVBand="0" w:evenVBand="0" w:oddHBand="0" w:evenHBand="0" w:firstRowFirstColumn="0" w:firstRowLastColumn="0" w:lastRowFirstColumn="0" w:lastRowLastColumn="0"/>
            </w:pPr>
            <w:r>
              <w:t>41.9</w:t>
            </w:r>
          </w:p>
        </w:tc>
        <w:tc>
          <w:tcPr>
            <w:tcW w:w="1559" w:type="dxa"/>
            <w:tcPrChange w:id="341" w:author="Kevin Toohey" w:date="2023-10-03T17:01:00Z">
              <w:tcPr>
                <w:tcW w:w="2408" w:type="dxa"/>
              </w:tcPr>
            </w:tcPrChange>
          </w:tcPr>
          <w:p w14:paraId="41B701EA" w14:textId="77777777" w:rsidR="008667A0" w:rsidRDefault="00165603">
            <w:pPr>
              <w:cnfStyle w:val="000000000000" w:firstRow="0" w:lastRow="0" w:firstColumn="0" w:lastColumn="0" w:oddVBand="0" w:evenVBand="0" w:oddHBand="0" w:evenHBand="0" w:firstRowFirstColumn="0" w:firstRowLastColumn="0" w:lastRowFirstColumn="0" w:lastRowLastColumn="0"/>
            </w:pPr>
            <w:r>
              <w:t>43.2</w:t>
            </w:r>
          </w:p>
        </w:tc>
        <w:tc>
          <w:tcPr>
            <w:tcW w:w="1559" w:type="dxa"/>
            <w:tcPrChange w:id="342" w:author="Kevin Toohey" w:date="2023-10-03T17:01:00Z">
              <w:tcPr>
                <w:tcW w:w="2408" w:type="dxa"/>
              </w:tcPr>
            </w:tcPrChange>
          </w:tcPr>
          <w:p w14:paraId="24D13F4F" w14:textId="77777777" w:rsidR="008667A0" w:rsidRDefault="00165603">
            <w:pPr>
              <w:cnfStyle w:val="000000000000" w:firstRow="0" w:lastRow="0" w:firstColumn="0" w:lastColumn="0" w:oddVBand="0" w:evenVBand="0" w:oddHBand="0" w:evenHBand="0" w:firstRowFirstColumn="0" w:firstRowLastColumn="0" w:lastRowFirstColumn="0" w:lastRowLastColumn="0"/>
            </w:pPr>
            <w:r>
              <w:t>31.1</w:t>
            </w:r>
          </w:p>
        </w:tc>
      </w:tr>
      <w:tr w:rsidR="008667A0" w14:paraId="1BB27E7C" w14:textId="77777777" w:rsidTr="00D64A24">
        <w:tc>
          <w:tcPr>
            <w:cnfStyle w:val="001000000000" w:firstRow="0" w:lastRow="0" w:firstColumn="1" w:lastColumn="0" w:oddVBand="0" w:evenVBand="0" w:oddHBand="0" w:evenHBand="0" w:firstRowFirstColumn="0" w:firstRowLastColumn="0" w:lastRowFirstColumn="0" w:lastRowLastColumn="0"/>
            <w:tcW w:w="5103" w:type="dxa"/>
            <w:tcPrChange w:id="343" w:author="Kevin Toohey" w:date="2023-10-03T17:01:00Z">
              <w:tcPr>
                <w:tcW w:w="5040" w:type="dxa"/>
              </w:tcPr>
            </w:tcPrChange>
          </w:tcPr>
          <w:p w14:paraId="7CBD03B7" w14:textId="77777777" w:rsidR="008667A0" w:rsidRDefault="00165603">
            <w:r>
              <w:t xml:space="preserve">  CPI+0.5%p.a. over a 4-year rolling period(%)</w:t>
            </w:r>
          </w:p>
        </w:tc>
        <w:tc>
          <w:tcPr>
            <w:tcW w:w="1559" w:type="dxa"/>
            <w:tcPrChange w:id="344" w:author="Kevin Toohey" w:date="2023-10-03T17:01:00Z">
              <w:tcPr>
                <w:tcW w:w="2408" w:type="dxa"/>
              </w:tcPr>
            </w:tcPrChange>
          </w:tcPr>
          <w:p w14:paraId="7A4473B8" w14:textId="77777777" w:rsidR="008667A0" w:rsidRDefault="00165603">
            <w:pPr>
              <w:cnfStyle w:val="000000000000" w:firstRow="0" w:lastRow="0" w:firstColumn="0" w:lastColumn="0" w:oddVBand="0" w:evenVBand="0" w:oddHBand="0" w:evenHBand="0" w:firstRowFirstColumn="0" w:firstRowLastColumn="0" w:lastRowFirstColumn="0" w:lastRowLastColumn="0"/>
            </w:pPr>
            <w:r>
              <w:t>79.4</w:t>
            </w:r>
          </w:p>
        </w:tc>
        <w:tc>
          <w:tcPr>
            <w:tcW w:w="1559" w:type="dxa"/>
            <w:tcPrChange w:id="345" w:author="Kevin Toohey" w:date="2023-10-03T17:01:00Z">
              <w:tcPr>
                <w:tcW w:w="2408" w:type="dxa"/>
              </w:tcPr>
            </w:tcPrChange>
          </w:tcPr>
          <w:p w14:paraId="2F185DF2" w14:textId="77777777" w:rsidR="008667A0" w:rsidRDefault="00165603">
            <w:pPr>
              <w:cnfStyle w:val="000000000000" w:firstRow="0" w:lastRow="0" w:firstColumn="0" w:lastColumn="0" w:oddVBand="0" w:evenVBand="0" w:oddHBand="0" w:evenHBand="0" w:firstRowFirstColumn="0" w:firstRowLastColumn="0" w:lastRowFirstColumn="0" w:lastRowLastColumn="0"/>
            </w:pPr>
            <w:r>
              <w:t>76.3</w:t>
            </w:r>
          </w:p>
        </w:tc>
        <w:tc>
          <w:tcPr>
            <w:tcW w:w="1559" w:type="dxa"/>
            <w:tcPrChange w:id="346" w:author="Kevin Toohey" w:date="2023-10-03T17:01:00Z">
              <w:tcPr>
                <w:tcW w:w="2408" w:type="dxa"/>
              </w:tcPr>
            </w:tcPrChange>
          </w:tcPr>
          <w:p w14:paraId="54D8C961" w14:textId="77777777" w:rsidR="008667A0" w:rsidRDefault="00165603">
            <w:pPr>
              <w:cnfStyle w:val="000000000000" w:firstRow="0" w:lastRow="0" w:firstColumn="0" w:lastColumn="0" w:oddVBand="0" w:evenVBand="0" w:oddHBand="0" w:evenHBand="0" w:firstRowFirstColumn="0" w:firstRowLastColumn="0" w:lastRowFirstColumn="0" w:lastRowLastColumn="0"/>
            </w:pPr>
            <w:r>
              <w:t>79.1</w:t>
            </w:r>
          </w:p>
        </w:tc>
      </w:tr>
      <w:tr w:rsidR="008667A0" w14:paraId="66FD248B" w14:textId="77777777" w:rsidTr="00D64A24">
        <w:tc>
          <w:tcPr>
            <w:cnfStyle w:val="001000000000" w:firstRow="0" w:lastRow="0" w:firstColumn="1" w:lastColumn="0" w:oddVBand="0" w:evenVBand="0" w:oddHBand="0" w:evenHBand="0" w:firstRowFirstColumn="0" w:firstRowLastColumn="0" w:lastRowFirstColumn="0" w:lastRowLastColumn="0"/>
            <w:tcW w:w="5103" w:type="dxa"/>
            <w:tcPrChange w:id="347" w:author="Kevin Toohey" w:date="2023-10-03T17:01:00Z">
              <w:tcPr>
                <w:tcW w:w="5040" w:type="dxa"/>
              </w:tcPr>
            </w:tcPrChange>
          </w:tcPr>
          <w:p w14:paraId="29AB1245" w14:textId="77777777" w:rsidR="008667A0" w:rsidRDefault="00165603">
            <w:r>
              <w:t xml:space="preserve">  CPI+1.0%p.a. over a 4-year rolling period(%)</w:t>
            </w:r>
          </w:p>
        </w:tc>
        <w:tc>
          <w:tcPr>
            <w:tcW w:w="1559" w:type="dxa"/>
            <w:tcPrChange w:id="348" w:author="Kevin Toohey" w:date="2023-10-03T17:01:00Z">
              <w:tcPr>
                <w:tcW w:w="2408" w:type="dxa"/>
              </w:tcPr>
            </w:tcPrChange>
          </w:tcPr>
          <w:p w14:paraId="22E8B5E3" w14:textId="77777777" w:rsidR="008667A0" w:rsidRDefault="00165603">
            <w:pPr>
              <w:cnfStyle w:val="000000000000" w:firstRow="0" w:lastRow="0" w:firstColumn="0" w:lastColumn="0" w:oddVBand="0" w:evenVBand="0" w:oddHBand="0" w:evenHBand="0" w:firstRowFirstColumn="0" w:firstRowLastColumn="0" w:lastRowFirstColumn="0" w:lastRowLastColumn="0"/>
            </w:pPr>
            <w:r>
              <w:t>71.2</w:t>
            </w:r>
          </w:p>
        </w:tc>
        <w:tc>
          <w:tcPr>
            <w:tcW w:w="1559" w:type="dxa"/>
            <w:tcPrChange w:id="349" w:author="Kevin Toohey" w:date="2023-10-03T17:01:00Z">
              <w:tcPr>
                <w:tcW w:w="2408" w:type="dxa"/>
              </w:tcPr>
            </w:tcPrChange>
          </w:tcPr>
          <w:p w14:paraId="5496909E" w14:textId="77777777" w:rsidR="008667A0" w:rsidRDefault="00165603">
            <w:pPr>
              <w:cnfStyle w:val="000000000000" w:firstRow="0" w:lastRow="0" w:firstColumn="0" w:lastColumn="0" w:oddVBand="0" w:evenVBand="0" w:oddHBand="0" w:evenHBand="0" w:firstRowFirstColumn="0" w:firstRowLastColumn="0" w:lastRowFirstColumn="0" w:lastRowLastColumn="0"/>
            </w:pPr>
            <w:r>
              <w:t>68.8</w:t>
            </w:r>
          </w:p>
        </w:tc>
        <w:tc>
          <w:tcPr>
            <w:tcW w:w="1559" w:type="dxa"/>
            <w:tcPrChange w:id="350" w:author="Kevin Toohey" w:date="2023-10-03T17:01:00Z">
              <w:tcPr>
                <w:tcW w:w="2408" w:type="dxa"/>
              </w:tcPr>
            </w:tcPrChange>
          </w:tcPr>
          <w:p w14:paraId="2F36DE5B" w14:textId="77777777" w:rsidR="008667A0" w:rsidRDefault="00165603">
            <w:pPr>
              <w:cnfStyle w:val="000000000000" w:firstRow="0" w:lastRow="0" w:firstColumn="0" w:lastColumn="0" w:oddVBand="0" w:evenVBand="0" w:oddHBand="0" w:evenHBand="0" w:firstRowFirstColumn="0" w:firstRowLastColumn="0" w:lastRowFirstColumn="0" w:lastRowLastColumn="0"/>
            </w:pPr>
            <w:r>
              <w:t>67.9</w:t>
            </w:r>
          </w:p>
        </w:tc>
      </w:tr>
      <w:tr w:rsidR="008667A0" w14:paraId="7273EBF3" w14:textId="77777777" w:rsidTr="00D64A24">
        <w:tc>
          <w:tcPr>
            <w:cnfStyle w:val="001000000000" w:firstRow="0" w:lastRow="0" w:firstColumn="1" w:lastColumn="0" w:oddVBand="0" w:evenVBand="0" w:oddHBand="0" w:evenHBand="0" w:firstRowFirstColumn="0" w:firstRowLastColumn="0" w:lastRowFirstColumn="0" w:lastRowLastColumn="0"/>
            <w:tcW w:w="5103" w:type="dxa"/>
            <w:tcPrChange w:id="351" w:author="Kevin Toohey" w:date="2023-10-03T17:01:00Z">
              <w:tcPr>
                <w:tcW w:w="5040" w:type="dxa"/>
              </w:tcPr>
            </w:tcPrChange>
          </w:tcPr>
          <w:p w14:paraId="186FE062" w14:textId="77777777" w:rsidR="008667A0" w:rsidRDefault="00165603">
            <w:r>
              <w:t xml:space="preserve">  CPI+1.5%p.a. over a 4-year rolling period(%)</w:t>
            </w:r>
          </w:p>
        </w:tc>
        <w:tc>
          <w:tcPr>
            <w:tcW w:w="1559" w:type="dxa"/>
            <w:tcPrChange w:id="352" w:author="Kevin Toohey" w:date="2023-10-03T17:01:00Z">
              <w:tcPr>
                <w:tcW w:w="2408" w:type="dxa"/>
              </w:tcPr>
            </w:tcPrChange>
          </w:tcPr>
          <w:p w14:paraId="16FFDB0F" w14:textId="77777777" w:rsidR="008667A0" w:rsidRDefault="00165603">
            <w:pPr>
              <w:cnfStyle w:val="000000000000" w:firstRow="0" w:lastRow="0" w:firstColumn="0" w:lastColumn="0" w:oddVBand="0" w:evenVBand="0" w:oddHBand="0" w:evenHBand="0" w:firstRowFirstColumn="0" w:firstRowLastColumn="0" w:lastRowFirstColumn="0" w:lastRowLastColumn="0"/>
            </w:pPr>
            <w:r>
              <w:t>61.6</w:t>
            </w:r>
          </w:p>
        </w:tc>
        <w:tc>
          <w:tcPr>
            <w:tcW w:w="1559" w:type="dxa"/>
            <w:tcPrChange w:id="353" w:author="Kevin Toohey" w:date="2023-10-03T17:01:00Z">
              <w:tcPr>
                <w:tcW w:w="2408" w:type="dxa"/>
              </w:tcPr>
            </w:tcPrChange>
          </w:tcPr>
          <w:p w14:paraId="70837E8D" w14:textId="77777777" w:rsidR="008667A0" w:rsidRDefault="00165603">
            <w:pPr>
              <w:cnfStyle w:val="000000000000" w:firstRow="0" w:lastRow="0" w:firstColumn="0" w:lastColumn="0" w:oddVBand="0" w:evenVBand="0" w:oddHBand="0" w:evenHBand="0" w:firstRowFirstColumn="0" w:firstRowLastColumn="0" w:lastRowFirstColumn="0" w:lastRowLastColumn="0"/>
            </w:pPr>
            <w:r>
              <w:t>60.3</w:t>
            </w:r>
          </w:p>
        </w:tc>
        <w:tc>
          <w:tcPr>
            <w:tcW w:w="1559" w:type="dxa"/>
            <w:tcPrChange w:id="354" w:author="Kevin Toohey" w:date="2023-10-03T17:01:00Z">
              <w:tcPr>
                <w:tcW w:w="2408" w:type="dxa"/>
              </w:tcPr>
            </w:tcPrChange>
          </w:tcPr>
          <w:p w14:paraId="7F9AD896" w14:textId="77777777" w:rsidR="008667A0" w:rsidRDefault="00165603">
            <w:pPr>
              <w:cnfStyle w:val="000000000000" w:firstRow="0" w:lastRow="0" w:firstColumn="0" w:lastColumn="0" w:oddVBand="0" w:evenVBand="0" w:oddHBand="0" w:evenHBand="0" w:firstRowFirstColumn="0" w:firstRowLastColumn="0" w:lastRowFirstColumn="0" w:lastRowLastColumn="0"/>
            </w:pPr>
            <w:r>
              <w:t>54.7</w:t>
            </w:r>
          </w:p>
        </w:tc>
      </w:tr>
      <w:tr w:rsidR="008667A0" w14:paraId="35E3FDC9" w14:textId="77777777" w:rsidTr="00D64A24">
        <w:tc>
          <w:tcPr>
            <w:cnfStyle w:val="001000000000" w:firstRow="0" w:lastRow="0" w:firstColumn="1" w:lastColumn="0" w:oddVBand="0" w:evenVBand="0" w:oddHBand="0" w:evenHBand="0" w:firstRowFirstColumn="0" w:firstRowLastColumn="0" w:lastRowFirstColumn="0" w:lastRowLastColumn="0"/>
            <w:tcW w:w="5103" w:type="dxa"/>
            <w:tcPrChange w:id="355" w:author="Kevin Toohey" w:date="2023-10-03T17:01:00Z">
              <w:tcPr>
                <w:tcW w:w="5040" w:type="dxa"/>
              </w:tcPr>
            </w:tcPrChange>
          </w:tcPr>
          <w:p w14:paraId="642FB40C" w14:textId="77777777" w:rsidR="008667A0" w:rsidRDefault="00165603">
            <w:r>
              <w:t xml:space="preserve">  CPI+2.0%p.a. over a 4-year rolling period(%)</w:t>
            </w:r>
          </w:p>
        </w:tc>
        <w:tc>
          <w:tcPr>
            <w:tcW w:w="1559" w:type="dxa"/>
            <w:tcPrChange w:id="356" w:author="Kevin Toohey" w:date="2023-10-03T17:01:00Z">
              <w:tcPr>
                <w:tcW w:w="2408" w:type="dxa"/>
              </w:tcPr>
            </w:tcPrChange>
          </w:tcPr>
          <w:p w14:paraId="151B2A6C" w14:textId="77777777" w:rsidR="008667A0" w:rsidRDefault="00165603">
            <w:pPr>
              <w:cnfStyle w:val="000000000000" w:firstRow="0" w:lastRow="0" w:firstColumn="0" w:lastColumn="0" w:oddVBand="0" w:evenVBand="0" w:oddHBand="0" w:evenHBand="0" w:firstRowFirstColumn="0" w:firstRowLastColumn="0" w:lastRowFirstColumn="0" w:lastRowLastColumn="0"/>
            </w:pPr>
            <w:r>
              <w:t>51.0</w:t>
            </w:r>
          </w:p>
        </w:tc>
        <w:tc>
          <w:tcPr>
            <w:tcW w:w="1559" w:type="dxa"/>
            <w:tcPrChange w:id="357" w:author="Kevin Toohey" w:date="2023-10-03T17:01:00Z">
              <w:tcPr>
                <w:tcW w:w="2408" w:type="dxa"/>
              </w:tcPr>
            </w:tcPrChange>
          </w:tcPr>
          <w:p w14:paraId="4E372097" w14:textId="77777777" w:rsidR="008667A0" w:rsidRDefault="00165603">
            <w:pPr>
              <w:cnfStyle w:val="000000000000" w:firstRow="0" w:lastRow="0" w:firstColumn="0" w:lastColumn="0" w:oddVBand="0" w:evenVBand="0" w:oddHBand="0" w:evenHBand="0" w:firstRowFirstColumn="0" w:firstRowLastColumn="0" w:lastRowFirstColumn="0" w:lastRowLastColumn="0"/>
            </w:pPr>
            <w:r>
              <w:t>51.2</w:t>
            </w:r>
          </w:p>
        </w:tc>
        <w:tc>
          <w:tcPr>
            <w:tcW w:w="1559" w:type="dxa"/>
            <w:tcPrChange w:id="358" w:author="Kevin Toohey" w:date="2023-10-03T17:01:00Z">
              <w:tcPr>
                <w:tcW w:w="2408" w:type="dxa"/>
              </w:tcPr>
            </w:tcPrChange>
          </w:tcPr>
          <w:p w14:paraId="33EA12E7" w14:textId="77777777" w:rsidR="008667A0" w:rsidRDefault="00165603">
            <w:pPr>
              <w:cnfStyle w:val="000000000000" w:firstRow="0" w:lastRow="0" w:firstColumn="0" w:lastColumn="0" w:oddVBand="0" w:evenVBand="0" w:oddHBand="0" w:evenHBand="0" w:firstRowFirstColumn="0" w:firstRowLastColumn="0" w:lastRowFirstColumn="0" w:lastRowLastColumn="0"/>
            </w:pPr>
            <w:r>
              <w:t>40.7</w:t>
            </w:r>
          </w:p>
        </w:tc>
      </w:tr>
      <w:tr w:rsidR="008667A0" w14:paraId="296C3391" w14:textId="77777777" w:rsidTr="00D64A24">
        <w:tc>
          <w:tcPr>
            <w:cnfStyle w:val="001000000000" w:firstRow="0" w:lastRow="0" w:firstColumn="1" w:lastColumn="0" w:oddVBand="0" w:evenVBand="0" w:oddHBand="0" w:evenHBand="0" w:firstRowFirstColumn="0" w:firstRowLastColumn="0" w:lastRowFirstColumn="0" w:lastRowLastColumn="0"/>
            <w:tcW w:w="5103" w:type="dxa"/>
            <w:tcPrChange w:id="359" w:author="Kevin Toohey" w:date="2023-10-03T17:01:00Z">
              <w:tcPr>
                <w:tcW w:w="5040" w:type="dxa"/>
              </w:tcPr>
            </w:tcPrChange>
          </w:tcPr>
          <w:p w14:paraId="068BE802" w14:textId="77777777" w:rsidR="008667A0" w:rsidRDefault="00165603">
            <w:r>
              <w:t xml:space="preserve">  CPI+2.5%p.a. over a 4-year rolling period(%)</w:t>
            </w:r>
          </w:p>
        </w:tc>
        <w:tc>
          <w:tcPr>
            <w:tcW w:w="1559" w:type="dxa"/>
            <w:tcPrChange w:id="360" w:author="Kevin Toohey" w:date="2023-10-03T17:01:00Z">
              <w:tcPr>
                <w:tcW w:w="2408" w:type="dxa"/>
              </w:tcPr>
            </w:tcPrChange>
          </w:tcPr>
          <w:p w14:paraId="40503BFD" w14:textId="77777777" w:rsidR="008667A0" w:rsidRDefault="00165603">
            <w:pPr>
              <w:cnfStyle w:val="000000000000" w:firstRow="0" w:lastRow="0" w:firstColumn="0" w:lastColumn="0" w:oddVBand="0" w:evenVBand="0" w:oddHBand="0" w:evenHBand="0" w:firstRowFirstColumn="0" w:firstRowLastColumn="0" w:lastRowFirstColumn="0" w:lastRowLastColumn="0"/>
            </w:pPr>
            <w:r>
              <w:t>40.3</w:t>
            </w:r>
          </w:p>
        </w:tc>
        <w:tc>
          <w:tcPr>
            <w:tcW w:w="1559" w:type="dxa"/>
            <w:tcPrChange w:id="361" w:author="Kevin Toohey" w:date="2023-10-03T17:01:00Z">
              <w:tcPr>
                <w:tcW w:w="2408" w:type="dxa"/>
              </w:tcPr>
            </w:tcPrChange>
          </w:tcPr>
          <w:p w14:paraId="611A39A4" w14:textId="77777777" w:rsidR="008667A0" w:rsidRDefault="00165603">
            <w:pPr>
              <w:cnfStyle w:val="000000000000" w:firstRow="0" w:lastRow="0" w:firstColumn="0" w:lastColumn="0" w:oddVBand="0" w:evenVBand="0" w:oddHBand="0" w:evenHBand="0" w:firstRowFirstColumn="0" w:firstRowLastColumn="0" w:lastRowFirstColumn="0" w:lastRowLastColumn="0"/>
            </w:pPr>
            <w:r>
              <w:t>41.8</w:t>
            </w:r>
          </w:p>
        </w:tc>
        <w:tc>
          <w:tcPr>
            <w:tcW w:w="1559" w:type="dxa"/>
            <w:tcPrChange w:id="362" w:author="Kevin Toohey" w:date="2023-10-03T17:01:00Z">
              <w:tcPr>
                <w:tcW w:w="2408" w:type="dxa"/>
              </w:tcPr>
            </w:tcPrChange>
          </w:tcPr>
          <w:p w14:paraId="46223586" w14:textId="77777777" w:rsidR="008667A0" w:rsidRDefault="00165603">
            <w:pPr>
              <w:cnfStyle w:val="000000000000" w:firstRow="0" w:lastRow="0" w:firstColumn="0" w:lastColumn="0" w:oddVBand="0" w:evenVBand="0" w:oddHBand="0" w:evenHBand="0" w:firstRowFirstColumn="0" w:firstRowLastColumn="0" w:lastRowFirstColumn="0" w:lastRowLastColumn="0"/>
            </w:pPr>
            <w:r>
              <w:t>27.6</w:t>
            </w:r>
          </w:p>
        </w:tc>
      </w:tr>
      <w:tr w:rsidR="008667A0" w14:paraId="0061BC16" w14:textId="77777777" w:rsidTr="00D64A24">
        <w:tc>
          <w:tcPr>
            <w:cnfStyle w:val="001000000000" w:firstRow="0" w:lastRow="0" w:firstColumn="1" w:lastColumn="0" w:oddVBand="0" w:evenVBand="0" w:oddHBand="0" w:evenHBand="0" w:firstRowFirstColumn="0" w:firstRowLastColumn="0" w:lastRowFirstColumn="0" w:lastRowLastColumn="0"/>
            <w:tcW w:w="5103" w:type="dxa"/>
            <w:tcPrChange w:id="363" w:author="Kevin Toohey" w:date="2023-10-03T17:01:00Z">
              <w:tcPr>
                <w:tcW w:w="5040" w:type="dxa"/>
              </w:tcPr>
            </w:tcPrChange>
          </w:tcPr>
          <w:p w14:paraId="37030C01" w14:textId="77777777" w:rsidR="008667A0" w:rsidRDefault="00165603">
            <w:r>
              <w:t xml:space="preserve">  CPI+0.5%p.a. over a 5-year rolling period(%)</w:t>
            </w:r>
          </w:p>
        </w:tc>
        <w:tc>
          <w:tcPr>
            <w:tcW w:w="1559" w:type="dxa"/>
            <w:tcPrChange w:id="364" w:author="Kevin Toohey" w:date="2023-10-03T17:01:00Z">
              <w:tcPr>
                <w:tcW w:w="2408" w:type="dxa"/>
              </w:tcPr>
            </w:tcPrChange>
          </w:tcPr>
          <w:p w14:paraId="0AF06366" w14:textId="77777777" w:rsidR="008667A0" w:rsidRDefault="00165603">
            <w:pPr>
              <w:cnfStyle w:val="000000000000" w:firstRow="0" w:lastRow="0" w:firstColumn="0" w:lastColumn="0" w:oddVBand="0" w:evenVBand="0" w:oddHBand="0" w:evenHBand="0" w:firstRowFirstColumn="0" w:firstRowLastColumn="0" w:lastRowFirstColumn="0" w:lastRowLastColumn="0"/>
            </w:pPr>
            <w:r>
              <w:t>83.0</w:t>
            </w:r>
          </w:p>
        </w:tc>
        <w:tc>
          <w:tcPr>
            <w:tcW w:w="1559" w:type="dxa"/>
            <w:tcPrChange w:id="365" w:author="Kevin Toohey" w:date="2023-10-03T17:01:00Z">
              <w:tcPr>
                <w:tcW w:w="2408" w:type="dxa"/>
              </w:tcPr>
            </w:tcPrChange>
          </w:tcPr>
          <w:p w14:paraId="4321FC26" w14:textId="77777777" w:rsidR="008667A0" w:rsidRDefault="00165603">
            <w:pPr>
              <w:cnfStyle w:val="000000000000" w:firstRow="0" w:lastRow="0" w:firstColumn="0" w:lastColumn="0" w:oddVBand="0" w:evenVBand="0" w:oddHBand="0" w:evenHBand="0" w:firstRowFirstColumn="0" w:firstRowLastColumn="0" w:lastRowFirstColumn="0" w:lastRowLastColumn="0"/>
            </w:pPr>
            <w:r>
              <w:t>79.7</w:t>
            </w:r>
          </w:p>
        </w:tc>
        <w:tc>
          <w:tcPr>
            <w:tcW w:w="1559" w:type="dxa"/>
            <w:tcPrChange w:id="366" w:author="Kevin Toohey" w:date="2023-10-03T17:01:00Z">
              <w:tcPr>
                <w:tcW w:w="2408" w:type="dxa"/>
              </w:tcPr>
            </w:tcPrChange>
          </w:tcPr>
          <w:p w14:paraId="09D30B36" w14:textId="77777777" w:rsidR="008667A0" w:rsidRDefault="00165603">
            <w:pPr>
              <w:cnfStyle w:val="000000000000" w:firstRow="0" w:lastRow="0" w:firstColumn="0" w:lastColumn="0" w:oddVBand="0" w:evenVBand="0" w:oddHBand="0" w:evenHBand="0" w:firstRowFirstColumn="0" w:firstRowLastColumn="0" w:lastRowFirstColumn="0" w:lastRowLastColumn="0"/>
            </w:pPr>
            <w:r>
              <w:t>82.6</w:t>
            </w:r>
          </w:p>
        </w:tc>
      </w:tr>
      <w:tr w:rsidR="008667A0" w14:paraId="4EBA38BA" w14:textId="77777777" w:rsidTr="00D64A24">
        <w:tc>
          <w:tcPr>
            <w:cnfStyle w:val="001000000000" w:firstRow="0" w:lastRow="0" w:firstColumn="1" w:lastColumn="0" w:oddVBand="0" w:evenVBand="0" w:oddHBand="0" w:evenHBand="0" w:firstRowFirstColumn="0" w:firstRowLastColumn="0" w:lastRowFirstColumn="0" w:lastRowLastColumn="0"/>
            <w:tcW w:w="5103" w:type="dxa"/>
            <w:tcPrChange w:id="367" w:author="Kevin Toohey" w:date="2023-10-03T17:01:00Z">
              <w:tcPr>
                <w:tcW w:w="5040" w:type="dxa"/>
              </w:tcPr>
            </w:tcPrChange>
          </w:tcPr>
          <w:p w14:paraId="40794493" w14:textId="77777777" w:rsidR="008667A0" w:rsidRDefault="00165603">
            <w:r>
              <w:t xml:space="preserve">  CPI+1.0%p.a. over a 5-year rolling period(%)</w:t>
            </w:r>
          </w:p>
        </w:tc>
        <w:tc>
          <w:tcPr>
            <w:tcW w:w="1559" w:type="dxa"/>
            <w:tcPrChange w:id="368" w:author="Kevin Toohey" w:date="2023-10-03T17:01:00Z">
              <w:tcPr>
                <w:tcW w:w="2408" w:type="dxa"/>
              </w:tcPr>
            </w:tcPrChange>
          </w:tcPr>
          <w:p w14:paraId="0748982B" w14:textId="77777777" w:rsidR="008667A0" w:rsidRDefault="00165603">
            <w:pPr>
              <w:cnfStyle w:val="000000000000" w:firstRow="0" w:lastRow="0" w:firstColumn="0" w:lastColumn="0" w:oddVBand="0" w:evenVBand="0" w:oddHBand="0" w:evenHBand="0" w:firstRowFirstColumn="0" w:firstRowLastColumn="0" w:lastRowFirstColumn="0" w:lastRowLastColumn="0"/>
            </w:pPr>
            <w:r>
              <w:t>74.3</w:t>
            </w:r>
          </w:p>
        </w:tc>
        <w:tc>
          <w:tcPr>
            <w:tcW w:w="1559" w:type="dxa"/>
            <w:tcPrChange w:id="369" w:author="Kevin Toohey" w:date="2023-10-03T17:01:00Z">
              <w:tcPr>
                <w:tcW w:w="2408" w:type="dxa"/>
              </w:tcPr>
            </w:tcPrChange>
          </w:tcPr>
          <w:p w14:paraId="0702668B" w14:textId="77777777" w:rsidR="008667A0" w:rsidRDefault="00165603">
            <w:pPr>
              <w:cnfStyle w:val="000000000000" w:firstRow="0" w:lastRow="0" w:firstColumn="0" w:lastColumn="0" w:oddVBand="0" w:evenVBand="0" w:oddHBand="0" w:evenHBand="0" w:firstRowFirstColumn="0" w:firstRowLastColumn="0" w:lastRowFirstColumn="0" w:lastRowLastColumn="0"/>
            </w:pPr>
            <w:r>
              <w:t>71.6</w:t>
            </w:r>
          </w:p>
        </w:tc>
        <w:tc>
          <w:tcPr>
            <w:tcW w:w="1559" w:type="dxa"/>
            <w:tcPrChange w:id="370" w:author="Kevin Toohey" w:date="2023-10-03T17:01:00Z">
              <w:tcPr>
                <w:tcW w:w="2408" w:type="dxa"/>
              </w:tcPr>
            </w:tcPrChange>
          </w:tcPr>
          <w:p w14:paraId="02248977" w14:textId="77777777" w:rsidR="008667A0" w:rsidRDefault="00165603">
            <w:pPr>
              <w:cnfStyle w:val="000000000000" w:firstRow="0" w:lastRow="0" w:firstColumn="0" w:lastColumn="0" w:oddVBand="0" w:evenVBand="0" w:oddHBand="0" w:evenHBand="0" w:firstRowFirstColumn="0" w:firstRowLastColumn="0" w:lastRowFirstColumn="0" w:lastRowLastColumn="0"/>
            </w:pPr>
            <w:r>
              <w:t>70.6</w:t>
            </w:r>
          </w:p>
        </w:tc>
      </w:tr>
      <w:tr w:rsidR="008667A0" w14:paraId="1B97D205" w14:textId="77777777" w:rsidTr="00D64A24">
        <w:tc>
          <w:tcPr>
            <w:cnfStyle w:val="001000000000" w:firstRow="0" w:lastRow="0" w:firstColumn="1" w:lastColumn="0" w:oddVBand="0" w:evenVBand="0" w:oddHBand="0" w:evenHBand="0" w:firstRowFirstColumn="0" w:firstRowLastColumn="0" w:lastRowFirstColumn="0" w:lastRowLastColumn="0"/>
            <w:tcW w:w="5103" w:type="dxa"/>
            <w:tcPrChange w:id="371" w:author="Kevin Toohey" w:date="2023-10-03T17:01:00Z">
              <w:tcPr>
                <w:tcW w:w="5040" w:type="dxa"/>
              </w:tcPr>
            </w:tcPrChange>
          </w:tcPr>
          <w:p w14:paraId="591F0EA3" w14:textId="77777777" w:rsidR="008667A0" w:rsidRDefault="00165603">
            <w:r>
              <w:t xml:space="preserve">  CPI+1.5%p.a. over a 5-year rolling period(%)</w:t>
            </w:r>
          </w:p>
        </w:tc>
        <w:tc>
          <w:tcPr>
            <w:tcW w:w="1559" w:type="dxa"/>
            <w:tcPrChange w:id="372" w:author="Kevin Toohey" w:date="2023-10-03T17:01:00Z">
              <w:tcPr>
                <w:tcW w:w="2408" w:type="dxa"/>
              </w:tcPr>
            </w:tcPrChange>
          </w:tcPr>
          <w:p w14:paraId="1781769B" w14:textId="77777777" w:rsidR="008667A0" w:rsidRDefault="00165603">
            <w:pPr>
              <w:cnfStyle w:val="000000000000" w:firstRow="0" w:lastRow="0" w:firstColumn="0" w:lastColumn="0" w:oddVBand="0" w:evenVBand="0" w:oddHBand="0" w:evenHBand="0" w:firstRowFirstColumn="0" w:firstRowLastColumn="0" w:lastRowFirstColumn="0" w:lastRowLastColumn="0"/>
            </w:pPr>
            <w:r>
              <w:t>63.5</w:t>
            </w:r>
          </w:p>
        </w:tc>
        <w:tc>
          <w:tcPr>
            <w:tcW w:w="1559" w:type="dxa"/>
            <w:tcPrChange w:id="373" w:author="Kevin Toohey" w:date="2023-10-03T17:01:00Z">
              <w:tcPr>
                <w:tcW w:w="2408" w:type="dxa"/>
              </w:tcPr>
            </w:tcPrChange>
          </w:tcPr>
          <w:p w14:paraId="5CAFE7A8" w14:textId="77777777" w:rsidR="008667A0" w:rsidRDefault="00165603">
            <w:pPr>
              <w:cnfStyle w:val="000000000000" w:firstRow="0" w:lastRow="0" w:firstColumn="0" w:lastColumn="0" w:oddVBand="0" w:evenVBand="0" w:oddHBand="0" w:evenHBand="0" w:firstRowFirstColumn="0" w:firstRowLastColumn="0" w:lastRowFirstColumn="0" w:lastRowLastColumn="0"/>
            </w:pPr>
            <w:r>
              <w:t>62.0</w:t>
            </w:r>
          </w:p>
        </w:tc>
        <w:tc>
          <w:tcPr>
            <w:tcW w:w="1559" w:type="dxa"/>
            <w:tcPrChange w:id="374" w:author="Kevin Toohey" w:date="2023-10-03T17:01:00Z">
              <w:tcPr>
                <w:tcW w:w="2408" w:type="dxa"/>
              </w:tcPr>
            </w:tcPrChange>
          </w:tcPr>
          <w:p w14:paraId="6356FF95" w14:textId="77777777" w:rsidR="008667A0" w:rsidRDefault="00165603">
            <w:pPr>
              <w:cnfStyle w:val="000000000000" w:firstRow="0" w:lastRow="0" w:firstColumn="0" w:lastColumn="0" w:oddVBand="0" w:evenVBand="0" w:oddHBand="0" w:evenHBand="0" w:firstRowFirstColumn="0" w:firstRowLastColumn="0" w:lastRowFirstColumn="0" w:lastRowLastColumn="0"/>
            </w:pPr>
            <w:r>
              <w:t>55.4</w:t>
            </w:r>
          </w:p>
        </w:tc>
      </w:tr>
      <w:tr w:rsidR="008667A0" w14:paraId="5C86334A" w14:textId="77777777" w:rsidTr="00D64A24">
        <w:tc>
          <w:tcPr>
            <w:cnfStyle w:val="001000000000" w:firstRow="0" w:lastRow="0" w:firstColumn="1" w:lastColumn="0" w:oddVBand="0" w:evenVBand="0" w:oddHBand="0" w:evenHBand="0" w:firstRowFirstColumn="0" w:firstRowLastColumn="0" w:lastRowFirstColumn="0" w:lastRowLastColumn="0"/>
            <w:tcW w:w="5103" w:type="dxa"/>
            <w:tcPrChange w:id="375" w:author="Kevin Toohey" w:date="2023-10-03T17:01:00Z">
              <w:tcPr>
                <w:tcW w:w="5040" w:type="dxa"/>
              </w:tcPr>
            </w:tcPrChange>
          </w:tcPr>
          <w:p w14:paraId="2A60C9F5" w14:textId="77777777" w:rsidR="008667A0" w:rsidRDefault="00165603">
            <w:r>
              <w:t xml:space="preserve">  CPI+2.0%p.a. over a 5-year rolling period(%)</w:t>
            </w:r>
          </w:p>
        </w:tc>
        <w:tc>
          <w:tcPr>
            <w:tcW w:w="1559" w:type="dxa"/>
            <w:tcPrChange w:id="376" w:author="Kevin Toohey" w:date="2023-10-03T17:01:00Z">
              <w:tcPr>
                <w:tcW w:w="2408" w:type="dxa"/>
              </w:tcPr>
            </w:tcPrChange>
          </w:tcPr>
          <w:p w14:paraId="5E30820F" w14:textId="77777777" w:rsidR="008667A0" w:rsidRDefault="00165603">
            <w:pPr>
              <w:cnfStyle w:val="000000000000" w:firstRow="0" w:lastRow="0" w:firstColumn="0" w:lastColumn="0" w:oddVBand="0" w:evenVBand="0" w:oddHBand="0" w:evenHBand="0" w:firstRowFirstColumn="0" w:firstRowLastColumn="0" w:lastRowFirstColumn="0" w:lastRowLastColumn="0"/>
            </w:pPr>
            <w:r>
              <w:t>51.2</w:t>
            </w:r>
          </w:p>
        </w:tc>
        <w:tc>
          <w:tcPr>
            <w:tcW w:w="1559" w:type="dxa"/>
            <w:tcPrChange w:id="377" w:author="Kevin Toohey" w:date="2023-10-03T17:01:00Z">
              <w:tcPr>
                <w:tcW w:w="2408" w:type="dxa"/>
              </w:tcPr>
            </w:tcPrChange>
          </w:tcPr>
          <w:p w14:paraId="05FA7349" w14:textId="77777777" w:rsidR="008667A0" w:rsidRDefault="00165603">
            <w:pPr>
              <w:cnfStyle w:val="000000000000" w:firstRow="0" w:lastRow="0" w:firstColumn="0" w:lastColumn="0" w:oddVBand="0" w:evenVBand="0" w:oddHBand="0" w:evenHBand="0" w:firstRowFirstColumn="0" w:firstRowLastColumn="0" w:lastRowFirstColumn="0" w:lastRowLastColumn="0"/>
            </w:pPr>
            <w:r>
              <w:t>51.4</w:t>
            </w:r>
          </w:p>
        </w:tc>
        <w:tc>
          <w:tcPr>
            <w:tcW w:w="1559" w:type="dxa"/>
            <w:tcPrChange w:id="378" w:author="Kevin Toohey" w:date="2023-10-03T17:01:00Z">
              <w:tcPr>
                <w:tcW w:w="2408" w:type="dxa"/>
              </w:tcPr>
            </w:tcPrChange>
          </w:tcPr>
          <w:p w14:paraId="74257854" w14:textId="77777777" w:rsidR="008667A0" w:rsidRDefault="00165603">
            <w:pPr>
              <w:cnfStyle w:val="000000000000" w:firstRow="0" w:lastRow="0" w:firstColumn="0" w:lastColumn="0" w:oddVBand="0" w:evenVBand="0" w:oddHBand="0" w:evenHBand="0" w:firstRowFirstColumn="0" w:firstRowLastColumn="0" w:lastRowFirstColumn="0" w:lastRowLastColumn="0"/>
            </w:pPr>
            <w:r>
              <w:t>39.1</w:t>
            </w:r>
          </w:p>
        </w:tc>
      </w:tr>
      <w:tr w:rsidR="008667A0" w14:paraId="495246A4" w14:textId="77777777" w:rsidTr="00D64A24">
        <w:tc>
          <w:tcPr>
            <w:cnfStyle w:val="001000000000" w:firstRow="0" w:lastRow="0" w:firstColumn="1" w:lastColumn="0" w:oddVBand="0" w:evenVBand="0" w:oddHBand="0" w:evenHBand="0" w:firstRowFirstColumn="0" w:firstRowLastColumn="0" w:lastRowFirstColumn="0" w:lastRowLastColumn="0"/>
            <w:tcW w:w="5103" w:type="dxa"/>
            <w:tcPrChange w:id="379" w:author="Kevin Toohey" w:date="2023-10-03T17:01:00Z">
              <w:tcPr>
                <w:tcW w:w="5040" w:type="dxa"/>
              </w:tcPr>
            </w:tcPrChange>
          </w:tcPr>
          <w:p w14:paraId="236A72A1" w14:textId="77777777" w:rsidR="008667A0" w:rsidRDefault="00165603">
            <w:r>
              <w:t xml:space="preserve">  CPI+2.5%p.a. over a 5-year rolling period(%)</w:t>
            </w:r>
          </w:p>
        </w:tc>
        <w:tc>
          <w:tcPr>
            <w:tcW w:w="1559" w:type="dxa"/>
            <w:tcPrChange w:id="380" w:author="Kevin Toohey" w:date="2023-10-03T17:01:00Z">
              <w:tcPr>
                <w:tcW w:w="2408" w:type="dxa"/>
              </w:tcPr>
            </w:tcPrChange>
          </w:tcPr>
          <w:p w14:paraId="45BC4EAC" w14:textId="77777777" w:rsidR="008667A0" w:rsidRDefault="00165603">
            <w:pPr>
              <w:cnfStyle w:val="000000000000" w:firstRow="0" w:lastRow="0" w:firstColumn="0" w:lastColumn="0" w:oddVBand="0" w:evenVBand="0" w:oddHBand="0" w:evenHBand="0" w:firstRowFirstColumn="0" w:firstRowLastColumn="0" w:lastRowFirstColumn="0" w:lastRowLastColumn="0"/>
            </w:pPr>
            <w:r>
              <w:t>38.6</w:t>
            </w:r>
          </w:p>
        </w:tc>
        <w:tc>
          <w:tcPr>
            <w:tcW w:w="1559" w:type="dxa"/>
            <w:tcPrChange w:id="381" w:author="Kevin Toohey" w:date="2023-10-03T17:01:00Z">
              <w:tcPr>
                <w:tcW w:w="2408" w:type="dxa"/>
              </w:tcPr>
            </w:tcPrChange>
          </w:tcPr>
          <w:p w14:paraId="64230190" w14:textId="77777777" w:rsidR="008667A0" w:rsidRDefault="00165603">
            <w:pPr>
              <w:cnfStyle w:val="000000000000" w:firstRow="0" w:lastRow="0" w:firstColumn="0" w:lastColumn="0" w:oddVBand="0" w:evenVBand="0" w:oddHBand="0" w:evenHBand="0" w:firstRowFirstColumn="0" w:firstRowLastColumn="0" w:lastRowFirstColumn="0" w:lastRowLastColumn="0"/>
            </w:pPr>
            <w:r>
              <w:t>40.5</w:t>
            </w:r>
          </w:p>
        </w:tc>
        <w:tc>
          <w:tcPr>
            <w:tcW w:w="1559" w:type="dxa"/>
            <w:tcPrChange w:id="382" w:author="Kevin Toohey" w:date="2023-10-03T17:01:00Z">
              <w:tcPr>
                <w:tcW w:w="2408" w:type="dxa"/>
              </w:tcPr>
            </w:tcPrChange>
          </w:tcPr>
          <w:p w14:paraId="2DFFCC6D" w14:textId="77777777" w:rsidR="008667A0" w:rsidRDefault="00165603">
            <w:pPr>
              <w:cnfStyle w:val="000000000000" w:firstRow="0" w:lastRow="0" w:firstColumn="0" w:lastColumn="0" w:oddVBand="0" w:evenVBand="0" w:oddHBand="0" w:evenHBand="0" w:firstRowFirstColumn="0" w:firstRowLastColumn="0" w:lastRowFirstColumn="0" w:lastRowLastColumn="0"/>
            </w:pPr>
            <w:r>
              <w:t>24.3</w:t>
            </w:r>
          </w:p>
        </w:tc>
      </w:tr>
      <w:tr w:rsidR="008667A0" w14:paraId="38C7BB92" w14:textId="77777777" w:rsidTr="00D64A24">
        <w:tc>
          <w:tcPr>
            <w:cnfStyle w:val="001000000000" w:firstRow="0" w:lastRow="0" w:firstColumn="1" w:lastColumn="0" w:oddVBand="0" w:evenVBand="0" w:oddHBand="0" w:evenHBand="0" w:firstRowFirstColumn="0" w:firstRowLastColumn="0" w:lastRowFirstColumn="0" w:lastRowLastColumn="0"/>
            <w:tcW w:w="5103" w:type="dxa"/>
            <w:tcPrChange w:id="383" w:author="Kevin Toohey" w:date="2023-10-03T17:01:00Z">
              <w:tcPr>
                <w:tcW w:w="5040" w:type="dxa"/>
              </w:tcPr>
            </w:tcPrChange>
          </w:tcPr>
          <w:p w14:paraId="746CE1A2" w14:textId="77777777" w:rsidR="008667A0" w:rsidRDefault="00165603">
            <w:r>
              <w:rPr>
                <w:b/>
              </w:rPr>
              <w:t>Annualised Value at Risk</w:t>
            </w:r>
          </w:p>
        </w:tc>
        <w:tc>
          <w:tcPr>
            <w:tcW w:w="1559" w:type="dxa"/>
            <w:tcPrChange w:id="384" w:author="Kevin Toohey" w:date="2023-10-03T17:01:00Z">
              <w:tcPr>
                <w:tcW w:w="2408" w:type="dxa"/>
              </w:tcPr>
            </w:tcPrChange>
          </w:tcPr>
          <w:p w14:paraId="1018FED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385" w:author="Kevin Toohey" w:date="2023-10-03T17:01:00Z">
              <w:tcPr>
                <w:tcW w:w="2408" w:type="dxa"/>
              </w:tcPr>
            </w:tcPrChange>
          </w:tcPr>
          <w:p w14:paraId="29F427E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386" w:author="Kevin Toohey" w:date="2023-10-03T17:01:00Z">
              <w:tcPr>
                <w:tcW w:w="2408" w:type="dxa"/>
              </w:tcPr>
            </w:tcPrChange>
          </w:tcPr>
          <w:p w14:paraId="16AAFD6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65B8F861" w14:textId="77777777" w:rsidTr="00D64A24">
        <w:tc>
          <w:tcPr>
            <w:cnfStyle w:val="001000000000" w:firstRow="0" w:lastRow="0" w:firstColumn="1" w:lastColumn="0" w:oddVBand="0" w:evenVBand="0" w:oddHBand="0" w:evenHBand="0" w:firstRowFirstColumn="0" w:firstRowLastColumn="0" w:lastRowFirstColumn="0" w:lastRowLastColumn="0"/>
            <w:tcW w:w="5103" w:type="dxa"/>
            <w:tcPrChange w:id="387" w:author="Kevin Toohey" w:date="2023-10-03T17:01:00Z">
              <w:tcPr>
                <w:tcW w:w="5040" w:type="dxa"/>
              </w:tcPr>
            </w:tcPrChange>
          </w:tcPr>
          <w:p w14:paraId="6173AC80" w14:textId="77777777" w:rsidR="008667A0" w:rsidRDefault="00165603">
            <w:r>
              <w:t xml:space="preserve">  1 in 20 year event(%)</w:t>
            </w:r>
          </w:p>
        </w:tc>
        <w:tc>
          <w:tcPr>
            <w:tcW w:w="1559" w:type="dxa"/>
            <w:tcPrChange w:id="388" w:author="Kevin Toohey" w:date="2023-10-03T17:01:00Z">
              <w:tcPr>
                <w:tcW w:w="2408" w:type="dxa"/>
              </w:tcPr>
            </w:tcPrChange>
          </w:tcPr>
          <w:p w14:paraId="2DAD89E3" w14:textId="77777777" w:rsidR="008667A0" w:rsidRDefault="00165603">
            <w:pPr>
              <w:cnfStyle w:val="000000000000" w:firstRow="0" w:lastRow="0" w:firstColumn="0" w:lastColumn="0" w:oddVBand="0" w:evenVBand="0" w:oddHBand="0" w:evenHBand="0" w:firstRowFirstColumn="0" w:firstRowLastColumn="0" w:lastRowFirstColumn="0" w:lastRowLastColumn="0"/>
            </w:pPr>
            <w:r>
              <w:t>-2.4</w:t>
            </w:r>
          </w:p>
        </w:tc>
        <w:tc>
          <w:tcPr>
            <w:tcW w:w="1559" w:type="dxa"/>
            <w:tcPrChange w:id="389" w:author="Kevin Toohey" w:date="2023-10-03T17:01:00Z">
              <w:tcPr>
                <w:tcW w:w="2408" w:type="dxa"/>
              </w:tcPr>
            </w:tcPrChange>
          </w:tcPr>
          <w:p w14:paraId="758F85B4" w14:textId="77777777" w:rsidR="008667A0" w:rsidRDefault="00165603">
            <w:pPr>
              <w:cnfStyle w:val="000000000000" w:firstRow="0" w:lastRow="0" w:firstColumn="0" w:lastColumn="0" w:oddVBand="0" w:evenVBand="0" w:oddHBand="0" w:evenHBand="0" w:firstRowFirstColumn="0" w:firstRowLastColumn="0" w:lastRowFirstColumn="0" w:lastRowLastColumn="0"/>
            </w:pPr>
            <w:r>
              <w:t>-3.5</w:t>
            </w:r>
          </w:p>
        </w:tc>
        <w:tc>
          <w:tcPr>
            <w:tcW w:w="1559" w:type="dxa"/>
            <w:tcPrChange w:id="390" w:author="Kevin Toohey" w:date="2023-10-03T17:01:00Z">
              <w:tcPr>
                <w:tcW w:w="2408" w:type="dxa"/>
              </w:tcPr>
            </w:tcPrChange>
          </w:tcPr>
          <w:p w14:paraId="1E094C18" w14:textId="77777777" w:rsidR="008667A0" w:rsidRDefault="00165603">
            <w:pPr>
              <w:cnfStyle w:val="000000000000" w:firstRow="0" w:lastRow="0" w:firstColumn="0" w:lastColumn="0" w:oddVBand="0" w:evenVBand="0" w:oddHBand="0" w:evenHBand="0" w:firstRowFirstColumn="0" w:firstRowLastColumn="0" w:lastRowFirstColumn="0" w:lastRowLastColumn="0"/>
            </w:pPr>
            <w:r>
              <w:t>-1.1</w:t>
            </w:r>
          </w:p>
        </w:tc>
      </w:tr>
      <w:tr w:rsidR="008667A0" w14:paraId="6E541715" w14:textId="77777777" w:rsidTr="00D64A24">
        <w:tc>
          <w:tcPr>
            <w:cnfStyle w:val="001000000000" w:firstRow="0" w:lastRow="0" w:firstColumn="1" w:lastColumn="0" w:oddVBand="0" w:evenVBand="0" w:oddHBand="0" w:evenHBand="0" w:firstRowFirstColumn="0" w:firstRowLastColumn="0" w:lastRowFirstColumn="0" w:lastRowLastColumn="0"/>
            <w:tcW w:w="5103" w:type="dxa"/>
            <w:tcPrChange w:id="391" w:author="Kevin Toohey" w:date="2023-10-03T17:01:00Z">
              <w:tcPr>
                <w:tcW w:w="5040" w:type="dxa"/>
              </w:tcPr>
            </w:tcPrChange>
          </w:tcPr>
          <w:p w14:paraId="041D7BE8" w14:textId="77777777" w:rsidR="008667A0" w:rsidRDefault="00165603">
            <w:r>
              <w:rPr>
                <w:b/>
              </w:rPr>
              <w:t>Frequency of Negative Annual Total Return</w:t>
            </w:r>
          </w:p>
        </w:tc>
        <w:tc>
          <w:tcPr>
            <w:tcW w:w="1559" w:type="dxa"/>
            <w:tcPrChange w:id="392" w:author="Kevin Toohey" w:date="2023-10-03T17:01:00Z">
              <w:tcPr>
                <w:tcW w:w="2408" w:type="dxa"/>
              </w:tcPr>
            </w:tcPrChange>
          </w:tcPr>
          <w:p w14:paraId="7A271E8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393" w:author="Kevin Toohey" w:date="2023-10-03T17:01:00Z">
              <w:tcPr>
                <w:tcW w:w="2408" w:type="dxa"/>
              </w:tcPr>
            </w:tcPrChange>
          </w:tcPr>
          <w:p w14:paraId="49CA806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394" w:author="Kevin Toohey" w:date="2023-10-03T17:01:00Z">
              <w:tcPr>
                <w:tcW w:w="2408" w:type="dxa"/>
              </w:tcPr>
            </w:tcPrChange>
          </w:tcPr>
          <w:p w14:paraId="78ABB53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5973159C" w14:textId="77777777" w:rsidTr="00D64A24">
        <w:tc>
          <w:tcPr>
            <w:cnfStyle w:val="001000000000" w:firstRow="0" w:lastRow="0" w:firstColumn="1" w:lastColumn="0" w:oddVBand="0" w:evenVBand="0" w:oddHBand="0" w:evenHBand="0" w:firstRowFirstColumn="0" w:firstRowLastColumn="0" w:lastRowFirstColumn="0" w:lastRowLastColumn="0"/>
            <w:tcW w:w="5103" w:type="dxa"/>
            <w:tcPrChange w:id="395" w:author="Kevin Toohey" w:date="2023-10-03T17:01:00Z">
              <w:tcPr>
                <w:tcW w:w="5040" w:type="dxa"/>
              </w:tcPr>
            </w:tcPrChange>
          </w:tcPr>
          <w:p w14:paraId="2B0676A4" w14:textId="77777777" w:rsidR="008667A0" w:rsidRDefault="00165603">
            <w:r>
              <w:t xml:space="preserve">  Number of Negative Annual Return in any 20-year period</w:t>
            </w:r>
          </w:p>
        </w:tc>
        <w:tc>
          <w:tcPr>
            <w:tcW w:w="1559" w:type="dxa"/>
            <w:tcPrChange w:id="396" w:author="Kevin Toohey" w:date="2023-10-03T17:01:00Z">
              <w:tcPr>
                <w:tcW w:w="2408" w:type="dxa"/>
              </w:tcPr>
            </w:tcPrChange>
          </w:tcPr>
          <w:p w14:paraId="32024EB7" w14:textId="77777777" w:rsidR="008667A0" w:rsidRDefault="00165603">
            <w:pPr>
              <w:cnfStyle w:val="000000000000" w:firstRow="0" w:lastRow="0" w:firstColumn="0" w:lastColumn="0" w:oddVBand="0" w:evenVBand="0" w:oddHBand="0" w:evenHBand="0" w:firstRowFirstColumn="0" w:firstRowLastColumn="0" w:lastRowFirstColumn="0" w:lastRowLastColumn="0"/>
            </w:pPr>
            <w:r>
              <w:t>2.8</w:t>
            </w:r>
          </w:p>
        </w:tc>
        <w:tc>
          <w:tcPr>
            <w:tcW w:w="1559" w:type="dxa"/>
            <w:tcPrChange w:id="397" w:author="Kevin Toohey" w:date="2023-10-03T17:01:00Z">
              <w:tcPr>
                <w:tcW w:w="2408" w:type="dxa"/>
              </w:tcPr>
            </w:tcPrChange>
          </w:tcPr>
          <w:p w14:paraId="1D9293DB" w14:textId="77777777" w:rsidR="008667A0" w:rsidRDefault="00165603">
            <w:pPr>
              <w:cnfStyle w:val="000000000000" w:firstRow="0" w:lastRow="0" w:firstColumn="0" w:lastColumn="0" w:oddVBand="0" w:evenVBand="0" w:oddHBand="0" w:evenHBand="0" w:firstRowFirstColumn="0" w:firstRowLastColumn="0" w:lastRowFirstColumn="0" w:lastRowLastColumn="0"/>
            </w:pPr>
            <w:r>
              <w:t>3.5</w:t>
            </w:r>
          </w:p>
        </w:tc>
        <w:tc>
          <w:tcPr>
            <w:tcW w:w="1559" w:type="dxa"/>
            <w:tcPrChange w:id="398" w:author="Kevin Toohey" w:date="2023-10-03T17:01:00Z">
              <w:tcPr>
                <w:tcW w:w="2408" w:type="dxa"/>
              </w:tcPr>
            </w:tcPrChange>
          </w:tcPr>
          <w:p w14:paraId="1B3EF614" w14:textId="77777777" w:rsidR="008667A0" w:rsidRDefault="00165603">
            <w:pPr>
              <w:cnfStyle w:val="000000000000" w:firstRow="0" w:lastRow="0" w:firstColumn="0" w:lastColumn="0" w:oddVBand="0" w:evenVBand="0" w:oddHBand="0" w:evenHBand="0" w:firstRowFirstColumn="0" w:firstRowLastColumn="0" w:lastRowFirstColumn="0" w:lastRowLastColumn="0"/>
            </w:pPr>
            <w:r>
              <w:t>1.9</w:t>
            </w:r>
          </w:p>
        </w:tc>
      </w:tr>
      <w:tr w:rsidR="008667A0" w14:paraId="2E48F9D3" w14:textId="77777777" w:rsidTr="00D64A24">
        <w:tc>
          <w:tcPr>
            <w:cnfStyle w:val="001000000000" w:firstRow="0" w:lastRow="0" w:firstColumn="1" w:lastColumn="0" w:oddVBand="0" w:evenVBand="0" w:oddHBand="0" w:evenHBand="0" w:firstRowFirstColumn="0" w:firstRowLastColumn="0" w:lastRowFirstColumn="0" w:lastRowLastColumn="0"/>
            <w:tcW w:w="5103" w:type="dxa"/>
            <w:tcPrChange w:id="399" w:author="Kevin Toohey" w:date="2023-10-03T17:01:00Z">
              <w:tcPr>
                <w:tcW w:w="5040" w:type="dxa"/>
              </w:tcPr>
            </w:tcPrChange>
          </w:tcPr>
          <w:p w14:paraId="2F10F24A" w14:textId="77777777" w:rsidR="008667A0" w:rsidRDefault="00165603">
            <w:r>
              <w:t xml:space="preserve">  Probability of a Negative Annual Return(%)</w:t>
            </w:r>
          </w:p>
        </w:tc>
        <w:tc>
          <w:tcPr>
            <w:tcW w:w="1559" w:type="dxa"/>
            <w:tcPrChange w:id="400" w:author="Kevin Toohey" w:date="2023-10-03T17:01:00Z">
              <w:tcPr>
                <w:tcW w:w="2408" w:type="dxa"/>
              </w:tcPr>
            </w:tcPrChange>
          </w:tcPr>
          <w:p w14:paraId="382BDAF3" w14:textId="77777777" w:rsidR="008667A0" w:rsidRDefault="00165603">
            <w:pPr>
              <w:cnfStyle w:val="000000000000" w:firstRow="0" w:lastRow="0" w:firstColumn="0" w:lastColumn="0" w:oddVBand="0" w:evenVBand="0" w:oddHBand="0" w:evenHBand="0" w:firstRowFirstColumn="0" w:firstRowLastColumn="0" w:lastRowFirstColumn="0" w:lastRowLastColumn="0"/>
            </w:pPr>
            <w:r>
              <w:t>14.0</w:t>
            </w:r>
          </w:p>
        </w:tc>
        <w:tc>
          <w:tcPr>
            <w:tcW w:w="1559" w:type="dxa"/>
            <w:tcPrChange w:id="401" w:author="Kevin Toohey" w:date="2023-10-03T17:01:00Z">
              <w:tcPr>
                <w:tcW w:w="2408" w:type="dxa"/>
              </w:tcPr>
            </w:tcPrChange>
          </w:tcPr>
          <w:p w14:paraId="057B5C7F" w14:textId="77777777" w:rsidR="008667A0" w:rsidRDefault="00165603">
            <w:pPr>
              <w:cnfStyle w:val="000000000000" w:firstRow="0" w:lastRow="0" w:firstColumn="0" w:lastColumn="0" w:oddVBand="0" w:evenVBand="0" w:oddHBand="0" w:evenHBand="0" w:firstRowFirstColumn="0" w:firstRowLastColumn="0" w:lastRowFirstColumn="0" w:lastRowLastColumn="0"/>
            </w:pPr>
            <w:r>
              <w:t>17.4</w:t>
            </w:r>
          </w:p>
        </w:tc>
        <w:tc>
          <w:tcPr>
            <w:tcW w:w="1559" w:type="dxa"/>
            <w:tcPrChange w:id="402" w:author="Kevin Toohey" w:date="2023-10-03T17:01:00Z">
              <w:tcPr>
                <w:tcW w:w="2408" w:type="dxa"/>
              </w:tcPr>
            </w:tcPrChange>
          </w:tcPr>
          <w:p w14:paraId="68981ACC" w14:textId="77777777" w:rsidR="008667A0" w:rsidRDefault="00165603">
            <w:pPr>
              <w:cnfStyle w:val="000000000000" w:firstRow="0" w:lastRow="0" w:firstColumn="0" w:lastColumn="0" w:oddVBand="0" w:evenVBand="0" w:oddHBand="0" w:evenHBand="0" w:firstRowFirstColumn="0" w:firstRowLastColumn="0" w:lastRowFirstColumn="0" w:lastRowLastColumn="0"/>
            </w:pPr>
            <w:r>
              <w:t>9.7</w:t>
            </w:r>
          </w:p>
        </w:tc>
      </w:tr>
    </w:tbl>
    <w:p w14:paraId="40A4D4D7" w14:textId="77777777" w:rsidR="008667A0" w:rsidRDefault="008667A0">
      <w:pPr>
        <w:pStyle w:val="BodyStyle"/>
      </w:pPr>
    </w:p>
    <w:p w14:paraId="0E8616FF" w14:textId="77777777" w:rsidR="008667A0" w:rsidRDefault="00165603">
      <w:pPr>
        <w:pStyle w:val="Heading3"/>
      </w:pPr>
      <w:bookmarkStart w:id="403" w:name="_Toc147237914"/>
      <w:r>
        <w:t>Current Investment Strategy</w:t>
      </w:r>
      <w:bookmarkEnd w:id="403"/>
    </w:p>
    <w:p w14:paraId="492CF4C6" w14:textId="77777777" w:rsidR="008667A0" w:rsidRDefault="00165603">
      <w:pPr>
        <w:pStyle w:val="BodyStyle"/>
      </w:pPr>
      <w:r>
        <w:t>The current SAA for the investment strategy has been tested against a series of CPI-based investment objectives. Specific assessment seeking to confirm that the current SAA remains acceptable and that the current investment objective is likely to be achieved.</w:t>
      </w:r>
    </w:p>
    <w:p w14:paraId="5CB73C59" w14:textId="77777777" w:rsidR="008667A0" w:rsidRDefault="00165603">
      <w:pPr>
        <w:pStyle w:val="BodyStyle"/>
      </w:pPr>
      <w:r>
        <w:t>A probability of greater than 50% is sought to indicate that an investment objective is likely to be achieved.</w:t>
      </w:r>
    </w:p>
    <w:p w14:paraId="7C931C29" w14:textId="77777777" w:rsidR="008667A0" w:rsidRDefault="00165603">
      <w:pPr>
        <w:pStyle w:val="BodyStyle"/>
      </w:pPr>
      <w:r>
        <w:t>Analysis for Scenario 1 has been conducted before management fees and tax:</w:t>
      </w:r>
    </w:p>
    <w:p w14:paraId="32AC5E6F" w14:textId="77777777" w:rsidR="008667A0" w:rsidRDefault="00165603">
      <w:pPr>
        <w:pStyle w:val="listbullet0"/>
      </w:pPr>
      <w:r>
        <w:t>Under Scenario 1 the current investment objective of CPI + 0.5% pa over a 3-year rolling period is likely to be achieved at a 93.3% probability. Value at Risk upon a 1 in 20-year event (95% probability) is expected at 0% for the current allocation. The level of investment risk, as captured by SRM, is Low for the current SAA.</w:t>
      </w:r>
    </w:p>
    <w:p w14:paraId="19AFA6D0" w14:textId="77777777" w:rsidR="008667A0" w:rsidRDefault="00165603">
      <w:pPr>
        <w:pStyle w:val="BodyStyle"/>
      </w:pPr>
      <w:r>
        <w:t>Analysis for Scenario 2 has been conducted before management fees and tax:</w:t>
      </w:r>
    </w:p>
    <w:p w14:paraId="029F2EEA" w14:textId="77777777" w:rsidR="008667A0" w:rsidRDefault="00165603">
      <w:pPr>
        <w:pStyle w:val="listbullet0"/>
      </w:pPr>
      <w:r>
        <w:t>Under Scenario 2 the current investment objective of CPI + 0.5% pa over a 3-year rolling period is likely to be achieved at a 75.3% probability. Value at Risk upon a 1 in 20-year event (95% probability) is expected at -2.4% for the current allocation. The level of investment risk, as captured by SRM, is Medium for the current SAA.</w:t>
      </w:r>
    </w:p>
    <w:p w14:paraId="2FD78713" w14:textId="77777777" w:rsidR="008667A0" w:rsidRDefault="00165603">
      <w:pPr>
        <w:pStyle w:val="Heading3"/>
      </w:pPr>
      <w:bookmarkStart w:id="404" w:name="_Toc147237915"/>
      <w:r>
        <w:lastRenderedPageBreak/>
        <w:t>SAA Ranges</w:t>
      </w:r>
      <w:bookmarkEnd w:id="404"/>
    </w:p>
    <w:p w14:paraId="7A65A2FE" w14:textId="77777777" w:rsidR="008667A0" w:rsidRDefault="00165603">
      <w:pPr>
        <w:pStyle w:val="BodyStyle"/>
      </w:pPr>
      <w:r>
        <w:t xml:space="preserve">The licensee is required to monitor the investment ranges to enable it to identify and respond to any significant deviation from the investment strategy in a timely manner. A range that is set to be too wide or narrow would render the strategies unconstrained or ineffective. </w:t>
      </w:r>
    </w:p>
    <w:p w14:paraId="282AD8DF" w14:textId="77777777" w:rsidR="008667A0" w:rsidRDefault="00165603">
      <w:pPr>
        <w:pStyle w:val="listbullet0"/>
      </w:pPr>
      <w:r>
        <w:t>Under Scenario 1, the current SAA and the least volatile portfolio (P2) would achieve an SRM of High, while the SRM for the most volatile portfolio (P1) is High</w:t>
      </w:r>
    </w:p>
    <w:p w14:paraId="0ECE9A63" w14:textId="77777777" w:rsidR="008667A0" w:rsidRDefault="00165603">
      <w:pPr>
        <w:pStyle w:val="listbullet0"/>
      </w:pPr>
      <w:r>
        <w:t>Under Scenario 2, the most volatile portfolio (P1) and the least volatile portfolio (P2) would achieve the same SRM of High as the current asset allocation</w:t>
      </w:r>
    </w:p>
    <w:p w14:paraId="2705845C" w14:textId="77777777" w:rsidR="008667A0" w:rsidRDefault="00165603">
      <w:pPr>
        <w:pStyle w:val="BodyStyle"/>
      </w:pPr>
      <w:r>
        <w:t>As reviewed above, market fluctuations would have a modest impact on the investment strategy. For detailed stress testing analysis of P1 and P2, refer to Appendix B.</w:t>
      </w:r>
    </w:p>
    <w:p w14:paraId="19B38056" w14:textId="77777777" w:rsidR="008667A0" w:rsidRDefault="008667A0">
      <w:pPr>
        <w:pStyle w:val="BodyStyle"/>
      </w:pPr>
    </w:p>
    <w:p w14:paraId="164F1E97" w14:textId="77777777" w:rsidR="008667A0" w:rsidRDefault="00165603">
      <w:pPr>
        <w:pStyle w:val="Heading3"/>
      </w:pPr>
      <w:bookmarkStart w:id="405" w:name="_Toc147237916"/>
      <w:r>
        <w:t>Recommendations</w:t>
      </w:r>
      <w:bookmarkEnd w:id="405"/>
    </w:p>
    <w:p w14:paraId="745534EF" w14:textId="77777777" w:rsidR="008667A0" w:rsidRDefault="00165603">
      <w:pPr>
        <w:pStyle w:val="listbullet0"/>
      </w:pPr>
      <w:r>
        <w:t>Maintain the current Strategic Asset Allocation</w:t>
      </w:r>
    </w:p>
    <w:p w14:paraId="03DCA9DE" w14:textId="77777777" w:rsidR="008667A0" w:rsidRDefault="00165603">
      <w:pPr>
        <w:pStyle w:val="listbullet0"/>
      </w:pPr>
      <w:r>
        <w:t xml:space="preserve">Maintain the current investment objective of CPI + 0.5% pa over rolling 3-year periods </w:t>
      </w:r>
    </w:p>
    <w:p w14:paraId="436D52A2" w14:textId="77777777" w:rsidR="008667A0" w:rsidRDefault="00165603">
      <w:pPr>
        <w:pStyle w:val="listbullet0"/>
      </w:pPr>
      <w:r>
        <w:t>Maintain the current SRM of Medium</w:t>
      </w:r>
    </w:p>
    <w:p w14:paraId="5407F867" w14:textId="057F1364" w:rsidR="008667A0" w:rsidRDefault="00165603">
      <w:pPr>
        <w:pStyle w:val="Heading2"/>
      </w:pPr>
      <w:bookmarkStart w:id="406" w:name="_Toc147237917"/>
      <w:r>
        <w:t xml:space="preserve">Analysis of Strategy: </w:t>
      </w:r>
      <w:r w:rsidR="00E24120">
        <w:t>Active</w:t>
      </w:r>
      <w:r>
        <w:t xml:space="preserve"> 40</w:t>
      </w:r>
      <w:bookmarkEnd w:id="406"/>
    </w:p>
    <w:p w14:paraId="50D1624E" w14:textId="77777777" w:rsidR="008667A0" w:rsidRDefault="00165603">
      <w:pPr>
        <w:pStyle w:val="Heading3"/>
      </w:pPr>
      <w:bookmarkStart w:id="407" w:name="_Toc147237918"/>
      <w:r>
        <w:t>Analysis of Asset Allocation</w:t>
      </w:r>
      <w:bookmarkEnd w:id="407"/>
    </w:p>
    <w:p w14:paraId="0BB530D7" w14:textId="77777777" w:rsidR="008667A0" w:rsidRDefault="00165603">
      <w:pPr>
        <w:pStyle w:val="BodyStyle"/>
      </w:pPr>
      <w:r>
        <w:t>Table 13 tests and demonstrates the returns, volatility of returns and the probabilities of the current SAA meeting the current stated investment objective of CPI + 1.0% pa over 5-year periods, on a historical basis, before management fees and tax.</w:t>
      </w:r>
    </w:p>
    <w:p w14:paraId="411F6E2A" w14:textId="77777777" w:rsidR="008667A0" w:rsidRDefault="00165603">
      <w:pPr>
        <w:pStyle w:val="T-Title"/>
      </w:pPr>
      <w:r>
        <w:t>Table 13: Scenario 1 Historical Analysis – Strategic Asset Allocations</w:t>
      </w:r>
    </w:p>
    <w:tbl>
      <w:tblPr>
        <w:tblStyle w:val="Table2"/>
        <w:tblW w:w="0" w:type="auto"/>
        <w:tblLook w:val="04A0" w:firstRow="1" w:lastRow="0" w:firstColumn="1" w:lastColumn="0" w:noHBand="0" w:noVBand="1"/>
        <w:tblPrChange w:id="408" w:author="Kevin Toohey" w:date="2023-10-03T16:59:00Z">
          <w:tblPr>
            <w:tblStyle w:val="Table2"/>
            <w:tblW w:w="0" w:type="auto"/>
            <w:tblLook w:val="04A0" w:firstRow="1" w:lastRow="0" w:firstColumn="1" w:lastColumn="0" w:noHBand="0" w:noVBand="1"/>
          </w:tblPr>
        </w:tblPrChange>
      </w:tblPr>
      <w:tblGrid>
        <w:gridCol w:w="4820"/>
        <w:gridCol w:w="1510"/>
        <w:gridCol w:w="1559"/>
        <w:gridCol w:w="1418"/>
        <w:tblGridChange w:id="409">
          <w:tblGrid>
            <w:gridCol w:w="3877"/>
            <w:gridCol w:w="1899"/>
            <w:gridCol w:w="1928"/>
            <w:gridCol w:w="1928"/>
          </w:tblGrid>
        </w:tblGridChange>
      </w:tblGrid>
      <w:tr w:rsidR="008667A0" w14:paraId="544264A2" w14:textId="77777777" w:rsidTr="004C05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tcPrChange w:id="410" w:author="Kevin Toohey" w:date="2023-10-03T16:59:00Z">
              <w:tcPr>
                <w:tcW w:w="5040" w:type="dxa"/>
              </w:tcPr>
            </w:tcPrChange>
          </w:tcPr>
          <w:p w14:paraId="6DD214BA" w14:textId="77777777" w:rsidR="008667A0" w:rsidRDefault="00165603">
            <w:pPr>
              <w:cnfStyle w:val="101000000000" w:firstRow="1" w:lastRow="0" w:firstColumn="1" w:lastColumn="0" w:oddVBand="0" w:evenVBand="0" w:oddHBand="0" w:evenHBand="0" w:firstRowFirstColumn="0" w:firstRowLastColumn="0" w:lastRowFirstColumn="0" w:lastRowLastColumn="0"/>
            </w:pPr>
            <w:r>
              <w:t>Category</w:t>
            </w:r>
          </w:p>
        </w:tc>
        <w:tc>
          <w:tcPr>
            <w:tcW w:w="1510" w:type="dxa"/>
            <w:tcPrChange w:id="411" w:author="Kevin Toohey" w:date="2023-10-03T16:59:00Z">
              <w:tcPr>
                <w:tcW w:w="2408" w:type="dxa"/>
              </w:tcPr>
            </w:tcPrChange>
          </w:tcPr>
          <w:p w14:paraId="2F720ABF"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559" w:type="dxa"/>
            <w:tcPrChange w:id="412" w:author="Kevin Toohey" w:date="2023-10-03T16:59:00Z">
              <w:tcPr>
                <w:tcW w:w="2408" w:type="dxa"/>
              </w:tcPr>
            </w:tcPrChange>
          </w:tcPr>
          <w:p w14:paraId="45131FDF" w14:textId="77777777" w:rsidR="008667A0" w:rsidRDefault="00165603">
            <w:pPr>
              <w:cnfStyle w:val="100000000000" w:firstRow="1" w:lastRow="0" w:firstColumn="0" w:lastColumn="0" w:oddVBand="0" w:evenVBand="0" w:oddHBand="0" w:evenHBand="0" w:firstRowFirstColumn="0" w:firstRowLastColumn="0" w:lastRowFirstColumn="0" w:lastRowLastColumn="0"/>
            </w:pPr>
            <w:r>
              <w:t>Most Volatile Portfolio P1</w:t>
            </w:r>
          </w:p>
        </w:tc>
        <w:tc>
          <w:tcPr>
            <w:tcW w:w="1418" w:type="dxa"/>
            <w:tcPrChange w:id="413" w:author="Kevin Toohey" w:date="2023-10-03T16:59:00Z">
              <w:tcPr>
                <w:tcW w:w="2408" w:type="dxa"/>
              </w:tcPr>
            </w:tcPrChange>
          </w:tcPr>
          <w:p w14:paraId="09BA89BA" w14:textId="77777777" w:rsidR="008667A0" w:rsidRDefault="00165603">
            <w:pPr>
              <w:cnfStyle w:val="100000000000" w:firstRow="1" w:lastRow="0" w:firstColumn="0" w:lastColumn="0" w:oddVBand="0" w:evenVBand="0" w:oddHBand="0" w:evenHBand="0" w:firstRowFirstColumn="0" w:firstRowLastColumn="0" w:lastRowFirstColumn="0" w:lastRowLastColumn="0"/>
            </w:pPr>
            <w:r>
              <w:t>Least Volatile Portfolio P2</w:t>
            </w:r>
          </w:p>
        </w:tc>
      </w:tr>
      <w:tr w:rsidR="008667A0" w14:paraId="7EB43064"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414" w:author="Kevin Toohey" w:date="2023-10-03T16:59:00Z">
              <w:tcPr>
                <w:tcW w:w="5040" w:type="dxa"/>
              </w:tcPr>
            </w:tcPrChange>
          </w:tcPr>
          <w:p w14:paraId="121B804F" w14:textId="77777777" w:rsidR="008667A0" w:rsidRDefault="00165603">
            <w:r>
              <w:rPr>
                <w:b/>
              </w:rPr>
              <w:t>Asset Classes</w:t>
            </w:r>
          </w:p>
        </w:tc>
        <w:tc>
          <w:tcPr>
            <w:tcW w:w="1510" w:type="dxa"/>
            <w:tcPrChange w:id="415" w:author="Kevin Toohey" w:date="2023-10-03T16:59:00Z">
              <w:tcPr>
                <w:tcW w:w="2408" w:type="dxa"/>
              </w:tcPr>
            </w:tcPrChange>
          </w:tcPr>
          <w:p w14:paraId="441607ED"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416" w:author="Kevin Toohey" w:date="2023-10-03T16:59:00Z">
              <w:tcPr>
                <w:tcW w:w="2408" w:type="dxa"/>
              </w:tcPr>
            </w:tcPrChange>
          </w:tcPr>
          <w:p w14:paraId="1C3AF5E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Change w:id="417" w:author="Kevin Toohey" w:date="2023-10-03T16:59:00Z">
              <w:tcPr>
                <w:tcW w:w="2408" w:type="dxa"/>
              </w:tcPr>
            </w:tcPrChange>
          </w:tcPr>
          <w:p w14:paraId="1CF85A7D"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7D8B8511"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418" w:author="Kevin Toohey" w:date="2023-10-03T16:59:00Z">
              <w:tcPr>
                <w:tcW w:w="5040" w:type="dxa"/>
              </w:tcPr>
            </w:tcPrChange>
          </w:tcPr>
          <w:p w14:paraId="61B17B5D" w14:textId="77777777" w:rsidR="008667A0" w:rsidRDefault="00165603">
            <w:r>
              <w:t xml:space="preserve">  Cash(%)</w:t>
            </w:r>
          </w:p>
        </w:tc>
        <w:tc>
          <w:tcPr>
            <w:tcW w:w="1510" w:type="dxa"/>
            <w:tcPrChange w:id="419" w:author="Kevin Toohey" w:date="2023-10-03T16:59:00Z">
              <w:tcPr>
                <w:tcW w:w="2408" w:type="dxa"/>
              </w:tcPr>
            </w:tcPrChange>
          </w:tcPr>
          <w:p w14:paraId="70D6958B"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559" w:type="dxa"/>
            <w:tcPrChange w:id="420" w:author="Kevin Toohey" w:date="2023-10-03T16:59:00Z">
              <w:tcPr>
                <w:tcW w:w="2408" w:type="dxa"/>
              </w:tcPr>
            </w:tcPrChange>
          </w:tcPr>
          <w:p w14:paraId="7333F1E0"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418" w:type="dxa"/>
            <w:tcPrChange w:id="421" w:author="Kevin Toohey" w:date="2023-10-03T16:59:00Z">
              <w:tcPr>
                <w:tcW w:w="2408" w:type="dxa"/>
              </w:tcPr>
            </w:tcPrChange>
          </w:tcPr>
          <w:p w14:paraId="2AD30C4C" w14:textId="77777777" w:rsidR="008667A0" w:rsidRDefault="00165603">
            <w:pPr>
              <w:cnfStyle w:val="000000000000" w:firstRow="0" w:lastRow="0" w:firstColumn="0" w:lastColumn="0" w:oddVBand="0" w:evenVBand="0" w:oddHBand="0" w:evenHBand="0" w:firstRowFirstColumn="0" w:firstRowLastColumn="0" w:lastRowFirstColumn="0" w:lastRowLastColumn="0"/>
            </w:pPr>
            <w:r>
              <w:t>25.0</w:t>
            </w:r>
          </w:p>
        </w:tc>
      </w:tr>
      <w:tr w:rsidR="008667A0" w14:paraId="23AB6C37"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422" w:author="Kevin Toohey" w:date="2023-10-03T16:59:00Z">
              <w:tcPr>
                <w:tcW w:w="5040" w:type="dxa"/>
              </w:tcPr>
            </w:tcPrChange>
          </w:tcPr>
          <w:p w14:paraId="6C7CC5A0" w14:textId="77777777" w:rsidR="008667A0" w:rsidRDefault="00165603">
            <w:r>
              <w:t xml:space="preserve">  Australian Shares(%)</w:t>
            </w:r>
          </w:p>
        </w:tc>
        <w:tc>
          <w:tcPr>
            <w:tcW w:w="1510" w:type="dxa"/>
            <w:tcPrChange w:id="423" w:author="Kevin Toohey" w:date="2023-10-03T16:59:00Z">
              <w:tcPr>
                <w:tcW w:w="2408" w:type="dxa"/>
              </w:tcPr>
            </w:tcPrChange>
          </w:tcPr>
          <w:p w14:paraId="09B66D0F"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559" w:type="dxa"/>
            <w:tcPrChange w:id="424" w:author="Kevin Toohey" w:date="2023-10-03T16:59:00Z">
              <w:tcPr>
                <w:tcW w:w="2408" w:type="dxa"/>
              </w:tcPr>
            </w:tcPrChange>
          </w:tcPr>
          <w:p w14:paraId="36829B83" w14:textId="77777777" w:rsidR="008667A0" w:rsidRDefault="00165603">
            <w:pPr>
              <w:cnfStyle w:val="000000000000" w:firstRow="0" w:lastRow="0" w:firstColumn="0" w:lastColumn="0" w:oddVBand="0" w:evenVBand="0" w:oddHBand="0" w:evenHBand="0" w:firstRowFirstColumn="0" w:firstRowLastColumn="0" w:lastRowFirstColumn="0" w:lastRowLastColumn="0"/>
            </w:pPr>
            <w:r>
              <w:t>23.0</w:t>
            </w:r>
          </w:p>
        </w:tc>
        <w:tc>
          <w:tcPr>
            <w:tcW w:w="1418" w:type="dxa"/>
            <w:tcPrChange w:id="425" w:author="Kevin Toohey" w:date="2023-10-03T16:59:00Z">
              <w:tcPr>
                <w:tcW w:w="2408" w:type="dxa"/>
              </w:tcPr>
            </w:tcPrChange>
          </w:tcPr>
          <w:p w14:paraId="4B94B9DF"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667A0" w14:paraId="0782C327"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426" w:author="Kevin Toohey" w:date="2023-10-03T16:59:00Z">
              <w:tcPr>
                <w:tcW w:w="5040" w:type="dxa"/>
              </w:tcPr>
            </w:tcPrChange>
          </w:tcPr>
          <w:p w14:paraId="02634969" w14:textId="77777777" w:rsidR="008667A0" w:rsidRDefault="00165603">
            <w:r>
              <w:t xml:space="preserve">  International Shares(%)</w:t>
            </w:r>
          </w:p>
        </w:tc>
        <w:tc>
          <w:tcPr>
            <w:tcW w:w="1510" w:type="dxa"/>
            <w:tcPrChange w:id="427" w:author="Kevin Toohey" w:date="2023-10-03T16:59:00Z">
              <w:tcPr>
                <w:tcW w:w="2408" w:type="dxa"/>
              </w:tcPr>
            </w:tcPrChange>
          </w:tcPr>
          <w:p w14:paraId="3603E2F0"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559" w:type="dxa"/>
            <w:tcPrChange w:id="428" w:author="Kevin Toohey" w:date="2023-10-03T16:59:00Z">
              <w:tcPr>
                <w:tcW w:w="2408" w:type="dxa"/>
              </w:tcPr>
            </w:tcPrChange>
          </w:tcPr>
          <w:p w14:paraId="4E25E7F5"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418" w:type="dxa"/>
            <w:tcPrChange w:id="429" w:author="Kevin Toohey" w:date="2023-10-03T16:59:00Z">
              <w:tcPr>
                <w:tcW w:w="2408" w:type="dxa"/>
              </w:tcPr>
            </w:tcPrChange>
          </w:tcPr>
          <w:p w14:paraId="1F407986" w14:textId="77777777" w:rsidR="008667A0" w:rsidRDefault="00165603">
            <w:pPr>
              <w:cnfStyle w:val="000000000000" w:firstRow="0" w:lastRow="0" w:firstColumn="0" w:lastColumn="0" w:oddVBand="0" w:evenVBand="0" w:oddHBand="0" w:evenHBand="0" w:firstRowFirstColumn="0" w:firstRowLastColumn="0" w:lastRowFirstColumn="0" w:lastRowLastColumn="0"/>
            </w:pPr>
            <w:r>
              <w:t>25.0</w:t>
            </w:r>
          </w:p>
        </w:tc>
      </w:tr>
      <w:tr w:rsidR="008667A0" w14:paraId="2D735BA1"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430" w:author="Kevin Toohey" w:date="2023-10-03T16:59:00Z">
              <w:tcPr>
                <w:tcW w:w="5040" w:type="dxa"/>
              </w:tcPr>
            </w:tcPrChange>
          </w:tcPr>
          <w:p w14:paraId="3E856EDC" w14:textId="77777777" w:rsidR="008667A0" w:rsidRDefault="00165603">
            <w:r>
              <w:t xml:space="preserve">  Real Assets(%)</w:t>
            </w:r>
          </w:p>
        </w:tc>
        <w:tc>
          <w:tcPr>
            <w:tcW w:w="1510" w:type="dxa"/>
            <w:tcPrChange w:id="431" w:author="Kevin Toohey" w:date="2023-10-03T16:59:00Z">
              <w:tcPr>
                <w:tcW w:w="2408" w:type="dxa"/>
              </w:tcPr>
            </w:tcPrChange>
          </w:tcPr>
          <w:p w14:paraId="1FFAB089"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559" w:type="dxa"/>
            <w:tcPrChange w:id="432" w:author="Kevin Toohey" w:date="2023-10-03T16:59:00Z">
              <w:tcPr>
                <w:tcW w:w="2408" w:type="dxa"/>
              </w:tcPr>
            </w:tcPrChange>
          </w:tcPr>
          <w:p w14:paraId="6F533D9A"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418" w:type="dxa"/>
            <w:tcPrChange w:id="433" w:author="Kevin Toohey" w:date="2023-10-03T16:59:00Z">
              <w:tcPr>
                <w:tcW w:w="2408" w:type="dxa"/>
              </w:tcPr>
            </w:tcPrChange>
          </w:tcPr>
          <w:p w14:paraId="676F21DF"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7B01EBA3"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434" w:author="Kevin Toohey" w:date="2023-10-03T16:59:00Z">
              <w:tcPr>
                <w:tcW w:w="5040" w:type="dxa"/>
              </w:tcPr>
            </w:tcPrChange>
          </w:tcPr>
          <w:p w14:paraId="3D8EED61" w14:textId="77777777" w:rsidR="008667A0" w:rsidRDefault="00165603">
            <w:r>
              <w:t xml:space="preserve">  Alternatives(%)</w:t>
            </w:r>
          </w:p>
        </w:tc>
        <w:tc>
          <w:tcPr>
            <w:tcW w:w="1510" w:type="dxa"/>
            <w:tcPrChange w:id="435" w:author="Kevin Toohey" w:date="2023-10-03T16:59:00Z">
              <w:tcPr>
                <w:tcW w:w="2408" w:type="dxa"/>
              </w:tcPr>
            </w:tcPrChange>
          </w:tcPr>
          <w:p w14:paraId="2F357D6D"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559" w:type="dxa"/>
            <w:tcPrChange w:id="436" w:author="Kevin Toohey" w:date="2023-10-03T16:59:00Z">
              <w:tcPr>
                <w:tcW w:w="2408" w:type="dxa"/>
              </w:tcPr>
            </w:tcPrChange>
          </w:tcPr>
          <w:p w14:paraId="32199A9C" w14:textId="77777777" w:rsidR="008667A0" w:rsidRDefault="00165603">
            <w:pPr>
              <w:cnfStyle w:val="000000000000" w:firstRow="0" w:lastRow="0" w:firstColumn="0" w:lastColumn="0" w:oddVBand="0" w:evenVBand="0" w:oddHBand="0" w:evenHBand="0" w:firstRowFirstColumn="0" w:firstRowLastColumn="0" w:lastRowFirstColumn="0" w:lastRowLastColumn="0"/>
            </w:pPr>
            <w:r>
              <w:t>2.0</w:t>
            </w:r>
          </w:p>
        </w:tc>
        <w:tc>
          <w:tcPr>
            <w:tcW w:w="1418" w:type="dxa"/>
            <w:tcPrChange w:id="437" w:author="Kevin Toohey" w:date="2023-10-03T16:59:00Z">
              <w:tcPr>
                <w:tcW w:w="2408" w:type="dxa"/>
              </w:tcPr>
            </w:tcPrChange>
          </w:tcPr>
          <w:p w14:paraId="1B4D2E9D"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r w:rsidR="008667A0" w14:paraId="08272592"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438" w:author="Kevin Toohey" w:date="2023-10-03T16:59:00Z">
              <w:tcPr>
                <w:tcW w:w="5040" w:type="dxa"/>
              </w:tcPr>
            </w:tcPrChange>
          </w:tcPr>
          <w:p w14:paraId="13B9CBAC" w14:textId="77777777" w:rsidR="008667A0" w:rsidRDefault="00165603">
            <w:r>
              <w:t xml:space="preserve">  Long Duration(%)</w:t>
            </w:r>
          </w:p>
        </w:tc>
        <w:tc>
          <w:tcPr>
            <w:tcW w:w="1510" w:type="dxa"/>
            <w:tcPrChange w:id="439" w:author="Kevin Toohey" w:date="2023-10-03T16:59:00Z">
              <w:tcPr>
                <w:tcW w:w="2408" w:type="dxa"/>
              </w:tcPr>
            </w:tcPrChange>
          </w:tcPr>
          <w:p w14:paraId="59C737E9"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c>
          <w:tcPr>
            <w:tcW w:w="1559" w:type="dxa"/>
            <w:tcPrChange w:id="440" w:author="Kevin Toohey" w:date="2023-10-03T16:59:00Z">
              <w:tcPr>
                <w:tcW w:w="2408" w:type="dxa"/>
              </w:tcPr>
            </w:tcPrChange>
          </w:tcPr>
          <w:p w14:paraId="4AB8C8D9"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c>
          <w:tcPr>
            <w:tcW w:w="1418" w:type="dxa"/>
            <w:tcPrChange w:id="441" w:author="Kevin Toohey" w:date="2023-10-03T16:59:00Z">
              <w:tcPr>
                <w:tcW w:w="2408" w:type="dxa"/>
              </w:tcPr>
            </w:tcPrChange>
          </w:tcPr>
          <w:p w14:paraId="2DFE198E" w14:textId="77777777" w:rsidR="008667A0" w:rsidRDefault="00165603">
            <w:pPr>
              <w:cnfStyle w:val="000000000000" w:firstRow="0" w:lastRow="0" w:firstColumn="0" w:lastColumn="0" w:oddVBand="0" w:evenVBand="0" w:oddHBand="0" w:evenHBand="0" w:firstRowFirstColumn="0" w:firstRowLastColumn="0" w:lastRowFirstColumn="0" w:lastRowLastColumn="0"/>
            </w:pPr>
            <w:r>
              <w:t>25.0</w:t>
            </w:r>
          </w:p>
        </w:tc>
      </w:tr>
      <w:tr w:rsidR="008667A0" w14:paraId="3ED6A45A"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442" w:author="Kevin Toohey" w:date="2023-10-03T16:59:00Z">
              <w:tcPr>
                <w:tcW w:w="5040" w:type="dxa"/>
              </w:tcPr>
            </w:tcPrChange>
          </w:tcPr>
          <w:p w14:paraId="60D9025E" w14:textId="77777777" w:rsidR="008667A0" w:rsidRDefault="00165603">
            <w:r>
              <w:t xml:space="preserve">  Floating Rate(%)</w:t>
            </w:r>
          </w:p>
        </w:tc>
        <w:tc>
          <w:tcPr>
            <w:tcW w:w="1510" w:type="dxa"/>
            <w:tcPrChange w:id="443" w:author="Kevin Toohey" w:date="2023-10-03T16:59:00Z">
              <w:tcPr>
                <w:tcW w:w="2408" w:type="dxa"/>
              </w:tcPr>
            </w:tcPrChange>
          </w:tcPr>
          <w:p w14:paraId="003CB010"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c>
          <w:tcPr>
            <w:tcW w:w="1559" w:type="dxa"/>
            <w:tcPrChange w:id="444" w:author="Kevin Toohey" w:date="2023-10-03T16:59:00Z">
              <w:tcPr>
                <w:tcW w:w="2408" w:type="dxa"/>
              </w:tcPr>
            </w:tcPrChange>
          </w:tcPr>
          <w:p w14:paraId="333AF61C" w14:textId="77777777" w:rsidR="008667A0" w:rsidRDefault="00165603">
            <w:pPr>
              <w:cnfStyle w:val="000000000000" w:firstRow="0" w:lastRow="0" w:firstColumn="0" w:lastColumn="0" w:oddVBand="0" w:evenVBand="0" w:oddHBand="0" w:evenHBand="0" w:firstRowFirstColumn="0" w:firstRowLastColumn="0" w:lastRowFirstColumn="0" w:lastRowLastColumn="0"/>
            </w:pPr>
            <w:r>
              <w:t>35.0</w:t>
            </w:r>
          </w:p>
        </w:tc>
        <w:tc>
          <w:tcPr>
            <w:tcW w:w="1418" w:type="dxa"/>
            <w:tcPrChange w:id="445" w:author="Kevin Toohey" w:date="2023-10-03T16:59:00Z">
              <w:tcPr>
                <w:tcW w:w="2408" w:type="dxa"/>
              </w:tcPr>
            </w:tcPrChange>
          </w:tcPr>
          <w:p w14:paraId="78004EA9"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r w:rsidR="008667A0" w14:paraId="084BDF92"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446" w:author="Kevin Toohey" w:date="2023-10-03T16:59:00Z">
              <w:tcPr>
                <w:tcW w:w="5040" w:type="dxa"/>
              </w:tcPr>
            </w:tcPrChange>
          </w:tcPr>
          <w:p w14:paraId="4B6BED62" w14:textId="77777777" w:rsidR="008667A0" w:rsidRDefault="00165603">
            <w:r>
              <w:rPr>
                <w:b/>
              </w:rPr>
              <w:t>Total</w:t>
            </w:r>
          </w:p>
        </w:tc>
        <w:tc>
          <w:tcPr>
            <w:tcW w:w="1510" w:type="dxa"/>
            <w:tcPrChange w:id="447" w:author="Kevin Toohey" w:date="2023-10-03T16:59:00Z">
              <w:tcPr>
                <w:tcW w:w="2408" w:type="dxa"/>
              </w:tcPr>
            </w:tcPrChange>
          </w:tcPr>
          <w:p w14:paraId="067E9688"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59" w:type="dxa"/>
            <w:tcPrChange w:id="448" w:author="Kevin Toohey" w:date="2023-10-03T16:59:00Z">
              <w:tcPr>
                <w:tcW w:w="2408" w:type="dxa"/>
              </w:tcPr>
            </w:tcPrChange>
          </w:tcPr>
          <w:p w14:paraId="41618F49"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418" w:type="dxa"/>
            <w:tcPrChange w:id="449" w:author="Kevin Toohey" w:date="2023-10-03T16:59:00Z">
              <w:tcPr>
                <w:tcW w:w="2408" w:type="dxa"/>
              </w:tcPr>
            </w:tcPrChange>
          </w:tcPr>
          <w:p w14:paraId="56C2BFFB"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r>
      <w:tr w:rsidR="008667A0" w14:paraId="6354A2A3"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450" w:author="Kevin Toohey" w:date="2023-10-03T16:59:00Z">
              <w:tcPr>
                <w:tcW w:w="5040" w:type="dxa"/>
              </w:tcPr>
            </w:tcPrChange>
          </w:tcPr>
          <w:p w14:paraId="61CCA048" w14:textId="77777777" w:rsidR="008667A0" w:rsidRDefault="00165603">
            <w:r>
              <w:t xml:space="preserve">  Growth(%)</w:t>
            </w:r>
          </w:p>
        </w:tc>
        <w:tc>
          <w:tcPr>
            <w:tcW w:w="1510" w:type="dxa"/>
            <w:tcPrChange w:id="451" w:author="Kevin Toohey" w:date="2023-10-03T16:59:00Z">
              <w:tcPr>
                <w:tcW w:w="2408" w:type="dxa"/>
              </w:tcPr>
            </w:tcPrChange>
          </w:tcPr>
          <w:p w14:paraId="022DC57F"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559" w:type="dxa"/>
            <w:tcPrChange w:id="452" w:author="Kevin Toohey" w:date="2023-10-03T16:59:00Z">
              <w:tcPr>
                <w:tcW w:w="2408" w:type="dxa"/>
              </w:tcPr>
            </w:tcPrChange>
          </w:tcPr>
          <w:p w14:paraId="30FE5CB9"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418" w:type="dxa"/>
            <w:tcPrChange w:id="453" w:author="Kevin Toohey" w:date="2023-10-03T16:59:00Z">
              <w:tcPr>
                <w:tcW w:w="2408" w:type="dxa"/>
              </w:tcPr>
            </w:tcPrChange>
          </w:tcPr>
          <w:p w14:paraId="2937F8E8"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r>
      <w:tr w:rsidR="008667A0" w14:paraId="28BD6008"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454" w:author="Kevin Toohey" w:date="2023-10-03T16:59:00Z">
              <w:tcPr>
                <w:tcW w:w="5040" w:type="dxa"/>
              </w:tcPr>
            </w:tcPrChange>
          </w:tcPr>
          <w:p w14:paraId="40F0368F" w14:textId="77777777" w:rsidR="008667A0" w:rsidRDefault="00165603">
            <w:r>
              <w:t xml:space="preserve">  Defensive(%)</w:t>
            </w:r>
          </w:p>
        </w:tc>
        <w:tc>
          <w:tcPr>
            <w:tcW w:w="1510" w:type="dxa"/>
            <w:tcPrChange w:id="455" w:author="Kevin Toohey" w:date="2023-10-03T16:59:00Z">
              <w:tcPr>
                <w:tcW w:w="2408" w:type="dxa"/>
              </w:tcPr>
            </w:tcPrChange>
          </w:tcPr>
          <w:p w14:paraId="5A69E2A4" w14:textId="77777777" w:rsidR="008667A0" w:rsidRDefault="00165603">
            <w:pPr>
              <w:cnfStyle w:val="000000000000" w:firstRow="0" w:lastRow="0" w:firstColumn="0" w:lastColumn="0" w:oddVBand="0" w:evenVBand="0" w:oddHBand="0" w:evenHBand="0" w:firstRowFirstColumn="0" w:firstRowLastColumn="0" w:lastRowFirstColumn="0" w:lastRowLastColumn="0"/>
            </w:pPr>
            <w:r>
              <w:t>60.0</w:t>
            </w:r>
          </w:p>
        </w:tc>
        <w:tc>
          <w:tcPr>
            <w:tcW w:w="1559" w:type="dxa"/>
            <w:tcPrChange w:id="456" w:author="Kevin Toohey" w:date="2023-10-03T16:59:00Z">
              <w:tcPr>
                <w:tcW w:w="2408" w:type="dxa"/>
              </w:tcPr>
            </w:tcPrChange>
          </w:tcPr>
          <w:p w14:paraId="2B288D7D" w14:textId="77777777" w:rsidR="008667A0" w:rsidRDefault="00165603">
            <w:pPr>
              <w:cnfStyle w:val="000000000000" w:firstRow="0" w:lastRow="0" w:firstColumn="0" w:lastColumn="0" w:oddVBand="0" w:evenVBand="0" w:oddHBand="0" w:evenHBand="0" w:firstRowFirstColumn="0" w:firstRowLastColumn="0" w:lastRowFirstColumn="0" w:lastRowLastColumn="0"/>
            </w:pPr>
            <w:r>
              <w:t>60.0</w:t>
            </w:r>
          </w:p>
        </w:tc>
        <w:tc>
          <w:tcPr>
            <w:tcW w:w="1418" w:type="dxa"/>
            <w:tcPrChange w:id="457" w:author="Kevin Toohey" w:date="2023-10-03T16:59:00Z">
              <w:tcPr>
                <w:tcW w:w="2408" w:type="dxa"/>
              </w:tcPr>
            </w:tcPrChange>
          </w:tcPr>
          <w:p w14:paraId="4DC8BB11" w14:textId="77777777" w:rsidR="008667A0" w:rsidRDefault="00165603">
            <w:pPr>
              <w:cnfStyle w:val="000000000000" w:firstRow="0" w:lastRow="0" w:firstColumn="0" w:lastColumn="0" w:oddVBand="0" w:evenVBand="0" w:oddHBand="0" w:evenHBand="0" w:firstRowFirstColumn="0" w:firstRowLastColumn="0" w:lastRowFirstColumn="0" w:lastRowLastColumn="0"/>
            </w:pPr>
            <w:r>
              <w:t>60.0</w:t>
            </w:r>
          </w:p>
        </w:tc>
      </w:tr>
      <w:tr w:rsidR="008667A0" w14:paraId="7E85E4D2"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458" w:author="Kevin Toohey" w:date="2023-10-03T16:59:00Z">
              <w:tcPr>
                <w:tcW w:w="5040" w:type="dxa"/>
              </w:tcPr>
            </w:tcPrChange>
          </w:tcPr>
          <w:p w14:paraId="0419D91E" w14:textId="77777777" w:rsidR="008667A0" w:rsidRDefault="00165603">
            <w:r>
              <w:rPr>
                <w:b/>
              </w:rPr>
              <w:t>Scenario Analysis</w:t>
            </w:r>
          </w:p>
        </w:tc>
        <w:tc>
          <w:tcPr>
            <w:tcW w:w="1510" w:type="dxa"/>
            <w:tcPrChange w:id="459" w:author="Kevin Toohey" w:date="2023-10-03T16:59:00Z">
              <w:tcPr>
                <w:tcW w:w="2408" w:type="dxa"/>
              </w:tcPr>
            </w:tcPrChange>
          </w:tcPr>
          <w:p w14:paraId="6EAB0EF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460" w:author="Kevin Toohey" w:date="2023-10-03T16:59:00Z">
              <w:tcPr>
                <w:tcW w:w="2408" w:type="dxa"/>
              </w:tcPr>
            </w:tcPrChange>
          </w:tcPr>
          <w:p w14:paraId="3369127C"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Change w:id="461" w:author="Kevin Toohey" w:date="2023-10-03T16:59:00Z">
              <w:tcPr>
                <w:tcW w:w="2408" w:type="dxa"/>
              </w:tcPr>
            </w:tcPrChange>
          </w:tcPr>
          <w:p w14:paraId="60F6FE4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0F818BA2"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462" w:author="Kevin Toohey" w:date="2023-10-03T16:59:00Z">
              <w:tcPr>
                <w:tcW w:w="5040" w:type="dxa"/>
              </w:tcPr>
            </w:tcPrChange>
          </w:tcPr>
          <w:p w14:paraId="71A8563B" w14:textId="77777777" w:rsidR="008667A0" w:rsidRDefault="00165603">
            <w:r>
              <w:t xml:space="preserve">  Return(%,p.a.)</w:t>
            </w:r>
          </w:p>
        </w:tc>
        <w:tc>
          <w:tcPr>
            <w:tcW w:w="1510" w:type="dxa"/>
            <w:tcPrChange w:id="463" w:author="Kevin Toohey" w:date="2023-10-03T16:59:00Z">
              <w:tcPr>
                <w:tcW w:w="2408" w:type="dxa"/>
              </w:tcPr>
            </w:tcPrChange>
          </w:tcPr>
          <w:p w14:paraId="6200FEB5" w14:textId="77777777" w:rsidR="008667A0" w:rsidRDefault="00165603">
            <w:pPr>
              <w:cnfStyle w:val="000000000000" w:firstRow="0" w:lastRow="0" w:firstColumn="0" w:lastColumn="0" w:oddVBand="0" w:evenVBand="0" w:oddHBand="0" w:evenHBand="0" w:firstRowFirstColumn="0" w:firstRowLastColumn="0" w:lastRowFirstColumn="0" w:lastRowLastColumn="0"/>
            </w:pPr>
            <w:r>
              <w:t>6.2</w:t>
            </w:r>
          </w:p>
        </w:tc>
        <w:tc>
          <w:tcPr>
            <w:tcW w:w="1559" w:type="dxa"/>
            <w:tcPrChange w:id="464" w:author="Kevin Toohey" w:date="2023-10-03T16:59:00Z">
              <w:tcPr>
                <w:tcW w:w="2408" w:type="dxa"/>
              </w:tcPr>
            </w:tcPrChange>
          </w:tcPr>
          <w:p w14:paraId="5B384789" w14:textId="77777777" w:rsidR="008667A0" w:rsidRDefault="00165603">
            <w:pPr>
              <w:cnfStyle w:val="000000000000" w:firstRow="0" w:lastRow="0" w:firstColumn="0" w:lastColumn="0" w:oddVBand="0" w:evenVBand="0" w:oddHBand="0" w:evenHBand="0" w:firstRowFirstColumn="0" w:firstRowLastColumn="0" w:lastRowFirstColumn="0" w:lastRowLastColumn="0"/>
            </w:pPr>
            <w:r>
              <w:t>6.2</w:t>
            </w:r>
          </w:p>
        </w:tc>
        <w:tc>
          <w:tcPr>
            <w:tcW w:w="1418" w:type="dxa"/>
            <w:tcPrChange w:id="465" w:author="Kevin Toohey" w:date="2023-10-03T16:59:00Z">
              <w:tcPr>
                <w:tcW w:w="2408" w:type="dxa"/>
              </w:tcPr>
            </w:tcPrChange>
          </w:tcPr>
          <w:p w14:paraId="191D2E2F" w14:textId="77777777" w:rsidR="008667A0" w:rsidRDefault="00165603">
            <w:pPr>
              <w:cnfStyle w:val="000000000000" w:firstRow="0" w:lastRow="0" w:firstColumn="0" w:lastColumn="0" w:oddVBand="0" w:evenVBand="0" w:oddHBand="0" w:evenHBand="0" w:firstRowFirstColumn="0" w:firstRowLastColumn="0" w:lastRowFirstColumn="0" w:lastRowLastColumn="0"/>
            </w:pPr>
            <w:r>
              <w:t>6.1</w:t>
            </w:r>
          </w:p>
        </w:tc>
      </w:tr>
      <w:tr w:rsidR="008667A0" w14:paraId="57F4308F"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466" w:author="Kevin Toohey" w:date="2023-10-03T16:59:00Z">
              <w:tcPr>
                <w:tcW w:w="5040" w:type="dxa"/>
              </w:tcPr>
            </w:tcPrChange>
          </w:tcPr>
          <w:p w14:paraId="77D66F0F" w14:textId="77777777" w:rsidR="008667A0" w:rsidRDefault="00165603">
            <w:r>
              <w:t xml:space="preserve">  Volatility(%,p.a.)</w:t>
            </w:r>
          </w:p>
        </w:tc>
        <w:tc>
          <w:tcPr>
            <w:tcW w:w="1510" w:type="dxa"/>
            <w:tcPrChange w:id="467" w:author="Kevin Toohey" w:date="2023-10-03T16:59:00Z">
              <w:tcPr>
                <w:tcW w:w="2408" w:type="dxa"/>
              </w:tcPr>
            </w:tcPrChange>
          </w:tcPr>
          <w:p w14:paraId="786F8EE7" w14:textId="77777777" w:rsidR="008667A0" w:rsidRDefault="00165603">
            <w:pPr>
              <w:cnfStyle w:val="000000000000" w:firstRow="0" w:lastRow="0" w:firstColumn="0" w:lastColumn="0" w:oddVBand="0" w:evenVBand="0" w:oddHBand="0" w:evenHBand="0" w:firstRowFirstColumn="0" w:firstRowLastColumn="0" w:lastRowFirstColumn="0" w:lastRowLastColumn="0"/>
            </w:pPr>
            <w:r>
              <w:t>4.7</w:t>
            </w:r>
          </w:p>
        </w:tc>
        <w:tc>
          <w:tcPr>
            <w:tcW w:w="1559" w:type="dxa"/>
            <w:tcPrChange w:id="468" w:author="Kevin Toohey" w:date="2023-10-03T16:59:00Z">
              <w:tcPr>
                <w:tcW w:w="2408" w:type="dxa"/>
              </w:tcPr>
            </w:tcPrChange>
          </w:tcPr>
          <w:p w14:paraId="6ACA28E1" w14:textId="77777777" w:rsidR="008667A0" w:rsidRDefault="00165603">
            <w:pPr>
              <w:cnfStyle w:val="000000000000" w:firstRow="0" w:lastRow="0" w:firstColumn="0" w:lastColumn="0" w:oddVBand="0" w:evenVBand="0" w:oddHBand="0" w:evenHBand="0" w:firstRowFirstColumn="0" w:firstRowLastColumn="0" w:lastRowFirstColumn="0" w:lastRowLastColumn="0"/>
            </w:pPr>
            <w:r>
              <w:t>5.2</w:t>
            </w:r>
          </w:p>
        </w:tc>
        <w:tc>
          <w:tcPr>
            <w:tcW w:w="1418" w:type="dxa"/>
            <w:tcPrChange w:id="469" w:author="Kevin Toohey" w:date="2023-10-03T16:59:00Z">
              <w:tcPr>
                <w:tcW w:w="2408" w:type="dxa"/>
              </w:tcPr>
            </w:tcPrChange>
          </w:tcPr>
          <w:p w14:paraId="688F2E68" w14:textId="77777777" w:rsidR="008667A0" w:rsidRDefault="00165603">
            <w:pPr>
              <w:cnfStyle w:val="000000000000" w:firstRow="0" w:lastRow="0" w:firstColumn="0" w:lastColumn="0" w:oddVBand="0" w:evenVBand="0" w:oddHBand="0" w:evenHBand="0" w:firstRowFirstColumn="0" w:firstRowLastColumn="0" w:lastRowFirstColumn="0" w:lastRowLastColumn="0"/>
            </w:pPr>
            <w:r>
              <w:t>4.2</w:t>
            </w:r>
          </w:p>
        </w:tc>
      </w:tr>
      <w:tr w:rsidR="008667A0" w14:paraId="5167B58B"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470" w:author="Kevin Toohey" w:date="2023-10-03T16:59:00Z">
              <w:tcPr>
                <w:tcW w:w="5040" w:type="dxa"/>
              </w:tcPr>
            </w:tcPrChange>
          </w:tcPr>
          <w:p w14:paraId="4DF7C38D" w14:textId="77777777" w:rsidR="008667A0" w:rsidRDefault="00165603">
            <w:r>
              <w:t xml:space="preserve">  Sharpe</w:t>
            </w:r>
          </w:p>
        </w:tc>
        <w:tc>
          <w:tcPr>
            <w:tcW w:w="1510" w:type="dxa"/>
            <w:tcPrChange w:id="471" w:author="Kevin Toohey" w:date="2023-10-03T16:59:00Z">
              <w:tcPr>
                <w:tcW w:w="2408" w:type="dxa"/>
              </w:tcPr>
            </w:tcPrChange>
          </w:tcPr>
          <w:p w14:paraId="3515DDC0" w14:textId="77777777" w:rsidR="008667A0" w:rsidRDefault="00165603">
            <w:pPr>
              <w:cnfStyle w:val="000000000000" w:firstRow="0" w:lastRow="0" w:firstColumn="0" w:lastColumn="0" w:oddVBand="0" w:evenVBand="0" w:oddHBand="0" w:evenHBand="0" w:firstRowFirstColumn="0" w:firstRowLastColumn="0" w:lastRowFirstColumn="0" w:lastRowLastColumn="0"/>
            </w:pPr>
            <w:r>
              <w:t>0.42</w:t>
            </w:r>
          </w:p>
        </w:tc>
        <w:tc>
          <w:tcPr>
            <w:tcW w:w="1559" w:type="dxa"/>
            <w:tcPrChange w:id="472" w:author="Kevin Toohey" w:date="2023-10-03T16:59:00Z">
              <w:tcPr>
                <w:tcW w:w="2408" w:type="dxa"/>
              </w:tcPr>
            </w:tcPrChange>
          </w:tcPr>
          <w:p w14:paraId="22E8ED50" w14:textId="77777777" w:rsidR="008667A0" w:rsidRDefault="00165603">
            <w:pPr>
              <w:cnfStyle w:val="000000000000" w:firstRow="0" w:lastRow="0" w:firstColumn="0" w:lastColumn="0" w:oddVBand="0" w:evenVBand="0" w:oddHBand="0" w:evenHBand="0" w:firstRowFirstColumn="0" w:firstRowLastColumn="0" w:lastRowFirstColumn="0" w:lastRowLastColumn="0"/>
            </w:pPr>
            <w:r>
              <w:t>0.38</w:t>
            </w:r>
          </w:p>
        </w:tc>
        <w:tc>
          <w:tcPr>
            <w:tcW w:w="1418" w:type="dxa"/>
            <w:tcPrChange w:id="473" w:author="Kevin Toohey" w:date="2023-10-03T16:59:00Z">
              <w:tcPr>
                <w:tcW w:w="2408" w:type="dxa"/>
              </w:tcPr>
            </w:tcPrChange>
          </w:tcPr>
          <w:p w14:paraId="5CE4D261" w14:textId="77777777" w:rsidR="008667A0" w:rsidRDefault="00165603">
            <w:pPr>
              <w:cnfStyle w:val="000000000000" w:firstRow="0" w:lastRow="0" w:firstColumn="0" w:lastColumn="0" w:oddVBand="0" w:evenVBand="0" w:oddHBand="0" w:evenHBand="0" w:firstRowFirstColumn="0" w:firstRowLastColumn="0" w:lastRowFirstColumn="0" w:lastRowLastColumn="0"/>
            </w:pPr>
            <w:r>
              <w:t>0.44</w:t>
            </w:r>
          </w:p>
        </w:tc>
      </w:tr>
      <w:tr w:rsidR="008667A0" w14:paraId="0A3048E6"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474" w:author="Kevin Toohey" w:date="2023-10-03T16:59:00Z">
              <w:tcPr>
                <w:tcW w:w="5040" w:type="dxa"/>
              </w:tcPr>
            </w:tcPrChange>
          </w:tcPr>
          <w:p w14:paraId="12AC7B54" w14:textId="77777777" w:rsidR="008667A0" w:rsidRDefault="00165603">
            <w:r>
              <w:t xml:space="preserve">  Risk Band</w:t>
            </w:r>
          </w:p>
        </w:tc>
        <w:tc>
          <w:tcPr>
            <w:tcW w:w="1510" w:type="dxa"/>
            <w:tcPrChange w:id="475" w:author="Kevin Toohey" w:date="2023-10-03T16:59:00Z">
              <w:tcPr>
                <w:tcW w:w="2408" w:type="dxa"/>
              </w:tcPr>
            </w:tcPrChange>
          </w:tcPr>
          <w:p w14:paraId="7E03F338" w14:textId="77777777" w:rsidR="008667A0" w:rsidRDefault="00165603">
            <w:pPr>
              <w:cnfStyle w:val="000000000000" w:firstRow="0" w:lastRow="0" w:firstColumn="0" w:lastColumn="0" w:oddVBand="0" w:evenVBand="0" w:oddHBand="0" w:evenHBand="0" w:firstRowFirstColumn="0" w:firstRowLastColumn="0" w:lastRowFirstColumn="0" w:lastRowLastColumn="0"/>
            </w:pPr>
            <w:r>
              <w:t>3.0</w:t>
            </w:r>
          </w:p>
        </w:tc>
        <w:tc>
          <w:tcPr>
            <w:tcW w:w="1559" w:type="dxa"/>
            <w:tcPrChange w:id="476" w:author="Kevin Toohey" w:date="2023-10-03T16:59:00Z">
              <w:tcPr>
                <w:tcW w:w="2408" w:type="dxa"/>
              </w:tcPr>
            </w:tcPrChange>
          </w:tcPr>
          <w:p w14:paraId="7896A3E6" w14:textId="77777777" w:rsidR="008667A0" w:rsidRDefault="00165603">
            <w:pPr>
              <w:cnfStyle w:val="000000000000" w:firstRow="0" w:lastRow="0" w:firstColumn="0" w:lastColumn="0" w:oddVBand="0" w:evenVBand="0" w:oddHBand="0" w:evenHBand="0" w:firstRowFirstColumn="0" w:firstRowLastColumn="0" w:lastRowFirstColumn="0" w:lastRowLastColumn="0"/>
            </w:pPr>
            <w:r>
              <w:t>4.0</w:t>
            </w:r>
          </w:p>
        </w:tc>
        <w:tc>
          <w:tcPr>
            <w:tcW w:w="1418" w:type="dxa"/>
            <w:tcPrChange w:id="477" w:author="Kevin Toohey" w:date="2023-10-03T16:59:00Z">
              <w:tcPr>
                <w:tcW w:w="2408" w:type="dxa"/>
              </w:tcPr>
            </w:tcPrChange>
          </w:tcPr>
          <w:p w14:paraId="461AB8CC" w14:textId="77777777" w:rsidR="008667A0" w:rsidRDefault="00165603">
            <w:pPr>
              <w:cnfStyle w:val="000000000000" w:firstRow="0" w:lastRow="0" w:firstColumn="0" w:lastColumn="0" w:oddVBand="0" w:evenVBand="0" w:oddHBand="0" w:evenHBand="0" w:firstRowFirstColumn="0" w:firstRowLastColumn="0" w:lastRowFirstColumn="0" w:lastRowLastColumn="0"/>
            </w:pPr>
            <w:r>
              <w:t>3.0</w:t>
            </w:r>
          </w:p>
        </w:tc>
      </w:tr>
      <w:tr w:rsidR="008667A0" w14:paraId="38BEFAD6"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478" w:author="Kevin Toohey" w:date="2023-10-03T16:59:00Z">
              <w:tcPr>
                <w:tcW w:w="5040" w:type="dxa"/>
              </w:tcPr>
            </w:tcPrChange>
          </w:tcPr>
          <w:p w14:paraId="79694A69" w14:textId="77777777" w:rsidR="008667A0" w:rsidRDefault="00165603">
            <w:r>
              <w:t xml:space="preserve">  Risk Level</w:t>
            </w:r>
          </w:p>
        </w:tc>
        <w:tc>
          <w:tcPr>
            <w:tcW w:w="1510" w:type="dxa"/>
            <w:tcPrChange w:id="479" w:author="Kevin Toohey" w:date="2023-10-03T16:59:00Z">
              <w:tcPr>
                <w:tcW w:w="2408" w:type="dxa"/>
              </w:tcPr>
            </w:tcPrChange>
          </w:tcPr>
          <w:p w14:paraId="57589A73" w14:textId="77777777" w:rsidR="008667A0" w:rsidRDefault="00165603">
            <w:pPr>
              <w:cnfStyle w:val="000000000000" w:firstRow="0" w:lastRow="0" w:firstColumn="0" w:lastColumn="0" w:oddVBand="0" w:evenVBand="0" w:oddHBand="0" w:evenHBand="0" w:firstRowFirstColumn="0" w:firstRowLastColumn="0" w:lastRowFirstColumn="0" w:lastRowLastColumn="0"/>
            </w:pPr>
            <w:r>
              <w:t>Low to Medium</w:t>
            </w:r>
          </w:p>
        </w:tc>
        <w:tc>
          <w:tcPr>
            <w:tcW w:w="1559" w:type="dxa"/>
            <w:tcPrChange w:id="480" w:author="Kevin Toohey" w:date="2023-10-03T16:59:00Z">
              <w:tcPr>
                <w:tcW w:w="2408" w:type="dxa"/>
              </w:tcPr>
            </w:tcPrChange>
          </w:tcPr>
          <w:p w14:paraId="7D2A14CD"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w:t>
            </w:r>
          </w:p>
        </w:tc>
        <w:tc>
          <w:tcPr>
            <w:tcW w:w="1418" w:type="dxa"/>
            <w:tcPrChange w:id="481" w:author="Kevin Toohey" w:date="2023-10-03T16:59:00Z">
              <w:tcPr>
                <w:tcW w:w="2408" w:type="dxa"/>
              </w:tcPr>
            </w:tcPrChange>
          </w:tcPr>
          <w:p w14:paraId="526CF34F" w14:textId="77777777" w:rsidR="008667A0" w:rsidRDefault="00165603">
            <w:pPr>
              <w:cnfStyle w:val="000000000000" w:firstRow="0" w:lastRow="0" w:firstColumn="0" w:lastColumn="0" w:oddVBand="0" w:evenVBand="0" w:oddHBand="0" w:evenHBand="0" w:firstRowFirstColumn="0" w:firstRowLastColumn="0" w:lastRowFirstColumn="0" w:lastRowLastColumn="0"/>
            </w:pPr>
            <w:r>
              <w:t>Low to Medium</w:t>
            </w:r>
          </w:p>
        </w:tc>
      </w:tr>
      <w:tr w:rsidR="008667A0" w14:paraId="5F4FF7A5"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482" w:author="Kevin Toohey" w:date="2023-10-03T16:59:00Z">
              <w:tcPr>
                <w:tcW w:w="5040" w:type="dxa"/>
              </w:tcPr>
            </w:tcPrChange>
          </w:tcPr>
          <w:p w14:paraId="11A9B51E" w14:textId="77777777" w:rsidR="008667A0" w:rsidRDefault="00165603">
            <w:r>
              <w:rPr>
                <w:b/>
              </w:rPr>
              <w:t>Probability of Achieving CPI-based Return Target</w:t>
            </w:r>
          </w:p>
        </w:tc>
        <w:tc>
          <w:tcPr>
            <w:tcW w:w="1510" w:type="dxa"/>
            <w:tcPrChange w:id="483" w:author="Kevin Toohey" w:date="2023-10-03T16:59:00Z">
              <w:tcPr>
                <w:tcW w:w="2408" w:type="dxa"/>
              </w:tcPr>
            </w:tcPrChange>
          </w:tcPr>
          <w:p w14:paraId="3695FD6A"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484" w:author="Kevin Toohey" w:date="2023-10-03T16:59:00Z">
              <w:tcPr>
                <w:tcW w:w="2408" w:type="dxa"/>
              </w:tcPr>
            </w:tcPrChange>
          </w:tcPr>
          <w:p w14:paraId="3327AA3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Change w:id="485" w:author="Kevin Toohey" w:date="2023-10-03T16:59:00Z">
              <w:tcPr>
                <w:tcW w:w="2408" w:type="dxa"/>
              </w:tcPr>
            </w:tcPrChange>
          </w:tcPr>
          <w:p w14:paraId="13B9F09A"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44B21CB5"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486" w:author="Kevin Toohey" w:date="2023-10-03T16:59:00Z">
              <w:tcPr>
                <w:tcW w:w="5040" w:type="dxa"/>
              </w:tcPr>
            </w:tcPrChange>
          </w:tcPr>
          <w:p w14:paraId="19DC5B85" w14:textId="77777777" w:rsidR="008667A0" w:rsidRDefault="00165603">
            <w:r>
              <w:t xml:space="preserve">  CPI+0.0%p.a. over a 3-year rolling period(%)</w:t>
            </w:r>
          </w:p>
        </w:tc>
        <w:tc>
          <w:tcPr>
            <w:tcW w:w="1510" w:type="dxa"/>
            <w:tcPrChange w:id="487" w:author="Kevin Toohey" w:date="2023-10-03T16:59:00Z">
              <w:tcPr>
                <w:tcW w:w="2408" w:type="dxa"/>
              </w:tcPr>
            </w:tcPrChange>
          </w:tcPr>
          <w:p w14:paraId="35AFCA58" w14:textId="77777777" w:rsidR="008667A0" w:rsidRDefault="00165603">
            <w:pPr>
              <w:cnfStyle w:val="000000000000" w:firstRow="0" w:lastRow="0" w:firstColumn="0" w:lastColumn="0" w:oddVBand="0" w:evenVBand="0" w:oddHBand="0" w:evenHBand="0" w:firstRowFirstColumn="0" w:firstRowLastColumn="0" w:lastRowFirstColumn="0" w:lastRowLastColumn="0"/>
            </w:pPr>
            <w:r>
              <w:t>92.1</w:t>
            </w:r>
          </w:p>
        </w:tc>
        <w:tc>
          <w:tcPr>
            <w:tcW w:w="1559" w:type="dxa"/>
            <w:tcPrChange w:id="488" w:author="Kevin Toohey" w:date="2023-10-03T16:59:00Z">
              <w:tcPr>
                <w:tcW w:w="2408" w:type="dxa"/>
              </w:tcPr>
            </w:tcPrChange>
          </w:tcPr>
          <w:p w14:paraId="33F26152" w14:textId="77777777" w:rsidR="008667A0" w:rsidRDefault="00165603">
            <w:pPr>
              <w:cnfStyle w:val="000000000000" w:firstRow="0" w:lastRow="0" w:firstColumn="0" w:lastColumn="0" w:oddVBand="0" w:evenVBand="0" w:oddHBand="0" w:evenHBand="0" w:firstRowFirstColumn="0" w:firstRowLastColumn="0" w:lastRowFirstColumn="0" w:lastRowLastColumn="0"/>
            </w:pPr>
            <w:r>
              <w:t>90.0</w:t>
            </w:r>
          </w:p>
        </w:tc>
        <w:tc>
          <w:tcPr>
            <w:tcW w:w="1418" w:type="dxa"/>
            <w:tcPrChange w:id="489" w:author="Kevin Toohey" w:date="2023-10-03T16:59:00Z">
              <w:tcPr>
                <w:tcW w:w="2408" w:type="dxa"/>
              </w:tcPr>
            </w:tcPrChange>
          </w:tcPr>
          <w:p w14:paraId="748C47F9" w14:textId="77777777" w:rsidR="008667A0" w:rsidRDefault="00165603">
            <w:pPr>
              <w:cnfStyle w:val="000000000000" w:firstRow="0" w:lastRow="0" w:firstColumn="0" w:lastColumn="0" w:oddVBand="0" w:evenVBand="0" w:oddHBand="0" w:evenHBand="0" w:firstRowFirstColumn="0" w:firstRowLastColumn="0" w:lastRowFirstColumn="0" w:lastRowLastColumn="0"/>
            </w:pPr>
            <w:r>
              <w:t>93.7</w:t>
            </w:r>
          </w:p>
        </w:tc>
      </w:tr>
      <w:tr w:rsidR="008667A0" w14:paraId="76B9F498"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490" w:author="Kevin Toohey" w:date="2023-10-03T16:59:00Z">
              <w:tcPr>
                <w:tcW w:w="5040" w:type="dxa"/>
              </w:tcPr>
            </w:tcPrChange>
          </w:tcPr>
          <w:p w14:paraId="00043256" w14:textId="77777777" w:rsidR="008667A0" w:rsidRDefault="00165603">
            <w:r>
              <w:t xml:space="preserve">  CPI+0.5%p.a. over a 3-year rolling period(%)</w:t>
            </w:r>
          </w:p>
        </w:tc>
        <w:tc>
          <w:tcPr>
            <w:tcW w:w="1510" w:type="dxa"/>
            <w:tcPrChange w:id="491" w:author="Kevin Toohey" w:date="2023-10-03T16:59:00Z">
              <w:tcPr>
                <w:tcW w:w="2408" w:type="dxa"/>
              </w:tcPr>
            </w:tcPrChange>
          </w:tcPr>
          <w:p w14:paraId="3C0BB3E8" w14:textId="77777777" w:rsidR="008667A0" w:rsidRDefault="00165603">
            <w:pPr>
              <w:cnfStyle w:val="000000000000" w:firstRow="0" w:lastRow="0" w:firstColumn="0" w:lastColumn="0" w:oddVBand="0" w:evenVBand="0" w:oddHBand="0" w:evenHBand="0" w:firstRowFirstColumn="0" w:firstRowLastColumn="0" w:lastRowFirstColumn="0" w:lastRowLastColumn="0"/>
            </w:pPr>
            <w:r>
              <w:t>88.8</w:t>
            </w:r>
          </w:p>
        </w:tc>
        <w:tc>
          <w:tcPr>
            <w:tcW w:w="1559" w:type="dxa"/>
            <w:tcPrChange w:id="492" w:author="Kevin Toohey" w:date="2023-10-03T16:59:00Z">
              <w:tcPr>
                <w:tcW w:w="2408" w:type="dxa"/>
              </w:tcPr>
            </w:tcPrChange>
          </w:tcPr>
          <w:p w14:paraId="28019AA2" w14:textId="77777777" w:rsidR="008667A0" w:rsidRDefault="00165603">
            <w:pPr>
              <w:cnfStyle w:val="000000000000" w:firstRow="0" w:lastRow="0" w:firstColumn="0" w:lastColumn="0" w:oddVBand="0" w:evenVBand="0" w:oddHBand="0" w:evenHBand="0" w:firstRowFirstColumn="0" w:firstRowLastColumn="0" w:lastRowFirstColumn="0" w:lastRowLastColumn="0"/>
            </w:pPr>
            <w:r>
              <w:t>86.6</w:t>
            </w:r>
          </w:p>
        </w:tc>
        <w:tc>
          <w:tcPr>
            <w:tcW w:w="1418" w:type="dxa"/>
            <w:tcPrChange w:id="493" w:author="Kevin Toohey" w:date="2023-10-03T16:59:00Z">
              <w:tcPr>
                <w:tcW w:w="2408" w:type="dxa"/>
              </w:tcPr>
            </w:tcPrChange>
          </w:tcPr>
          <w:p w14:paraId="609607E6" w14:textId="77777777" w:rsidR="008667A0" w:rsidRDefault="00165603">
            <w:pPr>
              <w:cnfStyle w:val="000000000000" w:firstRow="0" w:lastRow="0" w:firstColumn="0" w:lastColumn="0" w:oddVBand="0" w:evenVBand="0" w:oddHBand="0" w:evenHBand="0" w:firstRowFirstColumn="0" w:firstRowLastColumn="0" w:lastRowFirstColumn="0" w:lastRowLastColumn="0"/>
            </w:pPr>
            <w:r>
              <w:t>90.5</w:t>
            </w:r>
          </w:p>
        </w:tc>
      </w:tr>
      <w:tr w:rsidR="008667A0" w14:paraId="133FE57F"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494" w:author="Kevin Toohey" w:date="2023-10-03T16:59:00Z">
              <w:tcPr>
                <w:tcW w:w="5040" w:type="dxa"/>
              </w:tcPr>
            </w:tcPrChange>
          </w:tcPr>
          <w:p w14:paraId="56E95697" w14:textId="77777777" w:rsidR="008667A0" w:rsidRDefault="00165603">
            <w:r>
              <w:t xml:space="preserve">  CPI+1.0%p.a. over a 3-year rolling period(%)</w:t>
            </w:r>
          </w:p>
        </w:tc>
        <w:tc>
          <w:tcPr>
            <w:tcW w:w="1510" w:type="dxa"/>
            <w:tcPrChange w:id="495" w:author="Kevin Toohey" w:date="2023-10-03T16:59:00Z">
              <w:tcPr>
                <w:tcW w:w="2408" w:type="dxa"/>
              </w:tcPr>
            </w:tcPrChange>
          </w:tcPr>
          <w:p w14:paraId="50ABC3EF" w14:textId="77777777" w:rsidR="008667A0" w:rsidRDefault="00165603">
            <w:pPr>
              <w:cnfStyle w:val="000000000000" w:firstRow="0" w:lastRow="0" w:firstColumn="0" w:lastColumn="0" w:oddVBand="0" w:evenVBand="0" w:oddHBand="0" w:evenHBand="0" w:firstRowFirstColumn="0" w:firstRowLastColumn="0" w:lastRowFirstColumn="0" w:lastRowLastColumn="0"/>
            </w:pPr>
            <w:r>
              <w:t>84.6</w:t>
            </w:r>
          </w:p>
        </w:tc>
        <w:tc>
          <w:tcPr>
            <w:tcW w:w="1559" w:type="dxa"/>
            <w:tcPrChange w:id="496" w:author="Kevin Toohey" w:date="2023-10-03T16:59:00Z">
              <w:tcPr>
                <w:tcW w:w="2408" w:type="dxa"/>
              </w:tcPr>
            </w:tcPrChange>
          </w:tcPr>
          <w:p w14:paraId="688882EF" w14:textId="77777777" w:rsidR="008667A0" w:rsidRDefault="00165603">
            <w:pPr>
              <w:cnfStyle w:val="000000000000" w:firstRow="0" w:lastRow="0" w:firstColumn="0" w:lastColumn="0" w:oddVBand="0" w:evenVBand="0" w:oddHBand="0" w:evenHBand="0" w:firstRowFirstColumn="0" w:firstRowLastColumn="0" w:lastRowFirstColumn="0" w:lastRowLastColumn="0"/>
            </w:pPr>
            <w:r>
              <w:t>82.4</w:t>
            </w:r>
          </w:p>
        </w:tc>
        <w:tc>
          <w:tcPr>
            <w:tcW w:w="1418" w:type="dxa"/>
            <w:tcPrChange w:id="497" w:author="Kevin Toohey" w:date="2023-10-03T16:59:00Z">
              <w:tcPr>
                <w:tcW w:w="2408" w:type="dxa"/>
              </w:tcPr>
            </w:tcPrChange>
          </w:tcPr>
          <w:p w14:paraId="5814063B" w14:textId="77777777" w:rsidR="008667A0" w:rsidRDefault="00165603">
            <w:pPr>
              <w:cnfStyle w:val="000000000000" w:firstRow="0" w:lastRow="0" w:firstColumn="0" w:lastColumn="0" w:oddVBand="0" w:evenVBand="0" w:oddHBand="0" w:evenHBand="0" w:firstRowFirstColumn="0" w:firstRowLastColumn="0" w:lastRowFirstColumn="0" w:lastRowLastColumn="0"/>
            </w:pPr>
            <w:r>
              <w:t>86.3</w:t>
            </w:r>
          </w:p>
        </w:tc>
      </w:tr>
      <w:tr w:rsidR="008667A0" w14:paraId="1830C232"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498" w:author="Kevin Toohey" w:date="2023-10-03T16:59:00Z">
              <w:tcPr>
                <w:tcW w:w="5040" w:type="dxa"/>
              </w:tcPr>
            </w:tcPrChange>
          </w:tcPr>
          <w:p w14:paraId="1553E75F" w14:textId="77777777" w:rsidR="008667A0" w:rsidRDefault="00165603">
            <w:r>
              <w:t xml:space="preserve">  CPI+1.5%p.a. over a 3-year rolling period(%)</w:t>
            </w:r>
          </w:p>
        </w:tc>
        <w:tc>
          <w:tcPr>
            <w:tcW w:w="1510" w:type="dxa"/>
            <w:tcPrChange w:id="499" w:author="Kevin Toohey" w:date="2023-10-03T16:59:00Z">
              <w:tcPr>
                <w:tcW w:w="2408" w:type="dxa"/>
              </w:tcPr>
            </w:tcPrChange>
          </w:tcPr>
          <w:p w14:paraId="4EDFDDC2" w14:textId="77777777" w:rsidR="008667A0" w:rsidRDefault="00165603">
            <w:pPr>
              <w:cnfStyle w:val="000000000000" w:firstRow="0" w:lastRow="0" w:firstColumn="0" w:lastColumn="0" w:oddVBand="0" w:evenVBand="0" w:oddHBand="0" w:evenHBand="0" w:firstRowFirstColumn="0" w:firstRowLastColumn="0" w:lastRowFirstColumn="0" w:lastRowLastColumn="0"/>
            </w:pPr>
            <w:r>
              <w:t>79.4</w:t>
            </w:r>
          </w:p>
        </w:tc>
        <w:tc>
          <w:tcPr>
            <w:tcW w:w="1559" w:type="dxa"/>
            <w:tcPrChange w:id="500" w:author="Kevin Toohey" w:date="2023-10-03T16:59:00Z">
              <w:tcPr>
                <w:tcW w:w="2408" w:type="dxa"/>
              </w:tcPr>
            </w:tcPrChange>
          </w:tcPr>
          <w:p w14:paraId="7D4B48CB" w14:textId="77777777" w:rsidR="008667A0" w:rsidRDefault="00165603">
            <w:pPr>
              <w:cnfStyle w:val="000000000000" w:firstRow="0" w:lastRow="0" w:firstColumn="0" w:lastColumn="0" w:oddVBand="0" w:evenVBand="0" w:oddHBand="0" w:evenHBand="0" w:firstRowFirstColumn="0" w:firstRowLastColumn="0" w:lastRowFirstColumn="0" w:lastRowLastColumn="0"/>
            </w:pPr>
            <w:r>
              <w:t>77.4</w:t>
            </w:r>
          </w:p>
        </w:tc>
        <w:tc>
          <w:tcPr>
            <w:tcW w:w="1418" w:type="dxa"/>
            <w:tcPrChange w:id="501" w:author="Kevin Toohey" w:date="2023-10-03T16:59:00Z">
              <w:tcPr>
                <w:tcW w:w="2408" w:type="dxa"/>
              </w:tcPr>
            </w:tcPrChange>
          </w:tcPr>
          <w:p w14:paraId="4C349479" w14:textId="77777777" w:rsidR="008667A0" w:rsidRDefault="00165603">
            <w:pPr>
              <w:cnfStyle w:val="000000000000" w:firstRow="0" w:lastRow="0" w:firstColumn="0" w:lastColumn="0" w:oddVBand="0" w:evenVBand="0" w:oddHBand="0" w:evenHBand="0" w:firstRowFirstColumn="0" w:firstRowLastColumn="0" w:lastRowFirstColumn="0" w:lastRowLastColumn="0"/>
            </w:pPr>
            <w:r>
              <w:t>80.8</w:t>
            </w:r>
          </w:p>
        </w:tc>
      </w:tr>
      <w:tr w:rsidR="008667A0" w14:paraId="44C7B1F2"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502" w:author="Kevin Toohey" w:date="2023-10-03T16:59:00Z">
              <w:tcPr>
                <w:tcW w:w="5040" w:type="dxa"/>
              </w:tcPr>
            </w:tcPrChange>
          </w:tcPr>
          <w:p w14:paraId="2196C2A5" w14:textId="77777777" w:rsidR="008667A0" w:rsidRDefault="00165603">
            <w:r>
              <w:t xml:space="preserve">  CPI+2.0%p.a. over a 3-year rolling period(%)</w:t>
            </w:r>
          </w:p>
        </w:tc>
        <w:tc>
          <w:tcPr>
            <w:tcW w:w="1510" w:type="dxa"/>
            <w:tcPrChange w:id="503" w:author="Kevin Toohey" w:date="2023-10-03T16:59:00Z">
              <w:tcPr>
                <w:tcW w:w="2408" w:type="dxa"/>
              </w:tcPr>
            </w:tcPrChange>
          </w:tcPr>
          <w:p w14:paraId="2FB5FC8C" w14:textId="77777777" w:rsidR="008667A0" w:rsidRDefault="00165603">
            <w:pPr>
              <w:cnfStyle w:val="000000000000" w:firstRow="0" w:lastRow="0" w:firstColumn="0" w:lastColumn="0" w:oddVBand="0" w:evenVBand="0" w:oddHBand="0" w:evenHBand="0" w:firstRowFirstColumn="0" w:firstRowLastColumn="0" w:lastRowFirstColumn="0" w:lastRowLastColumn="0"/>
            </w:pPr>
            <w:r>
              <w:t>73.1</w:t>
            </w:r>
          </w:p>
        </w:tc>
        <w:tc>
          <w:tcPr>
            <w:tcW w:w="1559" w:type="dxa"/>
            <w:tcPrChange w:id="504" w:author="Kevin Toohey" w:date="2023-10-03T16:59:00Z">
              <w:tcPr>
                <w:tcW w:w="2408" w:type="dxa"/>
              </w:tcPr>
            </w:tcPrChange>
          </w:tcPr>
          <w:p w14:paraId="73A66112" w14:textId="77777777" w:rsidR="008667A0" w:rsidRDefault="00165603">
            <w:pPr>
              <w:cnfStyle w:val="000000000000" w:firstRow="0" w:lastRow="0" w:firstColumn="0" w:lastColumn="0" w:oddVBand="0" w:evenVBand="0" w:oddHBand="0" w:evenHBand="0" w:firstRowFirstColumn="0" w:firstRowLastColumn="0" w:lastRowFirstColumn="0" w:lastRowLastColumn="0"/>
            </w:pPr>
            <w:r>
              <w:t>71.6</w:t>
            </w:r>
          </w:p>
        </w:tc>
        <w:tc>
          <w:tcPr>
            <w:tcW w:w="1418" w:type="dxa"/>
            <w:tcPrChange w:id="505" w:author="Kevin Toohey" w:date="2023-10-03T16:59:00Z">
              <w:tcPr>
                <w:tcW w:w="2408" w:type="dxa"/>
              </w:tcPr>
            </w:tcPrChange>
          </w:tcPr>
          <w:p w14:paraId="50E6E40D" w14:textId="77777777" w:rsidR="008667A0" w:rsidRDefault="00165603">
            <w:pPr>
              <w:cnfStyle w:val="000000000000" w:firstRow="0" w:lastRow="0" w:firstColumn="0" w:lastColumn="0" w:oddVBand="0" w:evenVBand="0" w:oddHBand="0" w:evenHBand="0" w:firstRowFirstColumn="0" w:firstRowLastColumn="0" w:lastRowFirstColumn="0" w:lastRowLastColumn="0"/>
            </w:pPr>
            <w:r>
              <w:t>74.1</w:t>
            </w:r>
          </w:p>
        </w:tc>
      </w:tr>
      <w:tr w:rsidR="008667A0" w14:paraId="72A1FC9C"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506" w:author="Kevin Toohey" w:date="2023-10-03T16:59:00Z">
              <w:tcPr>
                <w:tcW w:w="5040" w:type="dxa"/>
              </w:tcPr>
            </w:tcPrChange>
          </w:tcPr>
          <w:p w14:paraId="3C0267FB" w14:textId="77777777" w:rsidR="008667A0" w:rsidRDefault="00165603">
            <w:r>
              <w:t xml:space="preserve">  CPI+0.0%p.a. over a 4-year rolling period(%)</w:t>
            </w:r>
          </w:p>
        </w:tc>
        <w:tc>
          <w:tcPr>
            <w:tcW w:w="1510" w:type="dxa"/>
            <w:tcPrChange w:id="507" w:author="Kevin Toohey" w:date="2023-10-03T16:59:00Z">
              <w:tcPr>
                <w:tcW w:w="2408" w:type="dxa"/>
              </w:tcPr>
            </w:tcPrChange>
          </w:tcPr>
          <w:p w14:paraId="435BE492" w14:textId="77777777" w:rsidR="008667A0" w:rsidRDefault="00165603">
            <w:pPr>
              <w:cnfStyle w:val="000000000000" w:firstRow="0" w:lastRow="0" w:firstColumn="0" w:lastColumn="0" w:oddVBand="0" w:evenVBand="0" w:oddHBand="0" w:evenHBand="0" w:firstRowFirstColumn="0" w:firstRowLastColumn="0" w:lastRowFirstColumn="0" w:lastRowLastColumn="0"/>
            </w:pPr>
            <w:r>
              <w:t>95.6</w:t>
            </w:r>
          </w:p>
        </w:tc>
        <w:tc>
          <w:tcPr>
            <w:tcW w:w="1559" w:type="dxa"/>
            <w:tcPrChange w:id="508" w:author="Kevin Toohey" w:date="2023-10-03T16:59:00Z">
              <w:tcPr>
                <w:tcW w:w="2408" w:type="dxa"/>
              </w:tcPr>
            </w:tcPrChange>
          </w:tcPr>
          <w:p w14:paraId="375C8D75" w14:textId="77777777" w:rsidR="008667A0" w:rsidRDefault="00165603">
            <w:pPr>
              <w:cnfStyle w:val="000000000000" w:firstRow="0" w:lastRow="0" w:firstColumn="0" w:lastColumn="0" w:oddVBand="0" w:evenVBand="0" w:oddHBand="0" w:evenHBand="0" w:firstRowFirstColumn="0" w:firstRowLastColumn="0" w:lastRowFirstColumn="0" w:lastRowLastColumn="0"/>
            </w:pPr>
            <w:r>
              <w:t>93.9</w:t>
            </w:r>
          </w:p>
        </w:tc>
        <w:tc>
          <w:tcPr>
            <w:tcW w:w="1418" w:type="dxa"/>
            <w:tcPrChange w:id="509" w:author="Kevin Toohey" w:date="2023-10-03T16:59:00Z">
              <w:tcPr>
                <w:tcW w:w="2408" w:type="dxa"/>
              </w:tcPr>
            </w:tcPrChange>
          </w:tcPr>
          <w:p w14:paraId="74AB81DD" w14:textId="77777777" w:rsidR="008667A0" w:rsidRDefault="00165603">
            <w:pPr>
              <w:cnfStyle w:val="000000000000" w:firstRow="0" w:lastRow="0" w:firstColumn="0" w:lastColumn="0" w:oddVBand="0" w:evenVBand="0" w:oddHBand="0" w:evenHBand="0" w:firstRowFirstColumn="0" w:firstRowLastColumn="0" w:lastRowFirstColumn="0" w:lastRowLastColumn="0"/>
            </w:pPr>
            <w:r>
              <w:t>96.8</w:t>
            </w:r>
          </w:p>
        </w:tc>
      </w:tr>
      <w:tr w:rsidR="008667A0" w14:paraId="6C893E01"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510" w:author="Kevin Toohey" w:date="2023-10-03T16:59:00Z">
              <w:tcPr>
                <w:tcW w:w="5040" w:type="dxa"/>
              </w:tcPr>
            </w:tcPrChange>
          </w:tcPr>
          <w:p w14:paraId="4B64DA4B" w14:textId="77777777" w:rsidR="008667A0" w:rsidRDefault="00165603">
            <w:r>
              <w:t xml:space="preserve">  CPI+0.5%p.a. over a 4-year rolling period(%)</w:t>
            </w:r>
          </w:p>
        </w:tc>
        <w:tc>
          <w:tcPr>
            <w:tcW w:w="1510" w:type="dxa"/>
            <w:tcPrChange w:id="511" w:author="Kevin Toohey" w:date="2023-10-03T16:59:00Z">
              <w:tcPr>
                <w:tcW w:w="2408" w:type="dxa"/>
              </w:tcPr>
            </w:tcPrChange>
          </w:tcPr>
          <w:p w14:paraId="77173F31" w14:textId="77777777" w:rsidR="008667A0" w:rsidRDefault="00165603">
            <w:pPr>
              <w:cnfStyle w:val="000000000000" w:firstRow="0" w:lastRow="0" w:firstColumn="0" w:lastColumn="0" w:oddVBand="0" w:evenVBand="0" w:oddHBand="0" w:evenHBand="0" w:firstRowFirstColumn="0" w:firstRowLastColumn="0" w:lastRowFirstColumn="0" w:lastRowLastColumn="0"/>
            </w:pPr>
            <w:r>
              <w:t>92.9</w:t>
            </w:r>
          </w:p>
        </w:tc>
        <w:tc>
          <w:tcPr>
            <w:tcW w:w="1559" w:type="dxa"/>
            <w:tcPrChange w:id="512" w:author="Kevin Toohey" w:date="2023-10-03T16:59:00Z">
              <w:tcPr>
                <w:tcW w:w="2408" w:type="dxa"/>
              </w:tcPr>
            </w:tcPrChange>
          </w:tcPr>
          <w:p w14:paraId="51E033BC" w14:textId="77777777" w:rsidR="008667A0" w:rsidRDefault="00165603">
            <w:pPr>
              <w:cnfStyle w:val="000000000000" w:firstRow="0" w:lastRow="0" w:firstColumn="0" w:lastColumn="0" w:oddVBand="0" w:evenVBand="0" w:oddHBand="0" w:evenHBand="0" w:firstRowFirstColumn="0" w:firstRowLastColumn="0" w:lastRowFirstColumn="0" w:lastRowLastColumn="0"/>
            </w:pPr>
            <w:r>
              <w:t>91.0</w:t>
            </w:r>
          </w:p>
        </w:tc>
        <w:tc>
          <w:tcPr>
            <w:tcW w:w="1418" w:type="dxa"/>
            <w:tcPrChange w:id="513" w:author="Kevin Toohey" w:date="2023-10-03T16:59:00Z">
              <w:tcPr>
                <w:tcW w:w="2408" w:type="dxa"/>
              </w:tcPr>
            </w:tcPrChange>
          </w:tcPr>
          <w:p w14:paraId="212D93BB" w14:textId="77777777" w:rsidR="008667A0" w:rsidRDefault="00165603">
            <w:pPr>
              <w:cnfStyle w:val="000000000000" w:firstRow="0" w:lastRow="0" w:firstColumn="0" w:lastColumn="0" w:oddVBand="0" w:evenVBand="0" w:oddHBand="0" w:evenHBand="0" w:firstRowFirstColumn="0" w:firstRowLastColumn="0" w:lastRowFirstColumn="0" w:lastRowLastColumn="0"/>
            </w:pPr>
            <w:r>
              <w:t>94.4</w:t>
            </w:r>
          </w:p>
        </w:tc>
      </w:tr>
      <w:tr w:rsidR="008667A0" w14:paraId="758F9E75"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514" w:author="Kevin Toohey" w:date="2023-10-03T16:59:00Z">
              <w:tcPr>
                <w:tcW w:w="5040" w:type="dxa"/>
              </w:tcPr>
            </w:tcPrChange>
          </w:tcPr>
          <w:p w14:paraId="681C9ABB" w14:textId="77777777" w:rsidR="008667A0" w:rsidRDefault="00165603">
            <w:r>
              <w:t xml:space="preserve">  CPI+1.0%p.a. over a 4-year rolling period(%)</w:t>
            </w:r>
          </w:p>
        </w:tc>
        <w:tc>
          <w:tcPr>
            <w:tcW w:w="1510" w:type="dxa"/>
            <w:tcPrChange w:id="515" w:author="Kevin Toohey" w:date="2023-10-03T16:59:00Z">
              <w:tcPr>
                <w:tcW w:w="2408" w:type="dxa"/>
              </w:tcPr>
            </w:tcPrChange>
          </w:tcPr>
          <w:p w14:paraId="2C68E734" w14:textId="77777777" w:rsidR="008667A0" w:rsidRDefault="00165603">
            <w:pPr>
              <w:cnfStyle w:val="000000000000" w:firstRow="0" w:lastRow="0" w:firstColumn="0" w:lastColumn="0" w:oddVBand="0" w:evenVBand="0" w:oddHBand="0" w:evenHBand="0" w:firstRowFirstColumn="0" w:firstRowLastColumn="0" w:lastRowFirstColumn="0" w:lastRowLastColumn="0"/>
            </w:pPr>
            <w:r>
              <w:t>89.2</w:t>
            </w:r>
          </w:p>
        </w:tc>
        <w:tc>
          <w:tcPr>
            <w:tcW w:w="1559" w:type="dxa"/>
            <w:tcPrChange w:id="516" w:author="Kevin Toohey" w:date="2023-10-03T16:59:00Z">
              <w:tcPr>
                <w:tcW w:w="2408" w:type="dxa"/>
              </w:tcPr>
            </w:tcPrChange>
          </w:tcPr>
          <w:p w14:paraId="4F7A859D" w14:textId="77777777" w:rsidR="008667A0" w:rsidRDefault="00165603">
            <w:pPr>
              <w:cnfStyle w:val="000000000000" w:firstRow="0" w:lastRow="0" w:firstColumn="0" w:lastColumn="0" w:oddVBand="0" w:evenVBand="0" w:oddHBand="0" w:evenHBand="0" w:firstRowFirstColumn="0" w:firstRowLastColumn="0" w:lastRowFirstColumn="0" w:lastRowLastColumn="0"/>
            </w:pPr>
            <w:r>
              <w:t>87.0</w:t>
            </w:r>
          </w:p>
        </w:tc>
        <w:tc>
          <w:tcPr>
            <w:tcW w:w="1418" w:type="dxa"/>
            <w:tcPrChange w:id="517" w:author="Kevin Toohey" w:date="2023-10-03T16:59:00Z">
              <w:tcPr>
                <w:tcW w:w="2408" w:type="dxa"/>
              </w:tcPr>
            </w:tcPrChange>
          </w:tcPr>
          <w:p w14:paraId="2A64BC11" w14:textId="77777777" w:rsidR="008667A0" w:rsidRDefault="00165603">
            <w:pPr>
              <w:cnfStyle w:val="000000000000" w:firstRow="0" w:lastRow="0" w:firstColumn="0" w:lastColumn="0" w:oddVBand="0" w:evenVBand="0" w:oddHBand="0" w:evenHBand="0" w:firstRowFirstColumn="0" w:firstRowLastColumn="0" w:lastRowFirstColumn="0" w:lastRowLastColumn="0"/>
            </w:pPr>
            <w:r>
              <w:t>90.7</w:t>
            </w:r>
          </w:p>
        </w:tc>
      </w:tr>
      <w:tr w:rsidR="008667A0" w14:paraId="6FE0CC67"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518" w:author="Kevin Toohey" w:date="2023-10-03T16:59:00Z">
              <w:tcPr>
                <w:tcW w:w="5040" w:type="dxa"/>
              </w:tcPr>
            </w:tcPrChange>
          </w:tcPr>
          <w:p w14:paraId="21BED6E2" w14:textId="77777777" w:rsidR="008667A0" w:rsidRDefault="00165603">
            <w:r>
              <w:t xml:space="preserve">  CPI+1.5%p.a. over a 4-year rolling period(%)</w:t>
            </w:r>
          </w:p>
        </w:tc>
        <w:tc>
          <w:tcPr>
            <w:tcW w:w="1510" w:type="dxa"/>
            <w:tcPrChange w:id="519" w:author="Kevin Toohey" w:date="2023-10-03T16:59:00Z">
              <w:tcPr>
                <w:tcW w:w="2408" w:type="dxa"/>
              </w:tcPr>
            </w:tcPrChange>
          </w:tcPr>
          <w:p w14:paraId="314650A1" w14:textId="77777777" w:rsidR="008667A0" w:rsidRDefault="00165603">
            <w:pPr>
              <w:cnfStyle w:val="000000000000" w:firstRow="0" w:lastRow="0" w:firstColumn="0" w:lastColumn="0" w:oddVBand="0" w:evenVBand="0" w:oddHBand="0" w:evenHBand="0" w:firstRowFirstColumn="0" w:firstRowLastColumn="0" w:lastRowFirstColumn="0" w:lastRowLastColumn="0"/>
            </w:pPr>
            <w:r>
              <w:t>84.0</w:t>
            </w:r>
          </w:p>
        </w:tc>
        <w:tc>
          <w:tcPr>
            <w:tcW w:w="1559" w:type="dxa"/>
            <w:tcPrChange w:id="520" w:author="Kevin Toohey" w:date="2023-10-03T16:59:00Z">
              <w:tcPr>
                <w:tcW w:w="2408" w:type="dxa"/>
              </w:tcPr>
            </w:tcPrChange>
          </w:tcPr>
          <w:p w14:paraId="718FF0A0" w14:textId="77777777" w:rsidR="008667A0" w:rsidRDefault="00165603">
            <w:pPr>
              <w:cnfStyle w:val="000000000000" w:firstRow="0" w:lastRow="0" w:firstColumn="0" w:lastColumn="0" w:oddVBand="0" w:evenVBand="0" w:oddHBand="0" w:evenHBand="0" w:firstRowFirstColumn="0" w:firstRowLastColumn="0" w:lastRowFirstColumn="0" w:lastRowLastColumn="0"/>
            </w:pPr>
            <w:r>
              <w:t>81.9</w:t>
            </w:r>
          </w:p>
        </w:tc>
        <w:tc>
          <w:tcPr>
            <w:tcW w:w="1418" w:type="dxa"/>
            <w:tcPrChange w:id="521" w:author="Kevin Toohey" w:date="2023-10-03T16:59:00Z">
              <w:tcPr>
                <w:tcW w:w="2408" w:type="dxa"/>
              </w:tcPr>
            </w:tcPrChange>
          </w:tcPr>
          <w:p w14:paraId="3A0F168C" w14:textId="77777777" w:rsidR="008667A0" w:rsidRDefault="00165603">
            <w:pPr>
              <w:cnfStyle w:val="000000000000" w:firstRow="0" w:lastRow="0" w:firstColumn="0" w:lastColumn="0" w:oddVBand="0" w:evenVBand="0" w:oddHBand="0" w:evenHBand="0" w:firstRowFirstColumn="0" w:firstRowLastColumn="0" w:lastRowFirstColumn="0" w:lastRowLastColumn="0"/>
            </w:pPr>
            <w:r>
              <w:t>85.4</w:t>
            </w:r>
          </w:p>
        </w:tc>
      </w:tr>
      <w:tr w:rsidR="008667A0" w14:paraId="78EF24FB"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522" w:author="Kevin Toohey" w:date="2023-10-03T16:59:00Z">
              <w:tcPr>
                <w:tcW w:w="5040" w:type="dxa"/>
              </w:tcPr>
            </w:tcPrChange>
          </w:tcPr>
          <w:p w14:paraId="1E0E7991" w14:textId="77777777" w:rsidR="008667A0" w:rsidRDefault="00165603">
            <w:r>
              <w:lastRenderedPageBreak/>
              <w:t xml:space="preserve">  CPI+2.0%p.a. over a 4-year rolling period(%)</w:t>
            </w:r>
          </w:p>
        </w:tc>
        <w:tc>
          <w:tcPr>
            <w:tcW w:w="1510" w:type="dxa"/>
            <w:tcPrChange w:id="523" w:author="Kevin Toohey" w:date="2023-10-03T16:59:00Z">
              <w:tcPr>
                <w:tcW w:w="2408" w:type="dxa"/>
              </w:tcPr>
            </w:tcPrChange>
          </w:tcPr>
          <w:p w14:paraId="2C5A63C1" w14:textId="77777777" w:rsidR="008667A0" w:rsidRDefault="00165603">
            <w:pPr>
              <w:cnfStyle w:val="000000000000" w:firstRow="0" w:lastRow="0" w:firstColumn="0" w:lastColumn="0" w:oddVBand="0" w:evenVBand="0" w:oddHBand="0" w:evenHBand="0" w:firstRowFirstColumn="0" w:firstRowLastColumn="0" w:lastRowFirstColumn="0" w:lastRowLastColumn="0"/>
            </w:pPr>
            <w:r>
              <w:t>77.4</w:t>
            </w:r>
          </w:p>
        </w:tc>
        <w:tc>
          <w:tcPr>
            <w:tcW w:w="1559" w:type="dxa"/>
            <w:tcPrChange w:id="524" w:author="Kevin Toohey" w:date="2023-10-03T16:59:00Z">
              <w:tcPr>
                <w:tcW w:w="2408" w:type="dxa"/>
              </w:tcPr>
            </w:tcPrChange>
          </w:tcPr>
          <w:p w14:paraId="22B19FCF" w14:textId="77777777" w:rsidR="008667A0" w:rsidRDefault="00165603">
            <w:pPr>
              <w:cnfStyle w:val="000000000000" w:firstRow="0" w:lastRow="0" w:firstColumn="0" w:lastColumn="0" w:oddVBand="0" w:evenVBand="0" w:oddHBand="0" w:evenHBand="0" w:firstRowFirstColumn="0" w:firstRowLastColumn="0" w:lastRowFirstColumn="0" w:lastRowLastColumn="0"/>
            </w:pPr>
            <w:r>
              <w:t>75.7</w:t>
            </w:r>
          </w:p>
        </w:tc>
        <w:tc>
          <w:tcPr>
            <w:tcW w:w="1418" w:type="dxa"/>
            <w:tcPrChange w:id="525" w:author="Kevin Toohey" w:date="2023-10-03T16:59:00Z">
              <w:tcPr>
                <w:tcW w:w="2408" w:type="dxa"/>
              </w:tcPr>
            </w:tcPrChange>
          </w:tcPr>
          <w:p w14:paraId="134C80A0" w14:textId="77777777" w:rsidR="008667A0" w:rsidRDefault="00165603">
            <w:pPr>
              <w:cnfStyle w:val="000000000000" w:firstRow="0" w:lastRow="0" w:firstColumn="0" w:lastColumn="0" w:oddVBand="0" w:evenVBand="0" w:oddHBand="0" w:evenHBand="0" w:firstRowFirstColumn="0" w:firstRowLastColumn="0" w:lastRowFirstColumn="0" w:lastRowLastColumn="0"/>
            </w:pPr>
            <w:r>
              <w:t>78.4</w:t>
            </w:r>
          </w:p>
        </w:tc>
      </w:tr>
      <w:tr w:rsidR="008667A0" w14:paraId="0E4E868A"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526" w:author="Kevin Toohey" w:date="2023-10-03T16:59:00Z">
              <w:tcPr>
                <w:tcW w:w="5040" w:type="dxa"/>
              </w:tcPr>
            </w:tcPrChange>
          </w:tcPr>
          <w:p w14:paraId="096AAD7E" w14:textId="77777777" w:rsidR="008667A0" w:rsidRDefault="00165603">
            <w:r>
              <w:t xml:space="preserve">  CPI+0.0%p.a. over a 5-year rolling period(%)</w:t>
            </w:r>
          </w:p>
        </w:tc>
        <w:tc>
          <w:tcPr>
            <w:tcW w:w="1510" w:type="dxa"/>
            <w:tcPrChange w:id="527" w:author="Kevin Toohey" w:date="2023-10-03T16:59:00Z">
              <w:tcPr>
                <w:tcW w:w="2408" w:type="dxa"/>
              </w:tcPr>
            </w:tcPrChange>
          </w:tcPr>
          <w:p w14:paraId="5C8E7B6F" w14:textId="77777777" w:rsidR="008667A0" w:rsidRDefault="00165603">
            <w:pPr>
              <w:cnfStyle w:val="000000000000" w:firstRow="0" w:lastRow="0" w:firstColumn="0" w:lastColumn="0" w:oddVBand="0" w:evenVBand="0" w:oddHBand="0" w:evenHBand="0" w:firstRowFirstColumn="0" w:firstRowLastColumn="0" w:lastRowFirstColumn="0" w:lastRowLastColumn="0"/>
            </w:pPr>
            <w:r>
              <w:t>97.7</w:t>
            </w:r>
          </w:p>
        </w:tc>
        <w:tc>
          <w:tcPr>
            <w:tcW w:w="1559" w:type="dxa"/>
            <w:tcPrChange w:id="528" w:author="Kevin Toohey" w:date="2023-10-03T16:59:00Z">
              <w:tcPr>
                <w:tcW w:w="2408" w:type="dxa"/>
              </w:tcPr>
            </w:tcPrChange>
          </w:tcPr>
          <w:p w14:paraId="61224829" w14:textId="77777777" w:rsidR="008667A0" w:rsidRDefault="00165603">
            <w:pPr>
              <w:cnfStyle w:val="000000000000" w:firstRow="0" w:lastRow="0" w:firstColumn="0" w:lastColumn="0" w:oddVBand="0" w:evenVBand="0" w:oddHBand="0" w:evenHBand="0" w:firstRowFirstColumn="0" w:firstRowLastColumn="0" w:lastRowFirstColumn="0" w:lastRowLastColumn="0"/>
            </w:pPr>
            <w:r>
              <w:t>96.5</w:t>
            </w:r>
          </w:p>
        </w:tc>
        <w:tc>
          <w:tcPr>
            <w:tcW w:w="1418" w:type="dxa"/>
            <w:tcPrChange w:id="529" w:author="Kevin Toohey" w:date="2023-10-03T16:59:00Z">
              <w:tcPr>
                <w:tcW w:w="2408" w:type="dxa"/>
              </w:tcPr>
            </w:tcPrChange>
          </w:tcPr>
          <w:p w14:paraId="7B3729E1" w14:textId="77777777" w:rsidR="008667A0" w:rsidRDefault="00165603">
            <w:pPr>
              <w:cnfStyle w:val="000000000000" w:firstRow="0" w:lastRow="0" w:firstColumn="0" w:lastColumn="0" w:oddVBand="0" w:evenVBand="0" w:oddHBand="0" w:evenHBand="0" w:firstRowFirstColumn="0" w:firstRowLastColumn="0" w:lastRowFirstColumn="0" w:lastRowLastColumn="0"/>
            </w:pPr>
            <w:r>
              <w:t>98.4</w:t>
            </w:r>
          </w:p>
        </w:tc>
      </w:tr>
      <w:tr w:rsidR="008667A0" w14:paraId="014EEAE1"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530" w:author="Kevin Toohey" w:date="2023-10-03T16:59:00Z">
              <w:tcPr>
                <w:tcW w:w="5040" w:type="dxa"/>
              </w:tcPr>
            </w:tcPrChange>
          </w:tcPr>
          <w:p w14:paraId="758C21E3" w14:textId="77777777" w:rsidR="008667A0" w:rsidRDefault="00165603">
            <w:r>
              <w:t xml:space="preserve">  CPI+0.5%p.a. over a 5-year rolling period(%)</w:t>
            </w:r>
          </w:p>
        </w:tc>
        <w:tc>
          <w:tcPr>
            <w:tcW w:w="1510" w:type="dxa"/>
            <w:tcPrChange w:id="531" w:author="Kevin Toohey" w:date="2023-10-03T16:59:00Z">
              <w:tcPr>
                <w:tcW w:w="2408" w:type="dxa"/>
              </w:tcPr>
            </w:tcPrChange>
          </w:tcPr>
          <w:p w14:paraId="1BFD05CA" w14:textId="77777777" w:rsidR="008667A0" w:rsidRDefault="00165603">
            <w:pPr>
              <w:cnfStyle w:val="000000000000" w:firstRow="0" w:lastRow="0" w:firstColumn="0" w:lastColumn="0" w:oddVBand="0" w:evenVBand="0" w:oddHBand="0" w:evenHBand="0" w:firstRowFirstColumn="0" w:firstRowLastColumn="0" w:lastRowFirstColumn="0" w:lastRowLastColumn="0"/>
            </w:pPr>
            <w:r>
              <w:t>95.7</w:t>
            </w:r>
          </w:p>
        </w:tc>
        <w:tc>
          <w:tcPr>
            <w:tcW w:w="1559" w:type="dxa"/>
            <w:tcPrChange w:id="532" w:author="Kevin Toohey" w:date="2023-10-03T16:59:00Z">
              <w:tcPr>
                <w:tcW w:w="2408" w:type="dxa"/>
              </w:tcPr>
            </w:tcPrChange>
          </w:tcPr>
          <w:p w14:paraId="54D3E7D4" w14:textId="77777777" w:rsidR="008667A0" w:rsidRDefault="00165603">
            <w:pPr>
              <w:cnfStyle w:val="000000000000" w:firstRow="0" w:lastRow="0" w:firstColumn="0" w:lastColumn="0" w:oddVBand="0" w:evenVBand="0" w:oddHBand="0" w:evenHBand="0" w:firstRowFirstColumn="0" w:firstRowLastColumn="0" w:lastRowFirstColumn="0" w:lastRowLastColumn="0"/>
            </w:pPr>
            <w:r>
              <w:t>94.1</w:t>
            </w:r>
          </w:p>
        </w:tc>
        <w:tc>
          <w:tcPr>
            <w:tcW w:w="1418" w:type="dxa"/>
            <w:tcPrChange w:id="533" w:author="Kevin Toohey" w:date="2023-10-03T16:59:00Z">
              <w:tcPr>
                <w:tcW w:w="2408" w:type="dxa"/>
              </w:tcPr>
            </w:tcPrChange>
          </w:tcPr>
          <w:p w14:paraId="60719ADD" w14:textId="77777777" w:rsidR="008667A0" w:rsidRDefault="00165603">
            <w:pPr>
              <w:cnfStyle w:val="000000000000" w:firstRow="0" w:lastRow="0" w:firstColumn="0" w:lastColumn="0" w:oddVBand="0" w:evenVBand="0" w:oddHBand="0" w:evenHBand="0" w:firstRowFirstColumn="0" w:firstRowLastColumn="0" w:lastRowFirstColumn="0" w:lastRowLastColumn="0"/>
            </w:pPr>
            <w:r>
              <w:t>96.8</w:t>
            </w:r>
          </w:p>
        </w:tc>
      </w:tr>
      <w:tr w:rsidR="008667A0" w14:paraId="052E1AF8"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534" w:author="Kevin Toohey" w:date="2023-10-03T16:59:00Z">
              <w:tcPr>
                <w:tcW w:w="5040" w:type="dxa"/>
              </w:tcPr>
            </w:tcPrChange>
          </w:tcPr>
          <w:p w14:paraId="4B955E01" w14:textId="77777777" w:rsidR="008667A0" w:rsidRDefault="00165603">
            <w:pPr>
              <w:pStyle w:val="Mark1"/>
            </w:pPr>
            <w:r>
              <w:t xml:space="preserve">  CPI+1.0%p.a. over a 5-year rolling period(%)</w:t>
            </w:r>
          </w:p>
        </w:tc>
        <w:tc>
          <w:tcPr>
            <w:tcW w:w="1510" w:type="dxa"/>
            <w:tcPrChange w:id="535" w:author="Kevin Toohey" w:date="2023-10-03T16:59:00Z">
              <w:tcPr>
                <w:tcW w:w="2408" w:type="dxa"/>
              </w:tcPr>
            </w:tcPrChange>
          </w:tcPr>
          <w:p w14:paraId="3C4422E8"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92.6</w:t>
            </w:r>
          </w:p>
        </w:tc>
        <w:tc>
          <w:tcPr>
            <w:tcW w:w="1559" w:type="dxa"/>
            <w:tcPrChange w:id="536" w:author="Kevin Toohey" w:date="2023-10-03T16:59:00Z">
              <w:tcPr>
                <w:tcW w:w="2408" w:type="dxa"/>
              </w:tcPr>
            </w:tcPrChange>
          </w:tcPr>
          <w:p w14:paraId="1CFBFBB8"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90.7</w:t>
            </w:r>
          </w:p>
        </w:tc>
        <w:tc>
          <w:tcPr>
            <w:tcW w:w="1418" w:type="dxa"/>
            <w:tcPrChange w:id="537" w:author="Kevin Toohey" w:date="2023-10-03T16:59:00Z">
              <w:tcPr>
                <w:tcW w:w="2408" w:type="dxa"/>
              </w:tcPr>
            </w:tcPrChange>
          </w:tcPr>
          <w:p w14:paraId="09F488BB"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94.0</w:t>
            </w:r>
          </w:p>
        </w:tc>
      </w:tr>
      <w:tr w:rsidR="008667A0" w14:paraId="159D8543"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538" w:author="Kevin Toohey" w:date="2023-10-03T16:59:00Z">
              <w:tcPr>
                <w:tcW w:w="5040" w:type="dxa"/>
              </w:tcPr>
            </w:tcPrChange>
          </w:tcPr>
          <w:p w14:paraId="54CD55F0" w14:textId="77777777" w:rsidR="008667A0" w:rsidRDefault="00165603">
            <w:r>
              <w:t xml:space="preserve">  CPI+1.5%p.a. over a 5-year rolling period(%)</w:t>
            </w:r>
          </w:p>
        </w:tc>
        <w:tc>
          <w:tcPr>
            <w:tcW w:w="1510" w:type="dxa"/>
            <w:tcPrChange w:id="539" w:author="Kevin Toohey" w:date="2023-10-03T16:59:00Z">
              <w:tcPr>
                <w:tcW w:w="2408" w:type="dxa"/>
              </w:tcPr>
            </w:tcPrChange>
          </w:tcPr>
          <w:p w14:paraId="6466BAB7" w14:textId="77777777" w:rsidR="008667A0" w:rsidRDefault="00165603">
            <w:pPr>
              <w:cnfStyle w:val="000000000000" w:firstRow="0" w:lastRow="0" w:firstColumn="0" w:lastColumn="0" w:oddVBand="0" w:evenVBand="0" w:oddHBand="0" w:evenHBand="0" w:firstRowFirstColumn="0" w:firstRowLastColumn="0" w:lastRowFirstColumn="0" w:lastRowLastColumn="0"/>
            </w:pPr>
            <w:r>
              <w:t>87.9</w:t>
            </w:r>
          </w:p>
        </w:tc>
        <w:tc>
          <w:tcPr>
            <w:tcW w:w="1559" w:type="dxa"/>
            <w:tcPrChange w:id="540" w:author="Kevin Toohey" w:date="2023-10-03T16:59:00Z">
              <w:tcPr>
                <w:tcW w:w="2408" w:type="dxa"/>
              </w:tcPr>
            </w:tcPrChange>
          </w:tcPr>
          <w:p w14:paraId="5415F936" w14:textId="77777777" w:rsidR="008667A0" w:rsidRDefault="00165603">
            <w:pPr>
              <w:cnfStyle w:val="000000000000" w:firstRow="0" w:lastRow="0" w:firstColumn="0" w:lastColumn="0" w:oddVBand="0" w:evenVBand="0" w:oddHBand="0" w:evenHBand="0" w:firstRowFirstColumn="0" w:firstRowLastColumn="0" w:lastRowFirstColumn="0" w:lastRowLastColumn="0"/>
            </w:pPr>
            <w:r>
              <w:t>85.8</w:t>
            </w:r>
          </w:p>
        </w:tc>
        <w:tc>
          <w:tcPr>
            <w:tcW w:w="1418" w:type="dxa"/>
            <w:tcPrChange w:id="541" w:author="Kevin Toohey" w:date="2023-10-03T16:59:00Z">
              <w:tcPr>
                <w:tcW w:w="2408" w:type="dxa"/>
              </w:tcPr>
            </w:tcPrChange>
          </w:tcPr>
          <w:p w14:paraId="6A067AAF" w14:textId="77777777" w:rsidR="008667A0" w:rsidRDefault="00165603">
            <w:pPr>
              <w:cnfStyle w:val="000000000000" w:firstRow="0" w:lastRow="0" w:firstColumn="0" w:lastColumn="0" w:oddVBand="0" w:evenVBand="0" w:oddHBand="0" w:evenHBand="0" w:firstRowFirstColumn="0" w:firstRowLastColumn="0" w:lastRowFirstColumn="0" w:lastRowLastColumn="0"/>
            </w:pPr>
            <w:r>
              <w:t>89.3</w:t>
            </w:r>
          </w:p>
        </w:tc>
      </w:tr>
      <w:tr w:rsidR="008667A0" w14:paraId="005DC361"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542" w:author="Kevin Toohey" w:date="2023-10-03T16:59:00Z">
              <w:tcPr>
                <w:tcW w:w="5040" w:type="dxa"/>
              </w:tcPr>
            </w:tcPrChange>
          </w:tcPr>
          <w:p w14:paraId="570E0E37" w14:textId="77777777" w:rsidR="008667A0" w:rsidRDefault="00165603">
            <w:r>
              <w:t xml:space="preserve">  CPI+2.0%p.a. over a 5-year rolling period(%)</w:t>
            </w:r>
          </w:p>
        </w:tc>
        <w:tc>
          <w:tcPr>
            <w:tcW w:w="1510" w:type="dxa"/>
            <w:tcPrChange w:id="543" w:author="Kevin Toohey" w:date="2023-10-03T16:59:00Z">
              <w:tcPr>
                <w:tcW w:w="2408" w:type="dxa"/>
              </w:tcPr>
            </w:tcPrChange>
          </w:tcPr>
          <w:p w14:paraId="51443AA2" w14:textId="77777777" w:rsidR="008667A0" w:rsidRDefault="00165603">
            <w:pPr>
              <w:cnfStyle w:val="000000000000" w:firstRow="0" w:lastRow="0" w:firstColumn="0" w:lastColumn="0" w:oddVBand="0" w:evenVBand="0" w:oddHBand="0" w:evenHBand="0" w:firstRowFirstColumn="0" w:firstRowLastColumn="0" w:lastRowFirstColumn="0" w:lastRowLastColumn="0"/>
            </w:pPr>
            <w:r>
              <w:t>81.2</w:t>
            </w:r>
          </w:p>
        </w:tc>
        <w:tc>
          <w:tcPr>
            <w:tcW w:w="1559" w:type="dxa"/>
            <w:tcPrChange w:id="544" w:author="Kevin Toohey" w:date="2023-10-03T16:59:00Z">
              <w:tcPr>
                <w:tcW w:w="2408" w:type="dxa"/>
              </w:tcPr>
            </w:tcPrChange>
          </w:tcPr>
          <w:p w14:paraId="418A2CD9" w14:textId="77777777" w:rsidR="008667A0" w:rsidRDefault="00165603">
            <w:pPr>
              <w:cnfStyle w:val="000000000000" w:firstRow="0" w:lastRow="0" w:firstColumn="0" w:lastColumn="0" w:oddVBand="0" w:evenVBand="0" w:oddHBand="0" w:evenHBand="0" w:firstRowFirstColumn="0" w:firstRowLastColumn="0" w:lastRowFirstColumn="0" w:lastRowLastColumn="0"/>
            </w:pPr>
            <w:r>
              <w:t>79.4</w:t>
            </w:r>
          </w:p>
        </w:tc>
        <w:tc>
          <w:tcPr>
            <w:tcW w:w="1418" w:type="dxa"/>
            <w:tcPrChange w:id="545" w:author="Kevin Toohey" w:date="2023-10-03T16:59:00Z">
              <w:tcPr>
                <w:tcW w:w="2408" w:type="dxa"/>
              </w:tcPr>
            </w:tcPrChange>
          </w:tcPr>
          <w:p w14:paraId="6CE74C0F" w14:textId="77777777" w:rsidR="008667A0" w:rsidRDefault="00165603">
            <w:pPr>
              <w:cnfStyle w:val="000000000000" w:firstRow="0" w:lastRow="0" w:firstColumn="0" w:lastColumn="0" w:oddVBand="0" w:evenVBand="0" w:oddHBand="0" w:evenHBand="0" w:firstRowFirstColumn="0" w:firstRowLastColumn="0" w:lastRowFirstColumn="0" w:lastRowLastColumn="0"/>
            </w:pPr>
            <w:r>
              <w:t>82.2</w:t>
            </w:r>
          </w:p>
        </w:tc>
      </w:tr>
      <w:tr w:rsidR="008667A0" w14:paraId="6E17672B"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546" w:author="Kevin Toohey" w:date="2023-10-03T16:59:00Z">
              <w:tcPr>
                <w:tcW w:w="5040" w:type="dxa"/>
              </w:tcPr>
            </w:tcPrChange>
          </w:tcPr>
          <w:p w14:paraId="281D1151" w14:textId="77777777" w:rsidR="008667A0" w:rsidRDefault="00165603">
            <w:r>
              <w:t xml:space="preserve">  CPI+0.0%p.a. over a 6-year rolling period(%)</w:t>
            </w:r>
          </w:p>
        </w:tc>
        <w:tc>
          <w:tcPr>
            <w:tcW w:w="1510" w:type="dxa"/>
            <w:tcPrChange w:id="547" w:author="Kevin Toohey" w:date="2023-10-03T16:59:00Z">
              <w:tcPr>
                <w:tcW w:w="2408" w:type="dxa"/>
              </w:tcPr>
            </w:tcPrChange>
          </w:tcPr>
          <w:p w14:paraId="7E2E294A" w14:textId="77777777" w:rsidR="008667A0" w:rsidRDefault="00165603">
            <w:pPr>
              <w:cnfStyle w:val="000000000000" w:firstRow="0" w:lastRow="0" w:firstColumn="0" w:lastColumn="0" w:oddVBand="0" w:evenVBand="0" w:oddHBand="0" w:evenHBand="0" w:firstRowFirstColumn="0" w:firstRowLastColumn="0" w:lastRowFirstColumn="0" w:lastRowLastColumn="0"/>
            </w:pPr>
            <w:r>
              <w:t>98.9</w:t>
            </w:r>
          </w:p>
        </w:tc>
        <w:tc>
          <w:tcPr>
            <w:tcW w:w="1559" w:type="dxa"/>
            <w:tcPrChange w:id="548" w:author="Kevin Toohey" w:date="2023-10-03T16:59:00Z">
              <w:tcPr>
                <w:tcW w:w="2408" w:type="dxa"/>
              </w:tcPr>
            </w:tcPrChange>
          </w:tcPr>
          <w:p w14:paraId="4BF2F471" w14:textId="77777777" w:rsidR="008667A0" w:rsidRDefault="00165603">
            <w:pPr>
              <w:cnfStyle w:val="000000000000" w:firstRow="0" w:lastRow="0" w:firstColumn="0" w:lastColumn="0" w:oddVBand="0" w:evenVBand="0" w:oddHBand="0" w:evenHBand="0" w:firstRowFirstColumn="0" w:firstRowLastColumn="0" w:lastRowFirstColumn="0" w:lastRowLastColumn="0"/>
            </w:pPr>
            <w:r>
              <w:t>98.1</w:t>
            </w:r>
          </w:p>
        </w:tc>
        <w:tc>
          <w:tcPr>
            <w:tcW w:w="1418" w:type="dxa"/>
            <w:tcPrChange w:id="549" w:author="Kevin Toohey" w:date="2023-10-03T16:59:00Z">
              <w:tcPr>
                <w:tcW w:w="2408" w:type="dxa"/>
              </w:tcPr>
            </w:tcPrChange>
          </w:tcPr>
          <w:p w14:paraId="429876EE" w14:textId="77777777" w:rsidR="008667A0" w:rsidRDefault="00165603">
            <w:pPr>
              <w:cnfStyle w:val="000000000000" w:firstRow="0" w:lastRow="0" w:firstColumn="0" w:lastColumn="0" w:oddVBand="0" w:evenVBand="0" w:oddHBand="0" w:evenHBand="0" w:firstRowFirstColumn="0" w:firstRowLastColumn="0" w:lastRowFirstColumn="0" w:lastRowLastColumn="0"/>
            </w:pPr>
            <w:r>
              <w:t>99.3</w:t>
            </w:r>
          </w:p>
        </w:tc>
      </w:tr>
      <w:tr w:rsidR="008667A0" w14:paraId="37CBCF69"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550" w:author="Kevin Toohey" w:date="2023-10-03T16:59:00Z">
              <w:tcPr>
                <w:tcW w:w="5040" w:type="dxa"/>
              </w:tcPr>
            </w:tcPrChange>
          </w:tcPr>
          <w:p w14:paraId="12DDCD3E" w14:textId="77777777" w:rsidR="008667A0" w:rsidRDefault="00165603">
            <w:r>
              <w:t xml:space="preserve">  CPI+0.5%p.a. over a 6-year rolling period(%)</w:t>
            </w:r>
          </w:p>
        </w:tc>
        <w:tc>
          <w:tcPr>
            <w:tcW w:w="1510" w:type="dxa"/>
            <w:tcPrChange w:id="551" w:author="Kevin Toohey" w:date="2023-10-03T16:59:00Z">
              <w:tcPr>
                <w:tcW w:w="2408" w:type="dxa"/>
              </w:tcPr>
            </w:tcPrChange>
          </w:tcPr>
          <w:p w14:paraId="6217774C" w14:textId="77777777" w:rsidR="008667A0" w:rsidRDefault="00165603">
            <w:pPr>
              <w:cnfStyle w:val="000000000000" w:firstRow="0" w:lastRow="0" w:firstColumn="0" w:lastColumn="0" w:oddVBand="0" w:evenVBand="0" w:oddHBand="0" w:evenHBand="0" w:firstRowFirstColumn="0" w:firstRowLastColumn="0" w:lastRowFirstColumn="0" w:lastRowLastColumn="0"/>
            </w:pPr>
            <w:r>
              <w:t>97.6</w:t>
            </w:r>
          </w:p>
        </w:tc>
        <w:tc>
          <w:tcPr>
            <w:tcW w:w="1559" w:type="dxa"/>
            <w:tcPrChange w:id="552" w:author="Kevin Toohey" w:date="2023-10-03T16:59:00Z">
              <w:tcPr>
                <w:tcW w:w="2408" w:type="dxa"/>
              </w:tcPr>
            </w:tcPrChange>
          </w:tcPr>
          <w:p w14:paraId="39488C28" w14:textId="77777777" w:rsidR="008667A0" w:rsidRDefault="00165603">
            <w:pPr>
              <w:cnfStyle w:val="000000000000" w:firstRow="0" w:lastRow="0" w:firstColumn="0" w:lastColumn="0" w:oddVBand="0" w:evenVBand="0" w:oddHBand="0" w:evenHBand="0" w:firstRowFirstColumn="0" w:firstRowLastColumn="0" w:lastRowFirstColumn="0" w:lastRowLastColumn="0"/>
            </w:pPr>
            <w:r>
              <w:t>96.4</w:t>
            </w:r>
          </w:p>
        </w:tc>
        <w:tc>
          <w:tcPr>
            <w:tcW w:w="1418" w:type="dxa"/>
            <w:tcPrChange w:id="553" w:author="Kevin Toohey" w:date="2023-10-03T16:59:00Z">
              <w:tcPr>
                <w:tcW w:w="2408" w:type="dxa"/>
              </w:tcPr>
            </w:tcPrChange>
          </w:tcPr>
          <w:p w14:paraId="2F35A370" w14:textId="77777777" w:rsidR="008667A0" w:rsidRDefault="00165603">
            <w:pPr>
              <w:cnfStyle w:val="000000000000" w:firstRow="0" w:lastRow="0" w:firstColumn="0" w:lastColumn="0" w:oddVBand="0" w:evenVBand="0" w:oddHBand="0" w:evenHBand="0" w:firstRowFirstColumn="0" w:firstRowLastColumn="0" w:lastRowFirstColumn="0" w:lastRowLastColumn="0"/>
            </w:pPr>
            <w:r>
              <w:t>98.3</w:t>
            </w:r>
          </w:p>
        </w:tc>
      </w:tr>
      <w:tr w:rsidR="008667A0" w14:paraId="2BAB127D"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554" w:author="Kevin Toohey" w:date="2023-10-03T16:59:00Z">
              <w:tcPr>
                <w:tcW w:w="5040" w:type="dxa"/>
              </w:tcPr>
            </w:tcPrChange>
          </w:tcPr>
          <w:p w14:paraId="20E0D32D" w14:textId="77777777" w:rsidR="008667A0" w:rsidRDefault="00165603">
            <w:r>
              <w:t xml:space="preserve">  CPI+1.0%p.a. over a 6-year rolling period(%)</w:t>
            </w:r>
          </w:p>
        </w:tc>
        <w:tc>
          <w:tcPr>
            <w:tcW w:w="1510" w:type="dxa"/>
            <w:tcPrChange w:id="555" w:author="Kevin Toohey" w:date="2023-10-03T16:59:00Z">
              <w:tcPr>
                <w:tcW w:w="2408" w:type="dxa"/>
              </w:tcPr>
            </w:tcPrChange>
          </w:tcPr>
          <w:p w14:paraId="6C122BA1" w14:textId="77777777" w:rsidR="008667A0" w:rsidRDefault="00165603">
            <w:pPr>
              <w:cnfStyle w:val="000000000000" w:firstRow="0" w:lastRow="0" w:firstColumn="0" w:lastColumn="0" w:oddVBand="0" w:evenVBand="0" w:oddHBand="0" w:evenHBand="0" w:firstRowFirstColumn="0" w:firstRowLastColumn="0" w:lastRowFirstColumn="0" w:lastRowLastColumn="0"/>
            </w:pPr>
            <w:r>
              <w:t>95.2</w:t>
            </w:r>
          </w:p>
        </w:tc>
        <w:tc>
          <w:tcPr>
            <w:tcW w:w="1559" w:type="dxa"/>
            <w:tcPrChange w:id="556" w:author="Kevin Toohey" w:date="2023-10-03T16:59:00Z">
              <w:tcPr>
                <w:tcW w:w="2408" w:type="dxa"/>
              </w:tcPr>
            </w:tcPrChange>
          </w:tcPr>
          <w:p w14:paraId="1020A7DE" w14:textId="77777777" w:rsidR="008667A0" w:rsidRDefault="00165603">
            <w:pPr>
              <w:cnfStyle w:val="000000000000" w:firstRow="0" w:lastRow="0" w:firstColumn="0" w:lastColumn="0" w:oddVBand="0" w:evenVBand="0" w:oddHBand="0" w:evenHBand="0" w:firstRowFirstColumn="0" w:firstRowLastColumn="0" w:lastRowFirstColumn="0" w:lastRowLastColumn="0"/>
            </w:pPr>
            <w:r>
              <w:t>93.6</w:t>
            </w:r>
          </w:p>
        </w:tc>
        <w:tc>
          <w:tcPr>
            <w:tcW w:w="1418" w:type="dxa"/>
            <w:tcPrChange w:id="557" w:author="Kevin Toohey" w:date="2023-10-03T16:59:00Z">
              <w:tcPr>
                <w:tcW w:w="2408" w:type="dxa"/>
              </w:tcPr>
            </w:tcPrChange>
          </w:tcPr>
          <w:p w14:paraId="4FD4A42C" w14:textId="77777777" w:rsidR="008667A0" w:rsidRDefault="00165603">
            <w:pPr>
              <w:cnfStyle w:val="000000000000" w:firstRow="0" w:lastRow="0" w:firstColumn="0" w:lastColumn="0" w:oddVBand="0" w:evenVBand="0" w:oddHBand="0" w:evenHBand="0" w:firstRowFirstColumn="0" w:firstRowLastColumn="0" w:lastRowFirstColumn="0" w:lastRowLastColumn="0"/>
            </w:pPr>
            <w:r>
              <w:t>96.3</w:t>
            </w:r>
          </w:p>
        </w:tc>
      </w:tr>
      <w:tr w:rsidR="008667A0" w14:paraId="36E37889"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558" w:author="Kevin Toohey" w:date="2023-10-03T16:59:00Z">
              <w:tcPr>
                <w:tcW w:w="5040" w:type="dxa"/>
              </w:tcPr>
            </w:tcPrChange>
          </w:tcPr>
          <w:p w14:paraId="5CF10B77" w14:textId="77777777" w:rsidR="008667A0" w:rsidRDefault="00165603">
            <w:r>
              <w:t xml:space="preserve">  CPI+1.5%p.a. over a 6-year rolling period(%)</w:t>
            </w:r>
          </w:p>
        </w:tc>
        <w:tc>
          <w:tcPr>
            <w:tcW w:w="1510" w:type="dxa"/>
            <w:tcPrChange w:id="559" w:author="Kevin Toohey" w:date="2023-10-03T16:59:00Z">
              <w:tcPr>
                <w:tcW w:w="2408" w:type="dxa"/>
              </w:tcPr>
            </w:tcPrChange>
          </w:tcPr>
          <w:p w14:paraId="2651CE11" w14:textId="77777777" w:rsidR="008667A0" w:rsidRDefault="00165603">
            <w:pPr>
              <w:cnfStyle w:val="000000000000" w:firstRow="0" w:lastRow="0" w:firstColumn="0" w:lastColumn="0" w:oddVBand="0" w:evenVBand="0" w:oddHBand="0" w:evenHBand="0" w:firstRowFirstColumn="0" w:firstRowLastColumn="0" w:lastRowFirstColumn="0" w:lastRowLastColumn="0"/>
            </w:pPr>
            <w:r>
              <w:t>91.1</w:t>
            </w:r>
          </w:p>
        </w:tc>
        <w:tc>
          <w:tcPr>
            <w:tcW w:w="1559" w:type="dxa"/>
            <w:tcPrChange w:id="560" w:author="Kevin Toohey" w:date="2023-10-03T16:59:00Z">
              <w:tcPr>
                <w:tcW w:w="2408" w:type="dxa"/>
              </w:tcPr>
            </w:tcPrChange>
          </w:tcPr>
          <w:p w14:paraId="2B5B22FE" w14:textId="77777777" w:rsidR="008667A0" w:rsidRDefault="00165603">
            <w:pPr>
              <w:cnfStyle w:val="000000000000" w:firstRow="0" w:lastRow="0" w:firstColumn="0" w:lastColumn="0" w:oddVBand="0" w:evenVBand="0" w:oddHBand="0" w:evenHBand="0" w:firstRowFirstColumn="0" w:firstRowLastColumn="0" w:lastRowFirstColumn="0" w:lastRowLastColumn="0"/>
            </w:pPr>
            <w:r>
              <w:t>89.2</w:t>
            </w:r>
          </w:p>
        </w:tc>
        <w:tc>
          <w:tcPr>
            <w:tcW w:w="1418" w:type="dxa"/>
            <w:tcPrChange w:id="561" w:author="Kevin Toohey" w:date="2023-10-03T16:59:00Z">
              <w:tcPr>
                <w:tcW w:w="2408" w:type="dxa"/>
              </w:tcPr>
            </w:tcPrChange>
          </w:tcPr>
          <w:p w14:paraId="625A2251" w14:textId="77777777" w:rsidR="008667A0" w:rsidRDefault="00165603">
            <w:pPr>
              <w:cnfStyle w:val="000000000000" w:firstRow="0" w:lastRow="0" w:firstColumn="0" w:lastColumn="0" w:oddVBand="0" w:evenVBand="0" w:oddHBand="0" w:evenHBand="0" w:firstRowFirstColumn="0" w:firstRowLastColumn="0" w:lastRowFirstColumn="0" w:lastRowLastColumn="0"/>
            </w:pPr>
            <w:r>
              <w:t>92.4</w:t>
            </w:r>
          </w:p>
        </w:tc>
      </w:tr>
      <w:tr w:rsidR="008667A0" w14:paraId="477DB96B"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562" w:author="Kevin Toohey" w:date="2023-10-03T16:59:00Z">
              <w:tcPr>
                <w:tcW w:w="5040" w:type="dxa"/>
              </w:tcPr>
            </w:tcPrChange>
          </w:tcPr>
          <w:p w14:paraId="4F93E3F4" w14:textId="77777777" w:rsidR="008667A0" w:rsidRDefault="00165603">
            <w:r>
              <w:t xml:space="preserve">  CPI+2.0%p.a. over a 6-year rolling period(%)</w:t>
            </w:r>
          </w:p>
        </w:tc>
        <w:tc>
          <w:tcPr>
            <w:tcW w:w="1510" w:type="dxa"/>
            <w:tcPrChange w:id="563" w:author="Kevin Toohey" w:date="2023-10-03T16:59:00Z">
              <w:tcPr>
                <w:tcW w:w="2408" w:type="dxa"/>
              </w:tcPr>
            </w:tcPrChange>
          </w:tcPr>
          <w:p w14:paraId="779CECB7" w14:textId="77777777" w:rsidR="008667A0" w:rsidRDefault="00165603">
            <w:pPr>
              <w:cnfStyle w:val="000000000000" w:firstRow="0" w:lastRow="0" w:firstColumn="0" w:lastColumn="0" w:oddVBand="0" w:evenVBand="0" w:oddHBand="0" w:evenHBand="0" w:firstRowFirstColumn="0" w:firstRowLastColumn="0" w:lastRowFirstColumn="0" w:lastRowLastColumn="0"/>
            </w:pPr>
            <w:r>
              <w:t>84.7</w:t>
            </w:r>
          </w:p>
        </w:tc>
        <w:tc>
          <w:tcPr>
            <w:tcW w:w="1559" w:type="dxa"/>
            <w:tcPrChange w:id="564" w:author="Kevin Toohey" w:date="2023-10-03T16:59:00Z">
              <w:tcPr>
                <w:tcW w:w="2408" w:type="dxa"/>
              </w:tcPr>
            </w:tcPrChange>
          </w:tcPr>
          <w:p w14:paraId="5A3229F5" w14:textId="77777777" w:rsidR="008667A0" w:rsidRDefault="00165603">
            <w:pPr>
              <w:cnfStyle w:val="000000000000" w:firstRow="0" w:lastRow="0" w:firstColumn="0" w:lastColumn="0" w:oddVBand="0" w:evenVBand="0" w:oddHBand="0" w:evenHBand="0" w:firstRowFirstColumn="0" w:firstRowLastColumn="0" w:lastRowFirstColumn="0" w:lastRowLastColumn="0"/>
            </w:pPr>
            <w:r>
              <w:t>82.8</w:t>
            </w:r>
          </w:p>
        </w:tc>
        <w:tc>
          <w:tcPr>
            <w:tcW w:w="1418" w:type="dxa"/>
            <w:tcPrChange w:id="565" w:author="Kevin Toohey" w:date="2023-10-03T16:59:00Z">
              <w:tcPr>
                <w:tcW w:w="2408" w:type="dxa"/>
              </w:tcPr>
            </w:tcPrChange>
          </w:tcPr>
          <w:p w14:paraId="5180710C" w14:textId="77777777" w:rsidR="008667A0" w:rsidRDefault="00165603">
            <w:pPr>
              <w:cnfStyle w:val="000000000000" w:firstRow="0" w:lastRow="0" w:firstColumn="0" w:lastColumn="0" w:oddVBand="0" w:evenVBand="0" w:oddHBand="0" w:evenHBand="0" w:firstRowFirstColumn="0" w:firstRowLastColumn="0" w:lastRowFirstColumn="0" w:lastRowLastColumn="0"/>
            </w:pPr>
            <w:r>
              <w:t>85.7</w:t>
            </w:r>
          </w:p>
        </w:tc>
      </w:tr>
      <w:tr w:rsidR="008667A0" w14:paraId="15260075"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566" w:author="Kevin Toohey" w:date="2023-10-03T16:59:00Z">
              <w:tcPr>
                <w:tcW w:w="5040" w:type="dxa"/>
              </w:tcPr>
            </w:tcPrChange>
          </w:tcPr>
          <w:p w14:paraId="3D3F1277" w14:textId="77777777" w:rsidR="008667A0" w:rsidRDefault="00165603">
            <w:r>
              <w:t xml:space="preserve">  CPI+0.0%p.a. over a 7-year rolling period(%)</w:t>
            </w:r>
          </w:p>
        </w:tc>
        <w:tc>
          <w:tcPr>
            <w:tcW w:w="1510" w:type="dxa"/>
            <w:tcPrChange w:id="567" w:author="Kevin Toohey" w:date="2023-10-03T16:59:00Z">
              <w:tcPr>
                <w:tcW w:w="2408" w:type="dxa"/>
              </w:tcPr>
            </w:tcPrChange>
          </w:tcPr>
          <w:p w14:paraId="37B43BD8" w14:textId="77777777" w:rsidR="008667A0" w:rsidRDefault="00165603">
            <w:pPr>
              <w:cnfStyle w:val="000000000000" w:firstRow="0" w:lastRow="0" w:firstColumn="0" w:lastColumn="0" w:oddVBand="0" w:evenVBand="0" w:oddHBand="0" w:evenHBand="0" w:firstRowFirstColumn="0" w:firstRowLastColumn="0" w:lastRowFirstColumn="0" w:lastRowLastColumn="0"/>
            </w:pPr>
            <w:r>
              <w:t>99.5</w:t>
            </w:r>
          </w:p>
        </w:tc>
        <w:tc>
          <w:tcPr>
            <w:tcW w:w="1559" w:type="dxa"/>
            <w:tcPrChange w:id="568" w:author="Kevin Toohey" w:date="2023-10-03T16:59:00Z">
              <w:tcPr>
                <w:tcW w:w="2408" w:type="dxa"/>
              </w:tcPr>
            </w:tcPrChange>
          </w:tcPr>
          <w:p w14:paraId="1868946E" w14:textId="77777777" w:rsidR="008667A0" w:rsidRDefault="00165603">
            <w:pPr>
              <w:cnfStyle w:val="000000000000" w:firstRow="0" w:lastRow="0" w:firstColumn="0" w:lastColumn="0" w:oddVBand="0" w:evenVBand="0" w:oddHBand="0" w:evenHBand="0" w:firstRowFirstColumn="0" w:firstRowLastColumn="0" w:lastRowFirstColumn="0" w:lastRowLastColumn="0"/>
            </w:pPr>
            <w:r>
              <w:t>99.0</w:t>
            </w:r>
          </w:p>
        </w:tc>
        <w:tc>
          <w:tcPr>
            <w:tcW w:w="1418" w:type="dxa"/>
            <w:tcPrChange w:id="569" w:author="Kevin Toohey" w:date="2023-10-03T16:59:00Z">
              <w:tcPr>
                <w:tcW w:w="2408" w:type="dxa"/>
              </w:tcPr>
            </w:tcPrChange>
          </w:tcPr>
          <w:p w14:paraId="7F12F3F5" w14:textId="77777777" w:rsidR="008667A0" w:rsidRDefault="00165603">
            <w:pPr>
              <w:cnfStyle w:val="000000000000" w:firstRow="0" w:lastRow="0" w:firstColumn="0" w:lastColumn="0" w:oddVBand="0" w:evenVBand="0" w:oddHBand="0" w:evenHBand="0" w:firstRowFirstColumn="0" w:firstRowLastColumn="0" w:lastRowFirstColumn="0" w:lastRowLastColumn="0"/>
            </w:pPr>
            <w:r>
              <w:t>99.7</w:t>
            </w:r>
          </w:p>
        </w:tc>
      </w:tr>
      <w:tr w:rsidR="008667A0" w14:paraId="17D9E6A3"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570" w:author="Kevin Toohey" w:date="2023-10-03T16:59:00Z">
              <w:tcPr>
                <w:tcW w:w="5040" w:type="dxa"/>
              </w:tcPr>
            </w:tcPrChange>
          </w:tcPr>
          <w:p w14:paraId="6DEC451E" w14:textId="77777777" w:rsidR="008667A0" w:rsidRDefault="00165603">
            <w:r>
              <w:t xml:space="preserve">  CPI+0.5%p.a. over a 7-year rolling period(%)</w:t>
            </w:r>
          </w:p>
        </w:tc>
        <w:tc>
          <w:tcPr>
            <w:tcW w:w="1510" w:type="dxa"/>
            <w:tcPrChange w:id="571" w:author="Kevin Toohey" w:date="2023-10-03T16:59:00Z">
              <w:tcPr>
                <w:tcW w:w="2408" w:type="dxa"/>
              </w:tcPr>
            </w:tcPrChange>
          </w:tcPr>
          <w:p w14:paraId="1C248E15" w14:textId="77777777" w:rsidR="008667A0" w:rsidRDefault="00165603">
            <w:pPr>
              <w:cnfStyle w:val="000000000000" w:firstRow="0" w:lastRow="0" w:firstColumn="0" w:lastColumn="0" w:oddVBand="0" w:evenVBand="0" w:oddHBand="0" w:evenHBand="0" w:firstRowFirstColumn="0" w:firstRowLastColumn="0" w:lastRowFirstColumn="0" w:lastRowLastColumn="0"/>
            </w:pPr>
            <w:r>
              <w:t>98.7</w:t>
            </w:r>
          </w:p>
        </w:tc>
        <w:tc>
          <w:tcPr>
            <w:tcW w:w="1559" w:type="dxa"/>
            <w:tcPrChange w:id="572" w:author="Kevin Toohey" w:date="2023-10-03T16:59:00Z">
              <w:tcPr>
                <w:tcW w:w="2408" w:type="dxa"/>
              </w:tcPr>
            </w:tcPrChange>
          </w:tcPr>
          <w:p w14:paraId="416B6A9C" w14:textId="77777777" w:rsidR="008667A0" w:rsidRDefault="00165603">
            <w:pPr>
              <w:cnfStyle w:val="000000000000" w:firstRow="0" w:lastRow="0" w:firstColumn="0" w:lastColumn="0" w:oddVBand="0" w:evenVBand="0" w:oddHBand="0" w:evenHBand="0" w:firstRowFirstColumn="0" w:firstRowLastColumn="0" w:lastRowFirstColumn="0" w:lastRowLastColumn="0"/>
            </w:pPr>
            <w:r>
              <w:t>97.9</w:t>
            </w:r>
          </w:p>
        </w:tc>
        <w:tc>
          <w:tcPr>
            <w:tcW w:w="1418" w:type="dxa"/>
            <w:tcPrChange w:id="573" w:author="Kevin Toohey" w:date="2023-10-03T16:59:00Z">
              <w:tcPr>
                <w:tcW w:w="2408" w:type="dxa"/>
              </w:tcPr>
            </w:tcPrChange>
          </w:tcPr>
          <w:p w14:paraId="50E5B83D" w14:textId="77777777" w:rsidR="008667A0" w:rsidRDefault="00165603">
            <w:pPr>
              <w:cnfStyle w:val="000000000000" w:firstRow="0" w:lastRow="0" w:firstColumn="0" w:lastColumn="0" w:oddVBand="0" w:evenVBand="0" w:oddHBand="0" w:evenHBand="0" w:firstRowFirstColumn="0" w:firstRowLastColumn="0" w:lastRowFirstColumn="0" w:lastRowLastColumn="0"/>
            </w:pPr>
            <w:r>
              <w:t>99.2</w:t>
            </w:r>
          </w:p>
        </w:tc>
      </w:tr>
      <w:tr w:rsidR="008667A0" w14:paraId="27DD183C"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574" w:author="Kevin Toohey" w:date="2023-10-03T16:59:00Z">
              <w:tcPr>
                <w:tcW w:w="5040" w:type="dxa"/>
              </w:tcPr>
            </w:tcPrChange>
          </w:tcPr>
          <w:p w14:paraId="1D71B2F7" w14:textId="77777777" w:rsidR="008667A0" w:rsidRDefault="00165603">
            <w:r>
              <w:t xml:space="preserve">  CPI+1.0%p.a. over a 7-year rolling period(%)</w:t>
            </w:r>
          </w:p>
        </w:tc>
        <w:tc>
          <w:tcPr>
            <w:tcW w:w="1510" w:type="dxa"/>
            <w:tcPrChange w:id="575" w:author="Kevin Toohey" w:date="2023-10-03T16:59:00Z">
              <w:tcPr>
                <w:tcW w:w="2408" w:type="dxa"/>
              </w:tcPr>
            </w:tcPrChange>
          </w:tcPr>
          <w:p w14:paraId="2DEB669A" w14:textId="77777777" w:rsidR="008667A0" w:rsidRDefault="00165603">
            <w:pPr>
              <w:cnfStyle w:val="000000000000" w:firstRow="0" w:lastRow="0" w:firstColumn="0" w:lastColumn="0" w:oddVBand="0" w:evenVBand="0" w:oddHBand="0" w:evenHBand="0" w:firstRowFirstColumn="0" w:firstRowLastColumn="0" w:lastRowFirstColumn="0" w:lastRowLastColumn="0"/>
            </w:pPr>
            <w:r>
              <w:t>97.0</w:t>
            </w:r>
          </w:p>
        </w:tc>
        <w:tc>
          <w:tcPr>
            <w:tcW w:w="1559" w:type="dxa"/>
            <w:tcPrChange w:id="576" w:author="Kevin Toohey" w:date="2023-10-03T16:59:00Z">
              <w:tcPr>
                <w:tcW w:w="2408" w:type="dxa"/>
              </w:tcPr>
            </w:tcPrChange>
          </w:tcPr>
          <w:p w14:paraId="3ACBF69D" w14:textId="77777777" w:rsidR="008667A0" w:rsidRDefault="00165603">
            <w:pPr>
              <w:cnfStyle w:val="000000000000" w:firstRow="0" w:lastRow="0" w:firstColumn="0" w:lastColumn="0" w:oddVBand="0" w:evenVBand="0" w:oddHBand="0" w:evenHBand="0" w:firstRowFirstColumn="0" w:firstRowLastColumn="0" w:lastRowFirstColumn="0" w:lastRowLastColumn="0"/>
            </w:pPr>
            <w:r>
              <w:t>95.8</w:t>
            </w:r>
          </w:p>
        </w:tc>
        <w:tc>
          <w:tcPr>
            <w:tcW w:w="1418" w:type="dxa"/>
            <w:tcPrChange w:id="577" w:author="Kevin Toohey" w:date="2023-10-03T16:59:00Z">
              <w:tcPr>
                <w:tcW w:w="2408" w:type="dxa"/>
              </w:tcPr>
            </w:tcPrChange>
          </w:tcPr>
          <w:p w14:paraId="3DC0C89E" w14:textId="77777777" w:rsidR="008667A0" w:rsidRDefault="00165603">
            <w:pPr>
              <w:cnfStyle w:val="000000000000" w:firstRow="0" w:lastRow="0" w:firstColumn="0" w:lastColumn="0" w:oddVBand="0" w:evenVBand="0" w:oddHBand="0" w:evenHBand="0" w:firstRowFirstColumn="0" w:firstRowLastColumn="0" w:lastRowFirstColumn="0" w:lastRowLastColumn="0"/>
            </w:pPr>
            <w:r>
              <w:t>97.8</w:t>
            </w:r>
          </w:p>
        </w:tc>
      </w:tr>
      <w:tr w:rsidR="008667A0" w14:paraId="79A54032"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578" w:author="Kevin Toohey" w:date="2023-10-03T16:59:00Z">
              <w:tcPr>
                <w:tcW w:w="5040" w:type="dxa"/>
              </w:tcPr>
            </w:tcPrChange>
          </w:tcPr>
          <w:p w14:paraId="67F79088" w14:textId="77777777" w:rsidR="008667A0" w:rsidRDefault="00165603">
            <w:r>
              <w:t xml:space="preserve">  CPI+1.5%p.a. over a 7-year rolling period(%)</w:t>
            </w:r>
          </w:p>
        </w:tc>
        <w:tc>
          <w:tcPr>
            <w:tcW w:w="1510" w:type="dxa"/>
            <w:tcPrChange w:id="579" w:author="Kevin Toohey" w:date="2023-10-03T16:59:00Z">
              <w:tcPr>
                <w:tcW w:w="2408" w:type="dxa"/>
              </w:tcPr>
            </w:tcPrChange>
          </w:tcPr>
          <w:p w14:paraId="1F70B056" w14:textId="77777777" w:rsidR="008667A0" w:rsidRDefault="00165603">
            <w:pPr>
              <w:cnfStyle w:val="000000000000" w:firstRow="0" w:lastRow="0" w:firstColumn="0" w:lastColumn="0" w:oddVBand="0" w:evenVBand="0" w:oddHBand="0" w:evenHBand="0" w:firstRowFirstColumn="0" w:firstRowLastColumn="0" w:lastRowFirstColumn="0" w:lastRowLastColumn="0"/>
            </w:pPr>
            <w:r>
              <w:t>93.7</w:t>
            </w:r>
          </w:p>
        </w:tc>
        <w:tc>
          <w:tcPr>
            <w:tcW w:w="1559" w:type="dxa"/>
            <w:tcPrChange w:id="580" w:author="Kevin Toohey" w:date="2023-10-03T16:59:00Z">
              <w:tcPr>
                <w:tcW w:w="2408" w:type="dxa"/>
              </w:tcPr>
            </w:tcPrChange>
          </w:tcPr>
          <w:p w14:paraId="4129A18B" w14:textId="77777777" w:rsidR="008667A0" w:rsidRDefault="00165603">
            <w:pPr>
              <w:cnfStyle w:val="000000000000" w:firstRow="0" w:lastRow="0" w:firstColumn="0" w:lastColumn="0" w:oddVBand="0" w:evenVBand="0" w:oddHBand="0" w:evenHBand="0" w:firstRowFirstColumn="0" w:firstRowLastColumn="0" w:lastRowFirstColumn="0" w:lastRowLastColumn="0"/>
            </w:pPr>
            <w:r>
              <w:t>92.0</w:t>
            </w:r>
          </w:p>
        </w:tc>
        <w:tc>
          <w:tcPr>
            <w:tcW w:w="1418" w:type="dxa"/>
            <w:tcPrChange w:id="581" w:author="Kevin Toohey" w:date="2023-10-03T16:59:00Z">
              <w:tcPr>
                <w:tcW w:w="2408" w:type="dxa"/>
              </w:tcPr>
            </w:tcPrChange>
          </w:tcPr>
          <w:p w14:paraId="75272437" w14:textId="77777777" w:rsidR="008667A0" w:rsidRDefault="00165603">
            <w:pPr>
              <w:cnfStyle w:val="000000000000" w:firstRow="0" w:lastRow="0" w:firstColumn="0" w:lastColumn="0" w:oddVBand="0" w:evenVBand="0" w:oddHBand="0" w:evenHBand="0" w:firstRowFirstColumn="0" w:firstRowLastColumn="0" w:lastRowFirstColumn="0" w:lastRowLastColumn="0"/>
            </w:pPr>
            <w:r>
              <w:t>94.8</w:t>
            </w:r>
          </w:p>
        </w:tc>
      </w:tr>
      <w:tr w:rsidR="008667A0" w14:paraId="58C3FC8B"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582" w:author="Kevin Toohey" w:date="2023-10-03T16:59:00Z">
              <w:tcPr>
                <w:tcW w:w="5040" w:type="dxa"/>
              </w:tcPr>
            </w:tcPrChange>
          </w:tcPr>
          <w:p w14:paraId="539CC5DC" w14:textId="77777777" w:rsidR="008667A0" w:rsidRDefault="00165603">
            <w:r>
              <w:t xml:space="preserve">  CPI+2.0%p.a. over a 7-year rolling period(%)</w:t>
            </w:r>
          </w:p>
        </w:tc>
        <w:tc>
          <w:tcPr>
            <w:tcW w:w="1510" w:type="dxa"/>
            <w:tcPrChange w:id="583" w:author="Kevin Toohey" w:date="2023-10-03T16:59:00Z">
              <w:tcPr>
                <w:tcW w:w="2408" w:type="dxa"/>
              </w:tcPr>
            </w:tcPrChange>
          </w:tcPr>
          <w:p w14:paraId="405F60F7" w14:textId="77777777" w:rsidR="008667A0" w:rsidRDefault="00165603">
            <w:pPr>
              <w:cnfStyle w:val="000000000000" w:firstRow="0" w:lastRow="0" w:firstColumn="0" w:lastColumn="0" w:oddVBand="0" w:evenVBand="0" w:oddHBand="0" w:evenHBand="0" w:firstRowFirstColumn="0" w:firstRowLastColumn="0" w:lastRowFirstColumn="0" w:lastRowLastColumn="0"/>
            </w:pPr>
            <w:r>
              <w:t>87.8</w:t>
            </w:r>
          </w:p>
        </w:tc>
        <w:tc>
          <w:tcPr>
            <w:tcW w:w="1559" w:type="dxa"/>
            <w:tcPrChange w:id="584" w:author="Kevin Toohey" w:date="2023-10-03T16:59:00Z">
              <w:tcPr>
                <w:tcW w:w="2408" w:type="dxa"/>
              </w:tcPr>
            </w:tcPrChange>
          </w:tcPr>
          <w:p w14:paraId="2617A79E" w14:textId="77777777" w:rsidR="008667A0" w:rsidRDefault="00165603">
            <w:pPr>
              <w:cnfStyle w:val="000000000000" w:firstRow="0" w:lastRow="0" w:firstColumn="0" w:lastColumn="0" w:oddVBand="0" w:evenVBand="0" w:oddHBand="0" w:evenHBand="0" w:firstRowFirstColumn="0" w:firstRowLastColumn="0" w:lastRowFirstColumn="0" w:lastRowLastColumn="0"/>
            </w:pPr>
            <w:r>
              <w:t>86.0</w:t>
            </w:r>
          </w:p>
        </w:tc>
        <w:tc>
          <w:tcPr>
            <w:tcW w:w="1418" w:type="dxa"/>
            <w:tcPrChange w:id="585" w:author="Kevin Toohey" w:date="2023-10-03T16:59:00Z">
              <w:tcPr>
                <w:tcW w:w="2408" w:type="dxa"/>
              </w:tcPr>
            </w:tcPrChange>
          </w:tcPr>
          <w:p w14:paraId="7486219A" w14:textId="77777777" w:rsidR="008667A0" w:rsidRDefault="00165603">
            <w:pPr>
              <w:cnfStyle w:val="000000000000" w:firstRow="0" w:lastRow="0" w:firstColumn="0" w:lastColumn="0" w:oddVBand="0" w:evenVBand="0" w:oddHBand="0" w:evenHBand="0" w:firstRowFirstColumn="0" w:firstRowLastColumn="0" w:lastRowFirstColumn="0" w:lastRowLastColumn="0"/>
            </w:pPr>
            <w:r>
              <w:t>88.8</w:t>
            </w:r>
          </w:p>
        </w:tc>
      </w:tr>
      <w:tr w:rsidR="008667A0" w14:paraId="6BFEB1B1"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586" w:author="Kevin Toohey" w:date="2023-10-03T16:59:00Z">
              <w:tcPr>
                <w:tcW w:w="5040" w:type="dxa"/>
              </w:tcPr>
            </w:tcPrChange>
          </w:tcPr>
          <w:p w14:paraId="71BC340A" w14:textId="77777777" w:rsidR="008667A0" w:rsidRDefault="00165603">
            <w:r>
              <w:rPr>
                <w:b/>
              </w:rPr>
              <w:t>Annualised Value at Risk</w:t>
            </w:r>
          </w:p>
        </w:tc>
        <w:tc>
          <w:tcPr>
            <w:tcW w:w="1510" w:type="dxa"/>
            <w:tcPrChange w:id="587" w:author="Kevin Toohey" w:date="2023-10-03T16:59:00Z">
              <w:tcPr>
                <w:tcW w:w="2408" w:type="dxa"/>
              </w:tcPr>
            </w:tcPrChange>
          </w:tcPr>
          <w:p w14:paraId="5C2551C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588" w:author="Kevin Toohey" w:date="2023-10-03T16:59:00Z">
              <w:tcPr>
                <w:tcW w:w="2408" w:type="dxa"/>
              </w:tcPr>
            </w:tcPrChange>
          </w:tcPr>
          <w:p w14:paraId="1EBF19BC"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Change w:id="589" w:author="Kevin Toohey" w:date="2023-10-03T16:59:00Z">
              <w:tcPr>
                <w:tcW w:w="2408" w:type="dxa"/>
              </w:tcPr>
            </w:tcPrChange>
          </w:tcPr>
          <w:p w14:paraId="244AFDFE"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33DC2295"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590" w:author="Kevin Toohey" w:date="2023-10-03T16:59:00Z">
              <w:tcPr>
                <w:tcW w:w="5040" w:type="dxa"/>
              </w:tcPr>
            </w:tcPrChange>
          </w:tcPr>
          <w:p w14:paraId="24F3CAE3" w14:textId="77777777" w:rsidR="008667A0" w:rsidRDefault="00165603">
            <w:r>
              <w:t xml:space="preserve">  1 in 20 year event(%)</w:t>
            </w:r>
          </w:p>
        </w:tc>
        <w:tc>
          <w:tcPr>
            <w:tcW w:w="1510" w:type="dxa"/>
            <w:tcPrChange w:id="591" w:author="Kevin Toohey" w:date="2023-10-03T16:59:00Z">
              <w:tcPr>
                <w:tcW w:w="2408" w:type="dxa"/>
              </w:tcPr>
            </w:tcPrChange>
          </w:tcPr>
          <w:p w14:paraId="37BB3C69" w14:textId="77777777" w:rsidR="008667A0" w:rsidRDefault="00165603">
            <w:pPr>
              <w:cnfStyle w:val="000000000000" w:firstRow="0" w:lastRow="0" w:firstColumn="0" w:lastColumn="0" w:oddVBand="0" w:evenVBand="0" w:oddHBand="0" w:evenHBand="0" w:firstRowFirstColumn="0" w:firstRowLastColumn="0" w:lastRowFirstColumn="0" w:lastRowLastColumn="0"/>
            </w:pPr>
            <w:r>
              <w:t>-1.5</w:t>
            </w:r>
          </w:p>
        </w:tc>
        <w:tc>
          <w:tcPr>
            <w:tcW w:w="1559" w:type="dxa"/>
            <w:tcPrChange w:id="592" w:author="Kevin Toohey" w:date="2023-10-03T16:59:00Z">
              <w:tcPr>
                <w:tcW w:w="2408" w:type="dxa"/>
              </w:tcPr>
            </w:tcPrChange>
          </w:tcPr>
          <w:p w14:paraId="250948BC" w14:textId="77777777" w:rsidR="008667A0" w:rsidRDefault="00165603">
            <w:pPr>
              <w:cnfStyle w:val="000000000000" w:firstRow="0" w:lastRow="0" w:firstColumn="0" w:lastColumn="0" w:oddVBand="0" w:evenVBand="0" w:oddHBand="0" w:evenHBand="0" w:firstRowFirstColumn="0" w:firstRowLastColumn="0" w:lastRowFirstColumn="0" w:lastRowLastColumn="0"/>
            </w:pPr>
            <w:r>
              <w:t>-2.4</w:t>
            </w:r>
          </w:p>
        </w:tc>
        <w:tc>
          <w:tcPr>
            <w:tcW w:w="1418" w:type="dxa"/>
            <w:tcPrChange w:id="593" w:author="Kevin Toohey" w:date="2023-10-03T16:59:00Z">
              <w:tcPr>
                <w:tcW w:w="2408" w:type="dxa"/>
              </w:tcPr>
            </w:tcPrChange>
          </w:tcPr>
          <w:p w14:paraId="70381DCD" w14:textId="77777777" w:rsidR="008667A0" w:rsidRDefault="00165603">
            <w:pPr>
              <w:cnfStyle w:val="000000000000" w:firstRow="0" w:lastRow="0" w:firstColumn="0" w:lastColumn="0" w:oddVBand="0" w:evenVBand="0" w:oddHBand="0" w:evenHBand="0" w:firstRowFirstColumn="0" w:firstRowLastColumn="0" w:lastRowFirstColumn="0" w:lastRowLastColumn="0"/>
            </w:pPr>
            <w:r>
              <w:t>-0.8</w:t>
            </w:r>
          </w:p>
        </w:tc>
      </w:tr>
      <w:tr w:rsidR="008667A0" w14:paraId="534F57FE"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594" w:author="Kevin Toohey" w:date="2023-10-03T16:59:00Z">
              <w:tcPr>
                <w:tcW w:w="5040" w:type="dxa"/>
              </w:tcPr>
            </w:tcPrChange>
          </w:tcPr>
          <w:p w14:paraId="1F277131" w14:textId="77777777" w:rsidR="008667A0" w:rsidRDefault="00165603">
            <w:r>
              <w:rPr>
                <w:b/>
              </w:rPr>
              <w:t>Frequency of Negative Annual Total Return</w:t>
            </w:r>
          </w:p>
        </w:tc>
        <w:tc>
          <w:tcPr>
            <w:tcW w:w="1510" w:type="dxa"/>
            <w:tcPrChange w:id="595" w:author="Kevin Toohey" w:date="2023-10-03T16:59:00Z">
              <w:tcPr>
                <w:tcW w:w="2408" w:type="dxa"/>
              </w:tcPr>
            </w:tcPrChange>
          </w:tcPr>
          <w:p w14:paraId="472E2E1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596" w:author="Kevin Toohey" w:date="2023-10-03T16:59:00Z">
              <w:tcPr>
                <w:tcW w:w="2408" w:type="dxa"/>
              </w:tcPr>
            </w:tcPrChange>
          </w:tcPr>
          <w:p w14:paraId="51AAA7D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Change w:id="597" w:author="Kevin Toohey" w:date="2023-10-03T16:59:00Z">
              <w:tcPr>
                <w:tcW w:w="2408" w:type="dxa"/>
              </w:tcPr>
            </w:tcPrChange>
          </w:tcPr>
          <w:p w14:paraId="1AF565CE"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51CC283E"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598" w:author="Kevin Toohey" w:date="2023-10-03T16:59:00Z">
              <w:tcPr>
                <w:tcW w:w="5040" w:type="dxa"/>
              </w:tcPr>
            </w:tcPrChange>
          </w:tcPr>
          <w:p w14:paraId="25EF820B" w14:textId="77777777" w:rsidR="008667A0" w:rsidRDefault="00165603">
            <w:r>
              <w:t xml:space="preserve">  Number of Negative Annual Return in any 20-year period</w:t>
            </w:r>
          </w:p>
        </w:tc>
        <w:tc>
          <w:tcPr>
            <w:tcW w:w="1510" w:type="dxa"/>
            <w:tcPrChange w:id="599" w:author="Kevin Toohey" w:date="2023-10-03T16:59:00Z">
              <w:tcPr>
                <w:tcW w:w="2408" w:type="dxa"/>
              </w:tcPr>
            </w:tcPrChange>
          </w:tcPr>
          <w:p w14:paraId="705CA082" w14:textId="77777777" w:rsidR="008667A0" w:rsidRDefault="00165603">
            <w:pPr>
              <w:cnfStyle w:val="000000000000" w:firstRow="0" w:lastRow="0" w:firstColumn="0" w:lastColumn="0" w:oddVBand="0" w:evenVBand="0" w:oddHBand="0" w:evenHBand="0" w:firstRowFirstColumn="0" w:firstRowLastColumn="0" w:lastRowFirstColumn="0" w:lastRowLastColumn="0"/>
            </w:pPr>
            <w:r>
              <w:t>1.9</w:t>
            </w:r>
          </w:p>
        </w:tc>
        <w:tc>
          <w:tcPr>
            <w:tcW w:w="1559" w:type="dxa"/>
            <w:tcPrChange w:id="600" w:author="Kevin Toohey" w:date="2023-10-03T16:59:00Z">
              <w:tcPr>
                <w:tcW w:w="2408" w:type="dxa"/>
              </w:tcPr>
            </w:tcPrChange>
          </w:tcPr>
          <w:p w14:paraId="2C868421" w14:textId="77777777" w:rsidR="008667A0" w:rsidRDefault="00165603">
            <w:pPr>
              <w:cnfStyle w:val="000000000000" w:firstRow="0" w:lastRow="0" w:firstColumn="0" w:lastColumn="0" w:oddVBand="0" w:evenVBand="0" w:oddHBand="0" w:evenHBand="0" w:firstRowFirstColumn="0" w:firstRowLastColumn="0" w:lastRowFirstColumn="0" w:lastRowLastColumn="0"/>
            </w:pPr>
            <w:r>
              <w:t>2.3</w:t>
            </w:r>
          </w:p>
        </w:tc>
        <w:tc>
          <w:tcPr>
            <w:tcW w:w="1418" w:type="dxa"/>
            <w:tcPrChange w:id="601" w:author="Kevin Toohey" w:date="2023-10-03T16:59:00Z">
              <w:tcPr>
                <w:tcW w:w="2408" w:type="dxa"/>
              </w:tcPr>
            </w:tcPrChange>
          </w:tcPr>
          <w:p w14:paraId="3F87A4DA" w14:textId="77777777" w:rsidR="008667A0" w:rsidRDefault="00165603">
            <w:pPr>
              <w:cnfStyle w:val="000000000000" w:firstRow="0" w:lastRow="0" w:firstColumn="0" w:lastColumn="0" w:oddVBand="0" w:evenVBand="0" w:oddHBand="0" w:evenHBand="0" w:firstRowFirstColumn="0" w:firstRowLastColumn="0" w:lastRowFirstColumn="0" w:lastRowLastColumn="0"/>
            </w:pPr>
            <w:r>
              <w:t>1.5</w:t>
            </w:r>
          </w:p>
        </w:tc>
      </w:tr>
      <w:tr w:rsidR="008667A0" w14:paraId="2FE6CC58"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602" w:author="Kevin Toohey" w:date="2023-10-03T16:59:00Z">
              <w:tcPr>
                <w:tcW w:w="5040" w:type="dxa"/>
              </w:tcPr>
            </w:tcPrChange>
          </w:tcPr>
          <w:p w14:paraId="2030C5B1" w14:textId="77777777" w:rsidR="008667A0" w:rsidRDefault="00165603">
            <w:r>
              <w:t xml:space="preserve">  Probability of a Negative Annual Return(%)</w:t>
            </w:r>
          </w:p>
        </w:tc>
        <w:tc>
          <w:tcPr>
            <w:tcW w:w="1510" w:type="dxa"/>
            <w:tcPrChange w:id="603" w:author="Kevin Toohey" w:date="2023-10-03T16:59:00Z">
              <w:tcPr>
                <w:tcW w:w="2408" w:type="dxa"/>
              </w:tcPr>
            </w:tcPrChange>
          </w:tcPr>
          <w:p w14:paraId="0A1CD1C0" w14:textId="77777777" w:rsidR="008667A0" w:rsidRDefault="00165603">
            <w:pPr>
              <w:cnfStyle w:val="000000000000" w:firstRow="0" w:lastRow="0" w:firstColumn="0" w:lastColumn="0" w:oddVBand="0" w:evenVBand="0" w:oddHBand="0" w:evenHBand="0" w:firstRowFirstColumn="0" w:firstRowLastColumn="0" w:lastRowFirstColumn="0" w:lastRowLastColumn="0"/>
            </w:pPr>
            <w:r>
              <w:t>9.3</w:t>
            </w:r>
          </w:p>
        </w:tc>
        <w:tc>
          <w:tcPr>
            <w:tcW w:w="1559" w:type="dxa"/>
            <w:tcPrChange w:id="604" w:author="Kevin Toohey" w:date="2023-10-03T16:59:00Z">
              <w:tcPr>
                <w:tcW w:w="2408" w:type="dxa"/>
              </w:tcPr>
            </w:tcPrChange>
          </w:tcPr>
          <w:p w14:paraId="0EA759F1" w14:textId="77777777" w:rsidR="008667A0" w:rsidRDefault="00165603">
            <w:pPr>
              <w:cnfStyle w:val="000000000000" w:firstRow="0" w:lastRow="0" w:firstColumn="0" w:lastColumn="0" w:oddVBand="0" w:evenVBand="0" w:oddHBand="0" w:evenHBand="0" w:firstRowFirstColumn="0" w:firstRowLastColumn="0" w:lastRowFirstColumn="0" w:lastRowLastColumn="0"/>
            </w:pPr>
            <w:r>
              <w:t>11.7</w:t>
            </w:r>
          </w:p>
        </w:tc>
        <w:tc>
          <w:tcPr>
            <w:tcW w:w="1418" w:type="dxa"/>
            <w:tcPrChange w:id="605" w:author="Kevin Toohey" w:date="2023-10-03T16:59:00Z">
              <w:tcPr>
                <w:tcW w:w="2408" w:type="dxa"/>
              </w:tcPr>
            </w:tcPrChange>
          </w:tcPr>
          <w:p w14:paraId="453225F4" w14:textId="77777777" w:rsidR="008667A0" w:rsidRDefault="00165603">
            <w:pPr>
              <w:cnfStyle w:val="000000000000" w:firstRow="0" w:lastRow="0" w:firstColumn="0" w:lastColumn="0" w:oddVBand="0" w:evenVBand="0" w:oddHBand="0" w:evenHBand="0" w:firstRowFirstColumn="0" w:firstRowLastColumn="0" w:lastRowFirstColumn="0" w:lastRowLastColumn="0"/>
            </w:pPr>
            <w:r>
              <w:t>7.4</w:t>
            </w:r>
          </w:p>
        </w:tc>
      </w:tr>
    </w:tbl>
    <w:p w14:paraId="443A297B" w14:textId="77777777" w:rsidR="008667A0" w:rsidRDefault="008667A0">
      <w:pPr>
        <w:pStyle w:val="BodyStyle"/>
      </w:pPr>
    </w:p>
    <w:p w14:paraId="0656218A" w14:textId="77777777" w:rsidR="008667A0" w:rsidRDefault="00165603">
      <w:pPr>
        <w:pStyle w:val="BodyStyle"/>
      </w:pPr>
      <w:r>
        <w:t>Table 14 tests and demonstrates the returns, volatility of returns and the probabilities of the current SAA meeting the current stated investment objective of CPI + 1.0% pa over 5-year periods, on a forecast basis, before management fees and tax.</w:t>
      </w:r>
    </w:p>
    <w:p w14:paraId="3151540B" w14:textId="77777777" w:rsidR="008667A0" w:rsidRDefault="00165603">
      <w:pPr>
        <w:pStyle w:val="T-Title"/>
      </w:pPr>
      <w:r>
        <w:t>Table 14: Scenario 2 Forecast Analysis – Strategic Asset Allocations</w:t>
      </w:r>
    </w:p>
    <w:tbl>
      <w:tblPr>
        <w:tblStyle w:val="Table2"/>
        <w:tblW w:w="9356" w:type="dxa"/>
        <w:tblLook w:val="04A0" w:firstRow="1" w:lastRow="0" w:firstColumn="1" w:lastColumn="0" w:noHBand="0" w:noVBand="1"/>
        <w:tblPrChange w:id="606" w:author="Kevin Toohey" w:date="2023-10-03T17:00:00Z">
          <w:tblPr>
            <w:tblStyle w:val="Table2"/>
            <w:tblW w:w="0" w:type="auto"/>
            <w:tblLook w:val="04A0" w:firstRow="1" w:lastRow="0" w:firstColumn="1" w:lastColumn="0" w:noHBand="0" w:noVBand="1"/>
          </w:tblPr>
        </w:tblPrChange>
      </w:tblPr>
      <w:tblGrid>
        <w:gridCol w:w="4820"/>
        <w:gridCol w:w="1418"/>
        <w:gridCol w:w="1559"/>
        <w:gridCol w:w="1559"/>
        <w:tblGridChange w:id="607">
          <w:tblGrid>
            <w:gridCol w:w="3877"/>
            <w:gridCol w:w="1899"/>
            <w:gridCol w:w="1928"/>
            <w:gridCol w:w="1928"/>
          </w:tblGrid>
        </w:tblGridChange>
      </w:tblGrid>
      <w:tr w:rsidR="008667A0" w14:paraId="50E0419E" w14:textId="77777777" w:rsidTr="00D64A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tcPrChange w:id="608" w:author="Kevin Toohey" w:date="2023-10-03T17:00:00Z">
              <w:tcPr>
                <w:tcW w:w="5040" w:type="dxa"/>
              </w:tcPr>
            </w:tcPrChange>
          </w:tcPr>
          <w:p w14:paraId="18120A95" w14:textId="77777777" w:rsidR="008667A0" w:rsidRDefault="00165603">
            <w:pPr>
              <w:cnfStyle w:val="101000000000" w:firstRow="1" w:lastRow="0" w:firstColumn="1" w:lastColumn="0" w:oddVBand="0" w:evenVBand="0" w:oddHBand="0" w:evenHBand="0" w:firstRowFirstColumn="0" w:firstRowLastColumn="0" w:lastRowFirstColumn="0" w:lastRowLastColumn="0"/>
            </w:pPr>
            <w:r>
              <w:t>Category</w:t>
            </w:r>
          </w:p>
        </w:tc>
        <w:tc>
          <w:tcPr>
            <w:tcW w:w="1418" w:type="dxa"/>
            <w:tcPrChange w:id="609" w:author="Kevin Toohey" w:date="2023-10-03T17:00:00Z">
              <w:tcPr>
                <w:tcW w:w="2408" w:type="dxa"/>
              </w:tcPr>
            </w:tcPrChange>
          </w:tcPr>
          <w:p w14:paraId="072CAEC7"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559" w:type="dxa"/>
            <w:tcPrChange w:id="610" w:author="Kevin Toohey" w:date="2023-10-03T17:00:00Z">
              <w:tcPr>
                <w:tcW w:w="2408" w:type="dxa"/>
              </w:tcPr>
            </w:tcPrChange>
          </w:tcPr>
          <w:p w14:paraId="5839C80E" w14:textId="77777777" w:rsidR="008667A0" w:rsidRDefault="00165603">
            <w:pPr>
              <w:cnfStyle w:val="100000000000" w:firstRow="1" w:lastRow="0" w:firstColumn="0" w:lastColumn="0" w:oddVBand="0" w:evenVBand="0" w:oddHBand="0" w:evenHBand="0" w:firstRowFirstColumn="0" w:firstRowLastColumn="0" w:lastRowFirstColumn="0" w:lastRowLastColumn="0"/>
            </w:pPr>
            <w:r>
              <w:t>Most Volatile Portfolio P1</w:t>
            </w:r>
          </w:p>
        </w:tc>
        <w:tc>
          <w:tcPr>
            <w:tcW w:w="1559" w:type="dxa"/>
            <w:tcPrChange w:id="611" w:author="Kevin Toohey" w:date="2023-10-03T17:00:00Z">
              <w:tcPr>
                <w:tcW w:w="2408" w:type="dxa"/>
              </w:tcPr>
            </w:tcPrChange>
          </w:tcPr>
          <w:p w14:paraId="3BBCB108" w14:textId="77777777" w:rsidR="008667A0" w:rsidRDefault="00165603">
            <w:pPr>
              <w:cnfStyle w:val="100000000000" w:firstRow="1" w:lastRow="0" w:firstColumn="0" w:lastColumn="0" w:oddVBand="0" w:evenVBand="0" w:oddHBand="0" w:evenHBand="0" w:firstRowFirstColumn="0" w:firstRowLastColumn="0" w:lastRowFirstColumn="0" w:lastRowLastColumn="0"/>
            </w:pPr>
            <w:r>
              <w:t>Least Volatile Portfolio P2</w:t>
            </w:r>
          </w:p>
        </w:tc>
      </w:tr>
      <w:tr w:rsidR="008667A0" w14:paraId="6D2EE6C5" w14:textId="77777777" w:rsidTr="00D64A24">
        <w:tc>
          <w:tcPr>
            <w:cnfStyle w:val="001000000000" w:firstRow="0" w:lastRow="0" w:firstColumn="1" w:lastColumn="0" w:oddVBand="0" w:evenVBand="0" w:oddHBand="0" w:evenHBand="0" w:firstRowFirstColumn="0" w:firstRowLastColumn="0" w:lastRowFirstColumn="0" w:lastRowLastColumn="0"/>
            <w:tcW w:w="4820" w:type="dxa"/>
            <w:tcPrChange w:id="612" w:author="Kevin Toohey" w:date="2023-10-03T17:00:00Z">
              <w:tcPr>
                <w:tcW w:w="5040" w:type="dxa"/>
              </w:tcPr>
            </w:tcPrChange>
          </w:tcPr>
          <w:p w14:paraId="46422FB4" w14:textId="77777777" w:rsidR="008667A0" w:rsidRDefault="00165603">
            <w:r>
              <w:rPr>
                <w:b/>
              </w:rPr>
              <w:t>Asset Classes</w:t>
            </w:r>
          </w:p>
        </w:tc>
        <w:tc>
          <w:tcPr>
            <w:tcW w:w="1418" w:type="dxa"/>
            <w:tcPrChange w:id="613" w:author="Kevin Toohey" w:date="2023-10-03T17:00:00Z">
              <w:tcPr>
                <w:tcW w:w="2408" w:type="dxa"/>
              </w:tcPr>
            </w:tcPrChange>
          </w:tcPr>
          <w:p w14:paraId="742CD60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614" w:author="Kevin Toohey" w:date="2023-10-03T17:00:00Z">
              <w:tcPr>
                <w:tcW w:w="2408" w:type="dxa"/>
              </w:tcPr>
            </w:tcPrChange>
          </w:tcPr>
          <w:p w14:paraId="771C530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615" w:author="Kevin Toohey" w:date="2023-10-03T17:00:00Z">
              <w:tcPr>
                <w:tcW w:w="2408" w:type="dxa"/>
              </w:tcPr>
            </w:tcPrChange>
          </w:tcPr>
          <w:p w14:paraId="14AA87F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46D2D6D2" w14:textId="77777777" w:rsidTr="00D64A24">
        <w:tc>
          <w:tcPr>
            <w:cnfStyle w:val="001000000000" w:firstRow="0" w:lastRow="0" w:firstColumn="1" w:lastColumn="0" w:oddVBand="0" w:evenVBand="0" w:oddHBand="0" w:evenHBand="0" w:firstRowFirstColumn="0" w:firstRowLastColumn="0" w:lastRowFirstColumn="0" w:lastRowLastColumn="0"/>
            <w:tcW w:w="4820" w:type="dxa"/>
            <w:tcPrChange w:id="616" w:author="Kevin Toohey" w:date="2023-10-03T17:00:00Z">
              <w:tcPr>
                <w:tcW w:w="5040" w:type="dxa"/>
              </w:tcPr>
            </w:tcPrChange>
          </w:tcPr>
          <w:p w14:paraId="3B57FDD1" w14:textId="77777777" w:rsidR="008667A0" w:rsidRDefault="00165603">
            <w:r>
              <w:t xml:space="preserve">  Cash(%)</w:t>
            </w:r>
          </w:p>
        </w:tc>
        <w:tc>
          <w:tcPr>
            <w:tcW w:w="1418" w:type="dxa"/>
            <w:tcPrChange w:id="617" w:author="Kevin Toohey" w:date="2023-10-03T17:00:00Z">
              <w:tcPr>
                <w:tcW w:w="2408" w:type="dxa"/>
              </w:tcPr>
            </w:tcPrChange>
          </w:tcPr>
          <w:p w14:paraId="39B10448"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559" w:type="dxa"/>
            <w:tcPrChange w:id="618" w:author="Kevin Toohey" w:date="2023-10-03T17:00:00Z">
              <w:tcPr>
                <w:tcW w:w="2408" w:type="dxa"/>
              </w:tcPr>
            </w:tcPrChange>
          </w:tcPr>
          <w:p w14:paraId="56FE1153"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559" w:type="dxa"/>
            <w:tcPrChange w:id="619" w:author="Kevin Toohey" w:date="2023-10-03T17:00:00Z">
              <w:tcPr>
                <w:tcW w:w="2408" w:type="dxa"/>
              </w:tcPr>
            </w:tcPrChange>
          </w:tcPr>
          <w:p w14:paraId="6BEB8ED1" w14:textId="77777777" w:rsidR="008667A0" w:rsidRDefault="00165603">
            <w:pPr>
              <w:cnfStyle w:val="000000000000" w:firstRow="0" w:lastRow="0" w:firstColumn="0" w:lastColumn="0" w:oddVBand="0" w:evenVBand="0" w:oddHBand="0" w:evenHBand="0" w:firstRowFirstColumn="0" w:firstRowLastColumn="0" w:lastRowFirstColumn="0" w:lastRowLastColumn="0"/>
            </w:pPr>
            <w:r>
              <w:t>25.0</w:t>
            </w:r>
          </w:p>
        </w:tc>
      </w:tr>
      <w:tr w:rsidR="008667A0" w14:paraId="243F980A" w14:textId="77777777" w:rsidTr="00D64A24">
        <w:tc>
          <w:tcPr>
            <w:cnfStyle w:val="001000000000" w:firstRow="0" w:lastRow="0" w:firstColumn="1" w:lastColumn="0" w:oddVBand="0" w:evenVBand="0" w:oddHBand="0" w:evenHBand="0" w:firstRowFirstColumn="0" w:firstRowLastColumn="0" w:lastRowFirstColumn="0" w:lastRowLastColumn="0"/>
            <w:tcW w:w="4820" w:type="dxa"/>
            <w:tcPrChange w:id="620" w:author="Kevin Toohey" w:date="2023-10-03T17:00:00Z">
              <w:tcPr>
                <w:tcW w:w="5040" w:type="dxa"/>
              </w:tcPr>
            </w:tcPrChange>
          </w:tcPr>
          <w:p w14:paraId="21880989" w14:textId="77777777" w:rsidR="008667A0" w:rsidRDefault="00165603">
            <w:r>
              <w:t xml:space="preserve">  Australian Shares(%)</w:t>
            </w:r>
          </w:p>
        </w:tc>
        <w:tc>
          <w:tcPr>
            <w:tcW w:w="1418" w:type="dxa"/>
            <w:tcPrChange w:id="621" w:author="Kevin Toohey" w:date="2023-10-03T17:00:00Z">
              <w:tcPr>
                <w:tcW w:w="2408" w:type="dxa"/>
              </w:tcPr>
            </w:tcPrChange>
          </w:tcPr>
          <w:p w14:paraId="7AE29F0A"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559" w:type="dxa"/>
            <w:tcPrChange w:id="622" w:author="Kevin Toohey" w:date="2023-10-03T17:00:00Z">
              <w:tcPr>
                <w:tcW w:w="2408" w:type="dxa"/>
              </w:tcPr>
            </w:tcPrChange>
          </w:tcPr>
          <w:p w14:paraId="62FC2D67" w14:textId="77777777" w:rsidR="008667A0" w:rsidRDefault="00165603">
            <w:pPr>
              <w:cnfStyle w:val="000000000000" w:firstRow="0" w:lastRow="0" w:firstColumn="0" w:lastColumn="0" w:oddVBand="0" w:evenVBand="0" w:oddHBand="0" w:evenHBand="0" w:firstRowFirstColumn="0" w:firstRowLastColumn="0" w:lastRowFirstColumn="0" w:lastRowLastColumn="0"/>
            </w:pPr>
            <w:r>
              <w:t>23.0</w:t>
            </w:r>
          </w:p>
        </w:tc>
        <w:tc>
          <w:tcPr>
            <w:tcW w:w="1559" w:type="dxa"/>
            <w:tcPrChange w:id="623" w:author="Kevin Toohey" w:date="2023-10-03T17:00:00Z">
              <w:tcPr>
                <w:tcW w:w="2408" w:type="dxa"/>
              </w:tcPr>
            </w:tcPrChange>
          </w:tcPr>
          <w:p w14:paraId="7F66C279"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667A0" w14:paraId="21D3431C" w14:textId="77777777" w:rsidTr="00D64A24">
        <w:tc>
          <w:tcPr>
            <w:cnfStyle w:val="001000000000" w:firstRow="0" w:lastRow="0" w:firstColumn="1" w:lastColumn="0" w:oddVBand="0" w:evenVBand="0" w:oddHBand="0" w:evenHBand="0" w:firstRowFirstColumn="0" w:firstRowLastColumn="0" w:lastRowFirstColumn="0" w:lastRowLastColumn="0"/>
            <w:tcW w:w="4820" w:type="dxa"/>
            <w:tcPrChange w:id="624" w:author="Kevin Toohey" w:date="2023-10-03T17:00:00Z">
              <w:tcPr>
                <w:tcW w:w="5040" w:type="dxa"/>
              </w:tcPr>
            </w:tcPrChange>
          </w:tcPr>
          <w:p w14:paraId="36B889AE" w14:textId="77777777" w:rsidR="008667A0" w:rsidRDefault="00165603">
            <w:r>
              <w:t xml:space="preserve">  International Shares(%)</w:t>
            </w:r>
          </w:p>
        </w:tc>
        <w:tc>
          <w:tcPr>
            <w:tcW w:w="1418" w:type="dxa"/>
            <w:tcPrChange w:id="625" w:author="Kevin Toohey" w:date="2023-10-03T17:00:00Z">
              <w:tcPr>
                <w:tcW w:w="2408" w:type="dxa"/>
              </w:tcPr>
            </w:tcPrChange>
          </w:tcPr>
          <w:p w14:paraId="6086AE14"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559" w:type="dxa"/>
            <w:tcPrChange w:id="626" w:author="Kevin Toohey" w:date="2023-10-03T17:00:00Z">
              <w:tcPr>
                <w:tcW w:w="2408" w:type="dxa"/>
              </w:tcPr>
            </w:tcPrChange>
          </w:tcPr>
          <w:p w14:paraId="29D11540"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559" w:type="dxa"/>
            <w:tcPrChange w:id="627" w:author="Kevin Toohey" w:date="2023-10-03T17:00:00Z">
              <w:tcPr>
                <w:tcW w:w="2408" w:type="dxa"/>
              </w:tcPr>
            </w:tcPrChange>
          </w:tcPr>
          <w:p w14:paraId="552905E0" w14:textId="77777777" w:rsidR="008667A0" w:rsidRDefault="00165603">
            <w:pPr>
              <w:cnfStyle w:val="000000000000" w:firstRow="0" w:lastRow="0" w:firstColumn="0" w:lastColumn="0" w:oddVBand="0" w:evenVBand="0" w:oddHBand="0" w:evenHBand="0" w:firstRowFirstColumn="0" w:firstRowLastColumn="0" w:lastRowFirstColumn="0" w:lastRowLastColumn="0"/>
            </w:pPr>
            <w:r>
              <w:t>25.0</w:t>
            </w:r>
          </w:p>
        </w:tc>
      </w:tr>
      <w:tr w:rsidR="008667A0" w14:paraId="37452364" w14:textId="77777777" w:rsidTr="00D64A24">
        <w:tc>
          <w:tcPr>
            <w:cnfStyle w:val="001000000000" w:firstRow="0" w:lastRow="0" w:firstColumn="1" w:lastColumn="0" w:oddVBand="0" w:evenVBand="0" w:oddHBand="0" w:evenHBand="0" w:firstRowFirstColumn="0" w:firstRowLastColumn="0" w:lastRowFirstColumn="0" w:lastRowLastColumn="0"/>
            <w:tcW w:w="4820" w:type="dxa"/>
            <w:tcPrChange w:id="628" w:author="Kevin Toohey" w:date="2023-10-03T17:00:00Z">
              <w:tcPr>
                <w:tcW w:w="5040" w:type="dxa"/>
              </w:tcPr>
            </w:tcPrChange>
          </w:tcPr>
          <w:p w14:paraId="40C24FC1" w14:textId="77777777" w:rsidR="008667A0" w:rsidRDefault="00165603">
            <w:r>
              <w:t xml:space="preserve">  Real Assets(%)</w:t>
            </w:r>
          </w:p>
        </w:tc>
        <w:tc>
          <w:tcPr>
            <w:tcW w:w="1418" w:type="dxa"/>
            <w:tcPrChange w:id="629" w:author="Kevin Toohey" w:date="2023-10-03T17:00:00Z">
              <w:tcPr>
                <w:tcW w:w="2408" w:type="dxa"/>
              </w:tcPr>
            </w:tcPrChange>
          </w:tcPr>
          <w:p w14:paraId="797A7CFF"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559" w:type="dxa"/>
            <w:tcPrChange w:id="630" w:author="Kevin Toohey" w:date="2023-10-03T17:00:00Z">
              <w:tcPr>
                <w:tcW w:w="2408" w:type="dxa"/>
              </w:tcPr>
            </w:tcPrChange>
          </w:tcPr>
          <w:p w14:paraId="6B1A3354"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559" w:type="dxa"/>
            <w:tcPrChange w:id="631" w:author="Kevin Toohey" w:date="2023-10-03T17:00:00Z">
              <w:tcPr>
                <w:tcW w:w="2408" w:type="dxa"/>
              </w:tcPr>
            </w:tcPrChange>
          </w:tcPr>
          <w:p w14:paraId="672FFE8C"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1D37DBC2" w14:textId="77777777" w:rsidTr="00D64A24">
        <w:tc>
          <w:tcPr>
            <w:cnfStyle w:val="001000000000" w:firstRow="0" w:lastRow="0" w:firstColumn="1" w:lastColumn="0" w:oddVBand="0" w:evenVBand="0" w:oddHBand="0" w:evenHBand="0" w:firstRowFirstColumn="0" w:firstRowLastColumn="0" w:lastRowFirstColumn="0" w:lastRowLastColumn="0"/>
            <w:tcW w:w="4820" w:type="dxa"/>
            <w:tcPrChange w:id="632" w:author="Kevin Toohey" w:date="2023-10-03T17:00:00Z">
              <w:tcPr>
                <w:tcW w:w="5040" w:type="dxa"/>
              </w:tcPr>
            </w:tcPrChange>
          </w:tcPr>
          <w:p w14:paraId="726B87B2" w14:textId="77777777" w:rsidR="008667A0" w:rsidRDefault="00165603">
            <w:r>
              <w:t xml:space="preserve">  Alternatives(%)</w:t>
            </w:r>
          </w:p>
        </w:tc>
        <w:tc>
          <w:tcPr>
            <w:tcW w:w="1418" w:type="dxa"/>
            <w:tcPrChange w:id="633" w:author="Kevin Toohey" w:date="2023-10-03T17:00:00Z">
              <w:tcPr>
                <w:tcW w:w="2408" w:type="dxa"/>
              </w:tcPr>
            </w:tcPrChange>
          </w:tcPr>
          <w:p w14:paraId="2241A5BC"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559" w:type="dxa"/>
            <w:tcPrChange w:id="634" w:author="Kevin Toohey" w:date="2023-10-03T17:00:00Z">
              <w:tcPr>
                <w:tcW w:w="2408" w:type="dxa"/>
              </w:tcPr>
            </w:tcPrChange>
          </w:tcPr>
          <w:p w14:paraId="4B7FF0B1" w14:textId="77777777" w:rsidR="008667A0" w:rsidRDefault="00165603">
            <w:pPr>
              <w:cnfStyle w:val="000000000000" w:firstRow="0" w:lastRow="0" w:firstColumn="0" w:lastColumn="0" w:oddVBand="0" w:evenVBand="0" w:oddHBand="0" w:evenHBand="0" w:firstRowFirstColumn="0" w:firstRowLastColumn="0" w:lastRowFirstColumn="0" w:lastRowLastColumn="0"/>
            </w:pPr>
            <w:r>
              <w:t>2.0</w:t>
            </w:r>
          </w:p>
        </w:tc>
        <w:tc>
          <w:tcPr>
            <w:tcW w:w="1559" w:type="dxa"/>
            <w:tcPrChange w:id="635" w:author="Kevin Toohey" w:date="2023-10-03T17:00:00Z">
              <w:tcPr>
                <w:tcW w:w="2408" w:type="dxa"/>
              </w:tcPr>
            </w:tcPrChange>
          </w:tcPr>
          <w:p w14:paraId="06419683"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r w:rsidR="008667A0" w14:paraId="0161A131" w14:textId="77777777" w:rsidTr="00D64A24">
        <w:tc>
          <w:tcPr>
            <w:cnfStyle w:val="001000000000" w:firstRow="0" w:lastRow="0" w:firstColumn="1" w:lastColumn="0" w:oddVBand="0" w:evenVBand="0" w:oddHBand="0" w:evenHBand="0" w:firstRowFirstColumn="0" w:firstRowLastColumn="0" w:lastRowFirstColumn="0" w:lastRowLastColumn="0"/>
            <w:tcW w:w="4820" w:type="dxa"/>
            <w:tcPrChange w:id="636" w:author="Kevin Toohey" w:date="2023-10-03T17:00:00Z">
              <w:tcPr>
                <w:tcW w:w="5040" w:type="dxa"/>
              </w:tcPr>
            </w:tcPrChange>
          </w:tcPr>
          <w:p w14:paraId="02F675DA" w14:textId="77777777" w:rsidR="008667A0" w:rsidRDefault="00165603">
            <w:r>
              <w:t xml:space="preserve">  Long Duration(%)</w:t>
            </w:r>
          </w:p>
        </w:tc>
        <w:tc>
          <w:tcPr>
            <w:tcW w:w="1418" w:type="dxa"/>
            <w:tcPrChange w:id="637" w:author="Kevin Toohey" w:date="2023-10-03T17:00:00Z">
              <w:tcPr>
                <w:tcW w:w="2408" w:type="dxa"/>
              </w:tcPr>
            </w:tcPrChange>
          </w:tcPr>
          <w:p w14:paraId="4413CD8A"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c>
          <w:tcPr>
            <w:tcW w:w="1559" w:type="dxa"/>
            <w:tcPrChange w:id="638" w:author="Kevin Toohey" w:date="2023-10-03T17:00:00Z">
              <w:tcPr>
                <w:tcW w:w="2408" w:type="dxa"/>
              </w:tcPr>
            </w:tcPrChange>
          </w:tcPr>
          <w:p w14:paraId="46C0FA75"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c>
          <w:tcPr>
            <w:tcW w:w="1559" w:type="dxa"/>
            <w:tcPrChange w:id="639" w:author="Kevin Toohey" w:date="2023-10-03T17:00:00Z">
              <w:tcPr>
                <w:tcW w:w="2408" w:type="dxa"/>
              </w:tcPr>
            </w:tcPrChange>
          </w:tcPr>
          <w:p w14:paraId="74552461" w14:textId="77777777" w:rsidR="008667A0" w:rsidRDefault="00165603">
            <w:pPr>
              <w:cnfStyle w:val="000000000000" w:firstRow="0" w:lastRow="0" w:firstColumn="0" w:lastColumn="0" w:oddVBand="0" w:evenVBand="0" w:oddHBand="0" w:evenHBand="0" w:firstRowFirstColumn="0" w:firstRowLastColumn="0" w:lastRowFirstColumn="0" w:lastRowLastColumn="0"/>
            </w:pPr>
            <w:r>
              <w:t>25.0</w:t>
            </w:r>
          </w:p>
        </w:tc>
      </w:tr>
      <w:tr w:rsidR="008667A0" w14:paraId="51FA197D" w14:textId="77777777" w:rsidTr="00D64A24">
        <w:tc>
          <w:tcPr>
            <w:cnfStyle w:val="001000000000" w:firstRow="0" w:lastRow="0" w:firstColumn="1" w:lastColumn="0" w:oddVBand="0" w:evenVBand="0" w:oddHBand="0" w:evenHBand="0" w:firstRowFirstColumn="0" w:firstRowLastColumn="0" w:lastRowFirstColumn="0" w:lastRowLastColumn="0"/>
            <w:tcW w:w="4820" w:type="dxa"/>
            <w:tcPrChange w:id="640" w:author="Kevin Toohey" w:date="2023-10-03T17:00:00Z">
              <w:tcPr>
                <w:tcW w:w="5040" w:type="dxa"/>
              </w:tcPr>
            </w:tcPrChange>
          </w:tcPr>
          <w:p w14:paraId="19718355" w14:textId="77777777" w:rsidR="008667A0" w:rsidRDefault="00165603">
            <w:r>
              <w:t xml:space="preserve">  Floating Rate(%)</w:t>
            </w:r>
          </w:p>
        </w:tc>
        <w:tc>
          <w:tcPr>
            <w:tcW w:w="1418" w:type="dxa"/>
            <w:tcPrChange w:id="641" w:author="Kevin Toohey" w:date="2023-10-03T17:00:00Z">
              <w:tcPr>
                <w:tcW w:w="2408" w:type="dxa"/>
              </w:tcPr>
            </w:tcPrChange>
          </w:tcPr>
          <w:p w14:paraId="32C82601"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c>
          <w:tcPr>
            <w:tcW w:w="1559" w:type="dxa"/>
            <w:tcPrChange w:id="642" w:author="Kevin Toohey" w:date="2023-10-03T17:00:00Z">
              <w:tcPr>
                <w:tcW w:w="2408" w:type="dxa"/>
              </w:tcPr>
            </w:tcPrChange>
          </w:tcPr>
          <w:p w14:paraId="4366B656" w14:textId="77777777" w:rsidR="008667A0" w:rsidRDefault="00165603">
            <w:pPr>
              <w:cnfStyle w:val="000000000000" w:firstRow="0" w:lastRow="0" w:firstColumn="0" w:lastColumn="0" w:oddVBand="0" w:evenVBand="0" w:oddHBand="0" w:evenHBand="0" w:firstRowFirstColumn="0" w:firstRowLastColumn="0" w:lastRowFirstColumn="0" w:lastRowLastColumn="0"/>
            </w:pPr>
            <w:r>
              <w:t>35.0</w:t>
            </w:r>
          </w:p>
        </w:tc>
        <w:tc>
          <w:tcPr>
            <w:tcW w:w="1559" w:type="dxa"/>
            <w:tcPrChange w:id="643" w:author="Kevin Toohey" w:date="2023-10-03T17:00:00Z">
              <w:tcPr>
                <w:tcW w:w="2408" w:type="dxa"/>
              </w:tcPr>
            </w:tcPrChange>
          </w:tcPr>
          <w:p w14:paraId="566DEBC0"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r w:rsidR="008667A0" w14:paraId="453FD682" w14:textId="77777777" w:rsidTr="00D64A24">
        <w:tc>
          <w:tcPr>
            <w:cnfStyle w:val="001000000000" w:firstRow="0" w:lastRow="0" w:firstColumn="1" w:lastColumn="0" w:oddVBand="0" w:evenVBand="0" w:oddHBand="0" w:evenHBand="0" w:firstRowFirstColumn="0" w:firstRowLastColumn="0" w:lastRowFirstColumn="0" w:lastRowLastColumn="0"/>
            <w:tcW w:w="4820" w:type="dxa"/>
            <w:tcPrChange w:id="644" w:author="Kevin Toohey" w:date="2023-10-03T17:00:00Z">
              <w:tcPr>
                <w:tcW w:w="5040" w:type="dxa"/>
              </w:tcPr>
            </w:tcPrChange>
          </w:tcPr>
          <w:p w14:paraId="02B0AA1A" w14:textId="77777777" w:rsidR="008667A0" w:rsidRDefault="00165603">
            <w:r>
              <w:rPr>
                <w:b/>
              </w:rPr>
              <w:t>Total</w:t>
            </w:r>
          </w:p>
        </w:tc>
        <w:tc>
          <w:tcPr>
            <w:tcW w:w="1418" w:type="dxa"/>
            <w:tcPrChange w:id="645" w:author="Kevin Toohey" w:date="2023-10-03T17:00:00Z">
              <w:tcPr>
                <w:tcW w:w="2408" w:type="dxa"/>
              </w:tcPr>
            </w:tcPrChange>
          </w:tcPr>
          <w:p w14:paraId="4E7A6B2E"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59" w:type="dxa"/>
            <w:tcPrChange w:id="646" w:author="Kevin Toohey" w:date="2023-10-03T17:00:00Z">
              <w:tcPr>
                <w:tcW w:w="2408" w:type="dxa"/>
              </w:tcPr>
            </w:tcPrChange>
          </w:tcPr>
          <w:p w14:paraId="496EA558"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59" w:type="dxa"/>
            <w:tcPrChange w:id="647" w:author="Kevin Toohey" w:date="2023-10-03T17:00:00Z">
              <w:tcPr>
                <w:tcW w:w="2408" w:type="dxa"/>
              </w:tcPr>
            </w:tcPrChange>
          </w:tcPr>
          <w:p w14:paraId="34CA0573"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r>
      <w:tr w:rsidR="008667A0" w14:paraId="76652C43" w14:textId="77777777" w:rsidTr="00D64A24">
        <w:tc>
          <w:tcPr>
            <w:cnfStyle w:val="001000000000" w:firstRow="0" w:lastRow="0" w:firstColumn="1" w:lastColumn="0" w:oddVBand="0" w:evenVBand="0" w:oddHBand="0" w:evenHBand="0" w:firstRowFirstColumn="0" w:firstRowLastColumn="0" w:lastRowFirstColumn="0" w:lastRowLastColumn="0"/>
            <w:tcW w:w="4820" w:type="dxa"/>
            <w:tcPrChange w:id="648" w:author="Kevin Toohey" w:date="2023-10-03T17:00:00Z">
              <w:tcPr>
                <w:tcW w:w="5040" w:type="dxa"/>
              </w:tcPr>
            </w:tcPrChange>
          </w:tcPr>
          <w:p w14:paraId="3D1508E0" w14:textId="77777777" w:rsidR="008667A0" w:rsidRDefault="00165603">
            <w:r>
              <w:t xml:space="preserve">  Growth(%)</w:t>
            </w:r>
          </w:p>
        </w:tc>
        <w:tc>
          <w:tcPr>
            <w:tcW w:w="1418" w:type="dxa"/>
            <w:tcPrChange w:id="649" w:author="Kevin Toohey" w:date="2023-10-03T17:00:00Z">
              <w:tcPr>
                <w:tcW w:w="2408" w:type="dxa"/>
              </w:tcPr>
            </w:tcPrChange>
          </w:tcPr>
          <w:p w14:paraId="6B02566F"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559" w:type="dxa"/>
            <w:tcPrChange w:id="650" w:author="Kevin Toohey" w:date="2023-10-03T17:00:00Z">
              <w:tcPr>
                <w:tcW w:w="2408" w:type="dxa"/>
              </w:tcPr>
            </w:tcPrChange>
          </w:tcPr>
          <w:p w14:paraId="53BAD117"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559" w:type="dxa"/>
            <w:tcPrChange w:id="651" w:author="Kevin Toohey" w:date="2023-10-03T17:00:00Z">
              <w:tcPr>
                <w:tcW w:w="2408" w:type="dxa"/>
              </w:tcPr>
            </w:tcPrChange>
          </w:tcPr>
          <w:p w14:paraId="40F4476E"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r>
      <w:tr w:rsidR="008667A0" w14:paraId="5DD22BAD" w14:textId="77777777" w:rsidTr="00D64A24">
        <w:tc>
          <w:tcPr>
            <w:cnfStyle w:val="001000000000" w:firstRow="0" w:lastRow="0" w:firstColumn="1" w:lastColumn="0" w:oddVBand="0" w:evenVBand="0" w:oddHBand="0" w:evenHBand="0" w:firstRowFirstColumn="0" w:firstRowLastColumn="0" w:lastRowFirstColumn="0" w:lastRowLastColumn="0"/>
            <w:tcW w:w="4820" w:type="dxa"/>
            <w:tcPrChange w:id="652" w:author="Kevin Toohey" w:date="2023-10-03T17:00:00Z">
              <w:tcPr>
                <w:tcW w:w="5040" w:type="dxa"/>
              </w:tcPr>
            </w:tcPrChange>
          </w:tcPr>
          <w:p w14:paraId="225FF65C" w14:textId="77777777" w:rsidR="008667A0" w:rsidRDefault="00165603">
            <w:r>
              <w:t xml:space="preserve">  Defensive(%)</w:t>
            </w:r>
          </w:p>
        </w:tc>
        <w:tc>
          <w:tcPr>
            <w:tcW w:w="1418" w:type="dxa"/>
            <w:tcPrChange w:id="653" w:author="Kevin Toohey" w:date="2023-10-03T17:00:00Z">
              <w:tcPr>
                <w:tcW w:w="2408" w:type="dxa"/>
              </w:tcPr>
            </w:tcPrChange>
          </w:tcPr>
          <w:p w14:paraId="567AF02D" w14:textId="77777777" w:rsidR="008667A0" w:rsidRDefault="00165603">
            <w:pPr>
              <w:cnfStyle w:val="000000000000" w:firstRow="0" w:lastRow="0" w:firstColumn="0" w:lastColumn="0" w:oddVBand="0" w:evenVBand="0" w:oddHBand="0" w:evenHBand="0" w:firstRowFirstColumn="0" w:firstRowLastColumn="0" w:lastRowFirstColumn="0" w:lastRowLastColumn="0"/>
            </w:pPr>
            <w:r>
              <w:t>60.0</w:t>
            </w:r>
          </w:p>
        </w:tc>
        <w:tc>
          <w:tcPr>
            <w:tcW w:w="1559" w:type="dxa"/>
            <w:tcPrChange w:id="654" w:author="Kevin Toohey" w:date="2023-10-03T17:00:00Z">
              <w:tcPr>
                <w:tcW w:w="2408" w:type="dxa"/>
              </w:tcPr>
            </w:tcPrChange>
          </w:tcPr>
          <w:p w14:paraId="455CD67F" w14:textId="77777777" w:rsidR="008667A0" w:rsidRDefault="00165603">
            <w:pPr>
              <w:cnfStyle w:val="000000000000" w:firstRow="0" w:lastRow="0" w:firstColumn="0" w:lastColumn="0" w:oddVBand="0" w:evenVBand="0" w:oddHBand="0" w:evenHBand="0" w:firstRowFirstColumn="0" w:firstRowLastColumn="0" w:lastRowFirstColumn="0" w:lastRowLastColumn="0"/>
            </w:pPr>
            <w:r>
              <w:t>60.0</w:t>
            </w:r>
          </w:p>
        </w:tc>
        <w:tc>
          <w:tcPr>
            <w:tcW w:w="1559" w:type="dxa"/>
            <w:tcPrChange w:id="655" w:author="Kevin Toohey" w:date="2023-10-03T17:00:00Z">
              <w:tcPr>
                <w:tcW w:w="2408" w:type="dxa"/>
              </w:tcPr>
            </w:tcPrChange>
          </w:tcPr>
          <w:p w14:paraId="159DB269" w14:textId="77777777" w:rsidR="008667A0" w:rsidRDefault="00165603">
            <w:pPr>
              <w:cnfStyle w:val="000000000000" w:firstRow="0" w:lastRow="0" w:firstColumn="0" w:lastColumn="0" w:oddVBand="0" w:evenVBand="0" w:oddHBand="0" w:evenHBand="0" w:firstRowFirstColumn="0" w:firstRowLastColumn="0" w:lastRowFirstColumn="0" w:lastRowLastColumn="0"/>
            </w:pPr>
            <w:r>
              <w:t>60.0</w:t>
            </w:r>
          </w:p>
        </w:tc>
      </w:tr>
      <w:tr w:rsidR="008667A0" w14:paraId="75056DA7" w14:textId="77777777" w:rsidTr="00D64A24">
        <w:tc>
          <w:tcPr>
            <w:cnfStyle w:val="001000000000" w:firstRow="0" w:lastRow="0" w:firstColumn="1" w:lastColumn="0" w:oddVBand="0" w:evenVBand="0" w:oddHBand="0" w:evenHBand="0" w:firstRowFirstColumn="0" w:firstRowLastColumn="0" w:lastRowFirstColumn="0" w:lastRowLastColumn="0"/>
            <w:tcW w:w="4820" w:type="dxa"/>
            <w:tcPrChange w:id="656" w:author="Kevin Toohey" w:date="2023-10-03T17:00:00Z">
              <w:tcPr>
                <w:tcW w:w="5040" w:type="dxa"/>
              </w:tcPr>
            </w:tcPrChange>
          </w:tcPr>
          <w:p w14:paraId="62E27B44" w14:textId="77777777" w:rsidR="008667A0" w:rsidRDefault="00165603">
            <w:r>
              <w:rPr>
                <w:b/>
              </w:rPr>
              <w:t>Scenario Analysis</w:t>
            </w:r>
          </w:p>
        </w:tc>
        <w:tc>
          <w:tcPr>
            <w:tcW w:w="1418" w:type="dxa"/>
            <w:tcPrChange w:id="657" w:author="Kevin Toohey" w:date="2023-10-03T17:00:00Z">
              <w:tcPr>
                <w:tcW w:w="2408" w:type="dxa"/>
              </w:tcPr>
            </w:tcPrChange>
          </w:tcPr>
          <w:p w14:paraId="259FBD5E"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658" w:author="Kevin Toohey" w:date="2023-10-03T17:00:00Z">
              <w:tcPr>
                <w:tcW w:w="2408" w:type="dxa"/>
              </w:tcPr>
            </w:tcPrChange>
          </w:tcPr>
          <w:p w14:paraId="7C30749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659" w:author="Kevin Toohey" w:date="2023-10-03T17:00:00Z">
              <w:tcPr>
                <w:tcW w:w="2408" w:type="dxa"/>
              </w:tcPr>
            </w:tcPrChange>
          </w:tcPr>
          <w:p w14:paraId="69F4F26F"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01BF8ED5" w14:textId="77777777" w:rsidTr="00D64A24">
        <w:tc>
          <w:tcPr>
            <w:cnfStyle w:val="001000000000" w:firstRow="0" w:lastRow="0" w:firstColumn="1" w:lastColumn="0" w:oddVBand="0" w:evenVBand="0" w:oddHBand="0" w:evenHBand="0" w:firstRowFirstColumn="0" w:firstRowLastColumn="0" w:lastRowFirstColumn="0" w:lastRowLastColumn="0"/>
            <w:tcW w:w="4820" w:type="dxa"/>
            <w:tcPrChange w:id="660" w:author="Kevin Toohey" w:date="2023-10-03T17:00:00Z">
              <w:tcPr>
                <w:tcW w:w="5040" w:type="dxa"/>
              </w:tcPr>
            </w:tcPrChange>
          </w:tcPr>
          <w:p w14:paraId="6C4C9DFF" w14:textId="77777777" w:rsidR="008667A0" w:rsidRDefault="00165603">
            <w:r>
              <w:t xml:space="preserve">  Return(%,p.a.)</w:t>
            </w:r>
          </w:p>
        </w:tc>
        <w:tc>
          <w:tcPr>
            <w:tcW w:w="1418" w:type="dxa"/>
            <w:tcPrChange w:id="661" w:author="Kevin Toohey" w:date="2023-10-03T17:00:00Z">
              <w:tcPr>
                <w:tcW w:w="2408" w:type="dxa"/>
              </w:tcPr>
            </w:tcPrChange>
          </w:tcPr>
          <w:p w14:paraId="52562311" w14:textId="77777777" w:rsidR="008667A0" w:rsidRDefault="00165603">
            <w:pPr>
              <w:cnfStyle w:val="000000000000" w:firstRow="0" w:lastRow="0" w:firstColumn="0" w:lastColumn="0" w:oddVBand="0" w:evenVBand="0" w:oddHBand="0" w:evenHBand="0" w:firstRowFirstColumn="0" w:firstRowLastColumn="0" w:lastRowFirstColumn="0" w:lastRowLastColumn="0"/>
            </w:pPr>
            <w:r>
              <w:t>5.3</w:t>
            </w:r>
          </w:p>
        </w:tc>
        <w:tc>
          <w:tcPr>
            <w:tcW w:w="1559" w:type="dxa"/>
            <w:tcPrChange w:id="662" w:author="Kevin Toohey" w:date="2023-10-03T17:00:00Z">
              <w:tcPr>
                <w:tcW w:w="2408" w:type="dxa"/>
              </w:tcPr>
            </w:tcPrChange>
          </w:tcPr>
          <w:p w14:paraId="4D8C1E83" w14:textId="77777777" w:rsidR="008667A0" w:rsidRDefault="00165603">
            <w:pPr>
              <w:cnfStyle w:val="000000000000" w:firstRow="0" w:lastRow="0" w:firstColumn="0" w:lastColumn="0" w:oddVBand="0" w:evenVBand="0" w:oddHBand="0" w:evenHBand="0" w:firstRowFirstColumn="0" w:firstRowLastColumn="0" w:lastRowFirstColumn="0" w:lastRowLastColumn="0"/>
            </w:pPr>
            <w:r>
              <w:t>5.3</w:t>
            </w:r>
          </w:p>
        </w:tc>
        <w:tc>
          <w:tcPr>
            <w:tcW w:w="1559" w:type="dxa"/>
            <w:tcPrChange w:id="663" w:author="Kevin Toohey" w:date="2023-10-03T17:00:00Z">
              <w:tcPr>
                <w:tcW w:w="2408" w:type="dxa"/>
              </w:tcPr>
            </w:tcPrChange>
          </w:tcPr>
          <w:p w14:paraId="137B718B" w14:textId="77777777" w:rsidR="008667A0" w:rsidRDefault="00165603">
            <w:pPr>
              <w:cnfStyle w:val="000000000000" w:firstRow="0" w:lastRow="0" w:firstColumn="0" w:lastColumn="0" w:oddVBand="0" w:evenVBand="0" w:oddHBand="0" w:evenHBand="0" w:firstRowFirstColumn="0" w:firstRowLastColumn="0" w:lastRowFirstColumn="0" w:lastRowLastColumn="0"/>
            </w:pPr>
            <w:r>
              <w:t>5.1</w:t>
            </w:r>
          </w:p>
        </w:tc>
      </w:tr>
      <w:tr w:rsidR="008667A0" w14:paraId="350D49A1" w14:textId="77777777" w:rsidTr="00D64A24">
        <w:tc>
          <w:tcPr>
            <w:cnfStyle w:val="001000000000" w:firstRow="0" w:lastRow="0" w:firstColumn="1" w:lastColumn="0" w:oddVBand="0" w:evenVBand="0" w:oddHBand="0" w:evenHBand="0" w:firstRowFirstColumn="0" w:firstRowLastColumn="0" w:lastRowFirstColumn="0" w:lastRowLastColumn="0"/>
            <w:tcW w:w="4820" w:type="dxa"/>
            <w:tcPrChange w:id="664" w:author="Kevin Toohey" w:date="2023-10-03T17:00:00Z">
              <w:tcPr>
                <w:tcW w:w="5040" w:type="dxa"/>
              </w:tcPr>
            </w:tcPrChange>
          </w:tcPr>
          <w:p w14:paraId="2CD730BC" w14:textId="77777777" w:rsidR="008667A0" w:rsidRDefault="00165603">
            <w:r>
              <w:t xml:space="preserve">  Volatility(%,p.a.)</w:t>
            </w:r>
          </w:p>
        </w:tc>
        <w:tc>
          <w:tcPr>
            <w:tcW w:w="1418" w:type="dxa"/>
            <w:tcPrChange w:id="665" w:author="Kevin Toohey" w:date="2023-10-03T17:00:00Z">
              <w:tcPr>
                <w:tcW w:w="2408" w:type="dxa"/>
              </w:tcPr>
            </w:tcPrChange>
          </w:tcPr>
          <w:p w14:paraId="56756E58" w14:textId="77777777" w:rsidR="008667A0" w:rsidRDefault="00165603">
            <w:pPr>
              <w:cnfStyle w:val="000000000000" w:firstRow="0" w:lastRow="0" w:firstColumn="0" w:lastColumn="0" w:oddVBand="0" w:evenVBand="0" w:oddHBand="0" w:evenHBand="0" w:firstRowFirstColumn="0" w:firstRowLastColumn="0" w:lastRowFirstColumn="0" w:lastRowLastColumn="0"/>
            </w:pPr>
            <w:r>
              <w:t>6.1</w:t>
            </w:r>
          </w:p>
        </w:tc>
        <w:tc>
          <w:tcPr>
            <w:tcW w:w="1559" w:type="dxa"/>
            <w:tcPrChange w:id="666" w:author="Kevin Toohey" w:date="2023-10-03T17:00:00Z">
              <w:tcPr>
                <w:tcW w:w="2408" w:type="dxa"/>
              </w:tcPr>
            </w:tcPrChange>
          </w:tcPr>
          <w:p w14:paraId="721712D6" w14:textId="77777777" w:rsidR="008667A0" w:rsidRDefault="00165603">
            <w:pPr>
              <w:cnfStyle w:val="000000000000" w:firstRow="0" w:lastRow="0" w:firstColumn="0" w:lastColumn="0" w:oddVBand="0" w:evenVBand="0" w:oddHBand="0" w:evenHBand="0" w:firstRowFirstColumn="0" w:firstRowLastColumn="0" w:lastRowFirstColumn="0" w:lastRowLastColumn="0"/>
            </w:pPr>
            <w:r>
              <w:t>6.9</w:t>
            </w:r>
          </w:p>
        </w:tc>
        <w:tc>
          <w:tcPr>
            <w:tcW w:w="1559" w:type="dxa"/>
            <w:tcPrChange w:id="667" w:author="Kevin Toohey" w:date="2023-10-03T17:00:00Z">
              <w:tcPr>
                <w:tcW w:w="2408" w:type="dxa"/>
              </w:tcPr>
            </w:tcPrChange>
          </w:tcPr>
          <w:p w14:paraId="7A3A9905" w14:textId="77777777" w:rsidR="008667A0" w:rsidRDefault="00165603">
            <w:pPr>
              <w:cnfStyle w:val="000000000000" w:firstRow="0" w:lastRow="0" w:firstColumn="0" w:lastColumn="0" w:oddVBand="0" w:evenVBand="0" w:oddHBand="0" w:evenHBand="0" w:firstRowFirstColumn="0" w:firstRowLastColumn="0" w:lastRowFirstColumn="0" w:lastRowLastColumn="0"/>
            </w:pPr>
            <w:r>
              <w:t>5.3</w:t>
            </w:r>
          </w:p>
        </w:tc>
      </w:tr>
      <w:tr w:rsidR="008667A0" w14:paraId="5D727439" w14:textId="77777777" w:rsidTr="00D64A24">
        <w:tc>
          <w:tcPr>
            <w:cnfStyle w:val="001000000000" w:firstRow="0" w:lastRow="0" w:firstColumn="1" w:lastColumn="0" w:oddVBand="0" w:evenVBand="0" w:oddHBand="0" w:evenHBand="0" w:firstRowFirstColumn="0" w:firstRowLastColumn="0" w:lastRowFirstColumn="0" w:lastRowLastColumn="0"/>
            <w:tcW w:w="4820" w:type="dxa"/>
            <w:tcPrChange w:id="668" w:author="Kevin Toohey" w:date="2023-10-03T17:00:00Z">
              <w:tcPr>
                <w:tcW w:w="5040" w:type="dxa"/>
              </w:tcPr>
            </w:tcPrChange>
          </w:tcPr>
          <w:p w14:paraId="59CE8638" w14:textId="77777777" w:rsidR="008667A0" w:rsidRDefault="00165603">
            <w:r>
              <w:t xml:space="preserve">  Sharpe</w:t>
            </w:r>
          </w:p>
        </w:tc>
        <w:tc>
          <w:tcPr>
            <w:tcW w:w="1418" w:type="dxa"/>
            <w:tcPrChange w:id="669" w:author="Kevin Toohey" w:date="2023-10-03T17:00:00Z">
              <w:tcPr>
                <w:tcW w:w="2408" w:type="dxa"/>
              </w:tcPr>
            </w:tcPrChange>
          </w:tcPr>
          <w:p w14:paraId="62FFFF4A" w14:textId="77777777" w:rsidR="008667A0" w:rsidRDefault="00165603">
            <w:pPr>
              <w:cnfStyle w:val="000000000000" w:firstRow="0" w:lastRow="0" w:firstColumn="0" w:lastColumn="0" w:oddVBand="0" w:evenVBand="0" w:oddHBand="0" w:evenHBand="0" w:firstRowFirstColumn="0" w:firstRowLastColumn="0" w:lastRowFirstColumn="0" w:lastRowLastColumn="0"/>
            </w:pPr>
            <w:r>
              <w:t>0.42</w:t>
            </w:r>
          </w:p>
        </w:tc>
        <w:tc>
          <w:tcPr>
            <w:tcW w:w="1559" w:type="dxa"/>
            <w:tcPrChange w:id="670" w:author="Kevin Toohey" w:date="2023-10-03T17:00:00Z">
              <w:tcPr>
                <w:tcW w:w="2408" w:type="dxa"/>
              </w:tcPr>
            </w:tcPrChange>
          </w:tcPr>
          <w:p w14:paraId="11F197C5" w14:textId="77777777" w:rsidR="008667A0" w:rsidRDefault="00165603">
            <w:pPr>
              <w:cnfStyle w:val="000000000000" w:firstRow="0" w:lastRow="0" w:firstColumn="0" w:lastColumn="0" w:oddVBand="0" w:evenVBand="0" w:oddHBand="0" w:evenHBand="0" w:firstRowFirstColumn="0" w:firstRowLastColumn="0" w:lastRowFirstColumn="0" w:lastRowLastColumn="0"/>
            </w:pPr>
            <w:r>
              <w:t>0.37</w:t>
            </w:r>
          </w:p>
        </w:tc>
        <w:tc>
          <w:tcPr>
            <w:tcW w:w="1559" w:type="dxa"/>
            <w:tcPrChange w:id="671" w:author="Kevin Toohey" w:date="2023-10-03T17:00:00Z">
              <w:tcPr>
                <w:tcW w:w="2408" w:type="dxa"/>
              </w:tcPr>
            </w:tcPrChange>
          </w:tcPr>
          <w:p w14:paraId="7C582AE4" w14:textId="77777777" w:rsidR="008667A0" w:rsidRDefault="00165603">
            <w:pPr>
              <w:cnfStyle w:val="000000000000" w:firstRow="0" w:lastRow="0" w:firstColumn="0" w:lastColumn="0" w:oddVBand="0" w:evenVBand="0" w:oddHBand="0" w:evenHBand="0" w:firstRowFirstColumn="0" w:firstRowLastColumn="0" w:lastRowFirstColumn="0" w:lastRowLastColumn="0"/>
            </w:pPr>
            <w:r>
              <w:t>0.45</w:t>
            </w:r>
          </w:p>
        </w:tc>
      </w:tr>
      <w:tr w:rsidR="008667A0" w14:paraId="38C6B3CD" w14:textId="77777777" w:rsidTr="00D64A24">
        <w:tc>
          <w:tcPr>
            <w:cnfStyle w:val="001000000000" w:firstRow="0" w:lastRow="0" w:firstColumn="1" w:lastColumn="0" w:oddVBand="0" w:evenVBand="0" w:oddHBand="0" w:evenHBand="0" w:firstRowFirstColumn="0" w:firstRowLastColumn="0" w:lastRowFirstColumn="0" w:lastRowLastColumn="0"/>
            <w:tcW w:w="4820" w:type="dxa"/>
            <w:tcPrChange w:id="672" w:author="Kevin Toohey" w:date="2023-10-03T17:00:00Z">
              <w:tcPr>
                <w:tcW w:w="5040" w:type="dxa"/>
              </w:tcPr>
            </w:tcPrChange>
          </w:tcPr>
          <w:p w14:paraId="0AE1913E" w14:textId="77777777" w:rsidR="008667A0" w:rsidRDefault="00165603">
            <w:r>
              <w:t xml:space="preserve">  Risk Band</w:t>
            </w:r>
          </w:p>
        </w:tc>
        <w:tc>
          <w:tcPr>
            <w:tcW w:w="1418" w:type="dxa"/>
            <w:tcPrChange w:id="673" w:author="Kevin Toohey" w:date="2023-10-03T17:00:00Z">
              <w:tcPr>
                <w:tcW w:w="2408" w:type="dxa"/>
              </w:tcPr>
            </w:tcPrChange>
          </w:tcPr>
          <w:p w14:paraId="0A8DA588"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559" w:type="dxa"/>
            <w:tcPrChange w:id="674" w:author="Kevin Toohey" w:date="2023-10-03T17:00:00Z">
              <w:tcPr>
                <w:tcW w:w="2408" w:type="dxa"/>
              </w:tcPr>
            </w:tcPrChange>
          </w:tcPr>
          <w:p w14:paraId="77141A1C"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c>
          <w:tcPr>
            <w:tcW w:w="1559" w:type="dxa"/>
            <w:tcPrChange w:id="675" w:author="Kevin Toohey" w:date="2023-10-03T17:00:00Z">
              <w:tcPr>
                <w:tcW w:w="2408" w:type="dxa"/>
              </w:tcPr>
            </w:tcPrChange>
          </w:tcPr>
          <w:p w14:paraId="593A9DDB"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667A0" w14:paraId="19EDC82F" w14:textId="77777777" w:rsidTr="00D64A24">
        <w:tc>
          <w:tcPr>
            <w:cnfStyle w:val="001000000000" w:firstRow="0" w:lastRow="0" w:firstColumn="1" w:lastColumn="0" w:oddVBand="0" w:evenVBand="0" w:oddHBand="0" w:evenHBand="0" w:firstRowFirstColumn="0" w:firstRowLastColumn="0" w:lastRowFirstColumn="0" w:lastRowLastColumn="0"/>
            <w:tcW w:w="4820" w:type="dxa"/>
            <w:tcPrChange w:id="676" w:author="Kevin Toohey" w:date="2023-10-03T17:00:00Z">
              <w:tcPr>
                <w:tcW w:w="5040" w:type="dxa"/>
              </w:tcPr>
            </w:tcPrChange>
          </w:tcPr>
          <w:p w14:paraId="39EC7FC3" w14:textId="77777777" w:rsidR="008667A0" w:rsidRDefault="00165603">
            <w:r>
              <w:t xml:space="preserve">  Risk Level</w:t>
            </w:r>
          </w:p>
        </w:tc>
        <w:tc>
          <w:tcPr>
            <w:tcW w:w="1418" w:type="dxa"/>
            <w:tcPrChange w:id="677" w:author="Kevin Toohey" w:date="2023-10-03T17:00:00Z">
              <w:tcPr>
                <w:tcW w:w="2408" w:type="dxa"/>
              </w:tcPr>
            </w:tcPrChange>
          </w:tcPr>
          <w:p w14:paraId="40EE2FD6"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 to High</w:t>
            </w:r>
          </w:p>
        </w:tc>
        <w:tc>
          <w:tcPr>
            <w:tcW w:w="1559" w:type="dxa"/>
            <w:tcPrChange w:id="678" w:author="Kevin Toohey" w:date="2023-10-03T17:00:00Z">
              <w:tcPr>
                <w:tcW w:w="2408" w:type="dxa"/>
              </w:tcPr>
            </w:tcPrChange>
          </w:tcPr>
          <w:p w14:paraId="0CADEFF9"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c>
          <w:tcPr>
            <w:tcW w:w="1559" w:type="dxa"/>
            <w:tcPrChange w:id="679" w:author="Kevin Toohey" w:date="2023-10-03T17:00:00Z">
              <w:tcPr>
                <w:tcW w:w="2408" w:type="dxa"/>
              </w:tcPr>
            </w:tcPrChange>
          </w:tcPr>
          <w:p w14:paraId="07DBE506"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 to High</w:t>
            </w:r>
          </w:p>
        </w:tc>
      </w:tr>
      <w:tr w:rsidR="008667A0" w14:paraId="105552A0" w14:textId="77777777" w:rsidTr="00D64A24">
        <w:tc>
          <w:tcPr>
            <w:cnfStyle w:val="001000000000" w:firstRow="0" w:lastRow="0" w:firstColumn="1" w:lastColumn="0" w:oddVBand="0" w:evenVBand="0" w:oddHBand="0" w:evenHBand="0" w:firstRowFirstColumn="0" w:firstRowLastColumn="0" w:lastRowFirstColumn="0" w:lastRowLastColumn="0"/>
            <w:tcW w:w="4820" w:type="dxa"/>
            <w:tcPrChange w:id="680" w:author="Kevin Toohey" w:date="2023-10-03T17:00:00Z">
              <w:tcPr>
                <w:tcW w:w="5040" w:type="dxa"/>
              </w:tcPr>
            </w:tcPrChange>
          </w:tcPr>
          <w:p w14:paraId="522584F8" w14:textId="77777777" w:rsidR="008667A0" w:rsidRDefault="00165603">
            <w:r>
              <w:rPr>
                <w:b/>
              </w:rPr>
              <w:t>Probability of Achieving CPI-based Return Target</w:t>
            </w:r>
          </w:p>
        </w:tc>
        <w:tc>
          <w:tcPr>
            <w:tcW w:w="1418" w:type="dxa"/>
            <w:tcPrChange w:id="681" w:author="Kevin Toohey" w:date="2023-10-03T17:00:00Z">
              <w:tcPr>
                <w:tcW w:w="2408" w:type="dxa"/>
              </w:tcPr>
            </w:tcPrChange>
          </w:tcPr>
          <w:p w14:paraId="046B0C64"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682" w:author="Kevin Toohey" w:date="2023-10-03T17:00:00Z">
              <w:tcPr>
                <w:tcW w:w="2408" w:type="dxa"/>
              </w:tcPr>
            </w:tcPrChange>
          </w:tcPr>
          <w:p w14:paraId="19C71A31"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683" w:author="Kevin Toohey" w:date="2023-10-03T17:00:00Z">
              <w:tcPr>
                <w:tcW w:w="2408" w:type="dxa"/>
              </w:tcPr>
            </w:tcPrChange>
          </w:tcPr>
          <w:p w14:paraId="064496AE"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14B02849" w14:textId="77777777" w:rsidTr="00D64A24">
        <w:tc>
          <w:tcPr>
            <w:cnfStyle w:val="001000000000" w:firstRow="0" w:lastRow="0" w:firstColumn="1" w:lastColumn="0" w:oddVBand="0" w:evenVBand="0" w:oddHBand="0" w:evenHBand="0" w:firstRowFirstColumn="0" w:firstRowLastColumn="0" w:lastRowFirstColumn="0" w:lastRowLastColumn="0"/>
            <w:tcW w:w="4820" w:type="dxa"/>
            <w:tcPrChange w:id="684" w:author="Kevin Toohey" w:date="2023-10-03T17:00:00Z">
              <w:tcPr>
                <w:tcW w:w="5040" w:type="dxa"/>
              </w:tcPr>
            </w:tcPrChange>
          </w:tcPr>
          <w:p w14:paraId="344F8D8E" w14:textId="77777777" w:rsidR="008667A0" w:rsidRDefault="00165603">
            <w:r>
              <w:t xml:space="preserve">  CPI+0.0%p.a. over a 3-year rolling period(%)</w:t>
            </w:r>
          </w:p>
        </w:tc>
        <w:tc>
          <w:tcPr>
            <w:tcW w:w="1418" w:type="dxa"/>
            <w:tcPrChange w:id="685" w:author="Kevin Toohey" w:date="2023-10-03T17:00:00Z">
              <w:tcPr>
                <w:tcW w:w="2408" w:type="dxa"/>
              </w:tcPr>
            </w:tcPrChange>
          </w:tcPr>
          <w:p w14:paraId="6AF65AB9" w14:textId="77777777" w:rsidR="008667A0" w:rsidRDefault="00165603">
            <w:pPr>
              <w:cnfStyle w:val="000000000000" w:firstRow="0" w:lastRow="0" w:firstColumn="0" w:lastColumn="0" w:oddVBand="0" w:evenVBand="0" w:oddHBand="0" w:evenHBand="0" w:firstRowFirstColumn="0" w:firstRowLastColumn="0" w:lastRowFirstColumn="0" w:lastRowLastColumn="0"/>
            </w:pPr>
            <w:r>
              <w:t>80.4</w:t>
            </w:r>
          </w:p>
        </w:tc>
        <w:tc>
          <w:tcPr>
            <w:tcW w:w="1559" w:type="dxa"/>
            <w:tcPrChange w:id="686" w:author="Kevin Toohey" w:date="2023-10-03T17:00:00Z">
              <w:tcPr>
                <w:tcW w:w="2408" w:type="dxa"/>
              </w:tcPr>
            </w:tcPrChange>
          </w:tcPr>
          <w:p w14:paraId="080358C2" w14:textId="77777777" w:rsidR="008667A0" w:rsidRDefault="00165603">
            <w:pPr>
              <w:cnfStyle w:val="000000000000" w:firstRow="0" w:lastRow="0" w:firstColumn="0" w:lastColumn="0" w:oddVBand="0" w:evenVBand="0" w:oddHBand="0" w:evenHBand="0" w:firstRowFirstColumn="0" w:firstRowLastColumn="0" w:lastRowFirstColumn="0" w:lastRowLastColumn="0"/>
            </w:pPr>
            <w:r>
              <w:t>77.8</w:t>
            </w:r>
          </w:p>
        </w:tc>
        <w:tc>
          <w:tcPr>
            <w:tcW w:w="1559" w:type="dxa"/>
            <w:tcPrChange w:id="687" w:author="Kevin Toohey" w:date="2023-10-03T17:00:00Z">
              <w:tcPr>
                <w:tcW w:w="2408" w:type="dxa"/>
              </w:tcPr>
            </w:tcPrChange>
          </w:tcPr>
          <w:p w14:paraId="0370AD2C" w14:textId="77777777" w:rsidR="008667A0" w:rsidRDefault="00165603">
            <w:pPr>
              <w:cnfStyle w:val="000000000000" w:firstRow="0" w:lastRow="0" w:firstColumn="0" w:lastColumn="0" w:oddVBand="0" w:evenVBand="0" w:oddHBand="0" w:evenHBand="0" w:firstRowFirstColumn="0" w:firstRowLastColumn="0" w:lastRowFirstColumn="0" w:lastRowLastColumn="0"/>
            </w:pPr>
            <w:r>
              <w:t>82.5</w:t>
            </w:r>
          </w:p>
        </w:tc>
      </w:tr>
      <w:tr w:rsidR="008667A0" w14:paraId="09C7B27B" w14:textId="77777777" w:rsidTr="00D64A24">
        <w:tc>
          <w:tcPr>
            <w:cnfStyle w:val="001000000000" w:firstRow="0" w:lastRow="0" w:firstColumn="1" w:lastColumn="0" w:oddVBand="0" w:evenVBand="0" w:oddHBand="0" w:evenHBand="0" w:firstRowFirstColumn="0" w:firstRowLastColumn="0" w:lastRowFirstColumn="0" w:lastRowLastColumn="0"/>
            <w:tcW w:w="4820" w:type="dxa"/>
            <w:tcPrChange w:id="688" w:author="Kevin Toohey" w:date="2023-10-03T17:00:00Z">
              <w:tcPr>
                <w:tcW w:w="5040" w:type="dxa"/>
              </w:tcPr>
            </w:tcPrChange>
          </w:tcPr>
          <w:p w14:paraId="45062DF2" w14:textId="77777777" w:rsidR="008667A0" w:rsidRDefault="00165603">
            <w:r>
              <w:t xml:space="preserve">  CPI+0.5%p.a. over a 3-year rolling period(%)</w:t>
            </w:r>
          </w:p>
        </w:tc>
        <w:tc>
          <w:tcPr>
            <w:tcW w:w="1418" w:type="dxa"/>
            <w:tcPrChange w:id="689" w:author="Kevin Toohey" w:date="2023-10-03T17:00:00Z">
              <w:tcPr>
                <w:tcW w:w="2408" w:type="dxa"/>
              </w:tcPr>
            </w:tcPrChange>
          </w:tcPr>
          <w:p w14:paraId="191D63F3" w14:textId="77777777" w:rsidR="008667A0" w:rsidRDefault="00165603">
            <w:pPr>
              <w:cnfStyle w:val="000000000000" w:firstRow="0" w:lastRow="0" w:firstColumn="0" w:lastColumn="0" w:oddVBand="0" w:evenVBand="0" w:oddHBand="0" w:evenHBand="0" w:firstRowFirstColumn="0" w:firstRowLastColumn="0" w:lastRowFirstColumn="0" w:lastRowLastColumn="0"/>
            </w:pPr>
            <w:r>
              <w:t>76.0</w:t>
            </w:r>
          </w:p>
        </w:tc>
        <w:tc>
          <w:tcPr>
            <w:tcW w:w="1559" w:type="dxa"/>
            <w:tcPrChange w:id="690" w:author="Kevin Toohey" w:date="2023-10-03T17:00:00Z">
              <w:tcPr>
                <w:tcW w:w="2408" w:type="dxa"/>
              </w:tcPr>
            </w:tcPrChange>
          </w:tcPr>
          <w:p w14:paraId="17901C40" w14:textId="77777777" w:rsidR="008667A0" w:rsidRDefault="00165603">
            <w:pPr>
              <w:cnfStyle w:val="000000000000" w:firstRow="0" w:lastRow="0" w:firstColumn="0" w:lastColumn="0" w:oddVBand="0" w:evenVBand="0" w:oddHBand="0" w:evenHBand="0" w:firstRowFirstColumn="0" w:firstRowLastColumn="0" w:lastRowFirstColumn="0" w:lastRowLastColumn="0"/>
            </w:pPr>
            <w:r>
              <w:t>73.6</w:t>
            </w:r>
          </w:p>
        </w:tc>
        <w:tc>
          <w:tcPr>
            <w:tcW w:w="1559" w:type="dxa"/>
            <w:tcPrChange w:id="691" w:author="Kevin Toohey" w:date="2023-10-03T17:00:00Z">
              <w:tcPr>
                <w:tcW w:w="2408" w:type="dxa"/>
              </w:tcPr>
            </w:tcPrChange>
          </w:tcPr>
          <w:p w14:paraId="0E9874DB" w14:textId="77777777" w:rsidR="008667A0" w:rsidRDefault="00165603">
            <w:pPr>
              <w:cnfStyle w:val="000000000000" w:firstRow="0" w:lastRow="0" w:firstColumn="0" w:lastColumn="0" w:oddVBand="0" w:evenVBand="0" w:oddHBand="0" w:evenHBand="0" w:firstRowFirstColumn="0" w:firstRowLastColumn="0" w:lastRowFirstColumn="0" w:lastRowLastColumn="0"/>
            </w:pPr>
            <w:r>
              <w:t>77.7</w:t>
            </w:r>
          </w:p>
        </w:tc>
      </w:tr>
      <w:tr w:rsidR="008667A0" w14:paraId="5ACEBC4A" w14:textId="77777777" w:rsidTr="00D64A24">
        <w:tc>
          <w:tcPr>
            <w:cnfStyle w:val="001000000000" w:firstRow="0" w:lastRow="0" w:firstColumn="1" w:lastColumn="0" w:oddVBand="0" w:evenVBand="0" w:oddHBand="0" w:evenHBand="0" w:firstRowFirstColumn="0" w:firstRowLastColumn="0" w:lastRowFirstColumn="0" w:lastRowLastColumn="0"/>
            <w:tcW w:w="4820" w:type="dxa"/>
            <w:tcPrChange w:id="692" w:author="Kevin Toohey" w:date="2023-10-03T17:00:00Z">
              <w:tcPr>
                <w:tcW w:w="5040" w:type="dxa"/>
              </w:tcPr>
            </w:tcPrChange>
          </w:tcPr>
          <w:p w14:paraId="4D16BFA5" w14:textId="77777777" w:rsidR="008667A0" w:rsidRDefault="00165603">
            <w:r>
              <w:t xml:space="preserve">  CPI+1.0%p.a. over a 3-year rolling period(%)</w:t>
            </w:r>
          </w:p>
        </w:tc>
        <w:tc>
          <w:tcPr>
            <w:tcW w:w="1418" w:type="dxa"/>
            <w:tcPrChange w:id="693" w:author="Kevin Toohey" w:date="2023-10-03T17:00:00Z">
              <w:tcPr>
                <w:tcW w:w="2408" w:type="dxa"/>
              </w:tcPr>
            </w:tcPrChange>
          </w:tcPr>
          <w:p w14:paraId="7CC30829" w14:textId="77777777" w:rsidR="008667A0" w:rsidRDefault="00165603">
            <w:pPr>
              <w:cnfStyle w:val="000000000000" w:firstRow="0" w:lastRow="0" w:firstColumn="0" w:lastColumn="0" w:oddVBand="0" w:evenVBand="0" w:oddHBand="0" w:evenHBand="0" w:firstRowFirstColumn="0" w:firstRowLastColumn="0" w:lastRowFirstColumn="0" w:lastRowLastColumn="0"/>
            </w:pPr>
            <w:r>
              <w:t>71.0</w:t>
            </w:r>
          </w:p>
        </w:tc>
        <w:tc>
          <w:tcPr>
            <w:tcW w:w="1559" w:type="dxa"/>
            <w:tcPrChange w:id="694" w:author="Kevin Toohey" w:date="2023-10-03T17:00:00Z">
              <w:tcPr>
                <w:tcW w:w="2408" w:type="dxa"/>
              </w:tcPr>
            </w:tcPrChange>
          </w:tcPr>
          <w:p w14:paraId="611D0A53" w14:textId="77777777" w:rsidR="008667A0" w:rsidRDefault="00165603">
            <w:pPr>
              <w:cnfStyle w:val="000000000000" w:firstRow="0" w:lastRow="0" w:firstColumn="0" w:lastColumn="0" w:oddVBand="0" w:evenVBand="0" w:oddHBand="0" w:evenHBand="0" w:firstRowFirstColumn="0" w:firstRowLastColumn="0" w:lastRowFirstColumn="0" w:lastRowLastColumn="0"/>
            </w:pPr>
            <w:r>
              <w:t>69.1</w:t>
            </w:r>
          </w:p>
        </w:tc>
        <w:tc>
          <w:tcPr>
            <w:tcW w:w="1559" w:type="dxa"/>
            <w:tcPrChange w:id="695" w:author="Kevin Toohey" w:date="2023-10-03T17:00:00Z">
              <w:tcPr>
                <w:tcW w:w="2408" w:type="dxa"/>
              </w:tcPr>
            </w:tcPrChange>
          </w:tcPr>
          <w:p w14:paraId="3221EEB1" w14:textId="77777777" w:rsidR="008667A0" w:rsidRDefault="00165603">
            <w:pPr>
              <w:cnfStyle w:val="000000000000" w:firstRow="0" w:lastRow="0" w:firstColumn="0" w:lastColumn="0" w:oddVBand="0" w:evenVBand="0" w:oddHBand="0" w:evenHBand="0" w:firstRowFirstColumn="0" w:firstRowLastColumn="0" w:lastRowFirstColumn="0" w:lastRowLastColumn="0"/>
            </w:pPr>
            <w:r>
              <w:t>72.1</w:t>
            </w:r>
          </w:p>
        </w:tc>
      </w:tr>
      <w:tr w:rsidR="008667A0" w14:paraId="72C279C2" w14:textId="77777777" w:rsidTr="00D64A24">
        <w:tc>
          <w:tcPr>
            <w:cnfStyle w:val="001000000000" w:firstRow="0" w:lastRow="0" w:firstColumn="1" w:lastColumn="0" w:oddVBand="0" w:evenVBand="0" w:oddHBand="0" w:evenHBand="0" w:firstRowFirstColumn="0" w:firstRowLastColumn="0" w:lastRowFirstColumn="0" w:lastRowLastColumn="0"/>
            <w:tcW w:w="4820" w:type="dxa"/>
            <w:tcPrChange w:id="696" w:author="Kevin Toohey" w:date="2023-10-03T17:00:00Z">
              <w:tcPr>
                <w:tcW w:w="5040" w:type="dxa"/>
              </w:tcPr>
            </w:tcPrChange>
          </w:tcPr>
          <w:p w14:paraId="481A415E" w14:textId="77777777" w:rsidR="008667A0" w:rsidRDefault="00165603">
            <w:r>
              <w:t xml:space="preserve">  CPI+1.5%p.a. over a 3-year rolling period(%)</w:t>
            </w:r>
          </w:p>
        </w:tc>
        <w:tc>
          <w:tcPr>
            <w:tcW w:w="1418" w:type="dxa"/>
            <w:tcPrChange w:id="697" w:author="Kevin Toohey" w:date="2023-10-03T17:00:00Z">
              <w:tcPr>
                <w:tcW w:w="2408" w:type="dxa"/>
              </w:tcPr>
            </w:tcPrChange>
          </w:tcPr>
          <w:p w14:paraId="324A8EDD" w14:textId="77777777" w:rsidR="008667A0" w:rsidRDefault="00165603">
            <w:pPr>
              <w:cnfStyle w:val="000000000000" w:firstRow="0" w:lastRow="0" w:firstColumn="0" w:lastColumn="0" w:oddVBand="0" w:evenVBand="0" w:oddHBand="0" w:evenHBand="0" w:firstRowFirstColumn="0" w:firstRowLastColumn="0" w:lastRowFirstColumn="0" w:lastRowLastColumn="0"/>
            </w:pPr>
            <w:r>
              <w:t>65.6</w:t>
            </w:r>
          </w:p>
        </w:tc>
        <w:tc>
          <w:tcPr>
            <w:tcW w:w="1559" w:type="dxa"/>
            <w:tcPrChange w:id="698" w:author="Kevin Toohey" w:date="2023-10-03T17:00:00Z">
              <w:tcPr>
                <w:tcW w:w="2408" w:type="dxa"/>
              </w:tcPr>
            </w:tcPrChange>
          </w:tcPr>
          <w:p w14:paraId="71577459" w14:textId="77777777" w:rsidR="008667A0" w:rsidRDefault="00165603">
            <w:pPr>
              <w:cnfStyle w:val="000000000000" w:firstRow="0" w:lastRow="0" w:firstColumn="0" w:lastColumn="0" w:oddVBand="0" w:evenVBand="0" w:oddHBand="0" w:evenHBand="0" w:firstRowFirstColumn="0" w:firstRowLastColumn="0" w:lastRowFirstColumn="0" w:lastRowLastColumn="0"/>
            </w:pPr>
            <w:r>
              <w:t>64.2</w:t>
            </w:r>
          </w:p>
        </w:tc>
        <w:tc>
          <w:tcPr>
            <w:tcW w:w="1559" w:type="dxa"/>
            <w:tcPrChange w:id="699" w:author="Kevin Toohey" w:date="2023-10-03T17:00:00Z">
              <w:tcPr>
                <w:tcW w:w="2408" w:type="dxa"/>
              </w:tcPr>
            </w:tcPrChange>
          </w:tcPr>
          <w:p w14:paraId="43175FC9" w14:textId="77777777" w:rsidR="008667A0" w:rsidRDefault="00165603">
            <w:pPr>
              <w:cnfStyle w:val="000000000000" w:firstRow="0" w:lastRow="0" w:firstColumn="0" w:lastColumn="0" w:oddVBand="0" w:evenVBand="0" w:oddHBand="0" w:evenHBand="0" w:firstRowFirstColumn="0" w:firstRowLastColumn="0" w:lastRowFirstColumn="0" w:lastRowLastColumn="0"/>
            </w:pPr>
            <w:r>
              <w:t>65.9</w:t>
            </w:r>
          </w:p>
        </w:tc>
      </w:tr>
      <w:tr w:rsidR="008667A0" w14:paraId="154F7EB4" w14:textId="77777777" w:rsidTr="00D64A24">
        <w:tc>
          <w:tcPr>
            <w:cnfStyle w:val="001000000000" w:firstRow="0" w:lastRow="0" w:firstColumn="1" w:lastColumn="0" w:oddVBand="0" w:evenVBand="0" w:oddHBand="0" w:evenHBand="0" w:firstRowFirstColumn="0" w:firstRowLastColumn="0" w:lastRowFirstColumn="0" w:lastRowLastColumn="0"/>
            <w:tcW w:w="4820" w:type="dxa"/>
            <w:tcPrChange w:id="700" w:author="Kevin Toohey" w:date="2023-10-03T17:00:00Z">
              <w:tcPr>
                <w:tcW w:w="5040" w:type="dxa"/>
              </w:tcPr>
            </w:tcPrChange>
          </w:tcPr>
          <w:p w14:paraId="29C5FC37" w14:textId="77777777" w:rsidR="008667A0" w:rsidRDefault="00165603">
            <w:r>
              <w:t xml:space="preserve">  CPI+2.0%p.a. over a 3-year rolling period(%)</w:t>
            </w:r>
          </w:p>
        </w:tc>
        <w:tc>
          <w:tcPr>
            <w:tcW w:w="1418" w:type="dxa"/>
            <w:tcPrChange w:id="701" w:author="Kevin Toohey" w:date="2023-10-03T17:00:00Z">
              <w:tcPr>
                <w:tcW w:w="2408" w:type="dxa"/>
              </w:tcPr>
            </w:tcPrChange>
          </w:tcPr>
          <w:p w14:paraId="2B69A3D2" w14:textId="77777777" w:rsidR="008667A0" w:rsidRDefault="00165603">
            <w:pPr>
              <w:cnfStyle w:val="000000000000" w:firstRow="0" w:lastRow="0" w:firstColumn="0" w:lastColumn="0" w:oddVBand="0" w:evenVBand="0" w:oddHBand="0" w:evenHBand="0" w:firstRowFirstColumn="0" w:firstRowLastColumn="0" w:lastRowFirstColumn="0" w:lastRowLastColumn="0"/>
            </w:pPr>
            <w:r>
              <w:t>59.8</w:t>
            </w:r>
          </w:p>
        </w:tc>
        <w:tc>
          <w:tcPr>
            <w:tcW w:w="1559" w:type="dxa"/>
            <w:tcPrChange w:id="702" w:author="Kevin Toohey" w:date="2023-10-03T17:00:00Z">
              <w:tcPr>
                <w:tcW w:w="2408" w:type="dxa"/>
              </w:tcPr>
            </w:tcPrChange>
          </w:tcPr>
          <w:p w14:paraId="0EBE80F7" w14:textId="77777777" w:rsidR="008667A0" w:rsidRDefault="00165603">
            <w:pPr>
              <w:cnfStyle w:val="000000000000" w:firstRow="0" w:lastRow="0" w:firstColumn="0" w:lastColumn="0" w:oddVBand="0" w:evenVBand="0" w:oddHBand="0" w:evenHBand="0" w:firstRowFirstColumn="0" w:firstRowLastColumn="0" w:lastRowFirstColumn="0" w:lastRowLastColumn="0"/>
            </w:pPr>
            <w:r>
              <w:t>59.1</w:t>
            </w:r>
          </w:p>
        </w:tc>
        <w:tc>
          <w:tcPr>
            <w:tcW w:w="1559" w:type="dxa"/>
            <w:tcPrChange w:id="703" w:author="Kevin Toohey" w:date="2023-10-03T17:00:00Z">
              <w:tcPr>
                <w:tcW w:w="2408" w:type="dxa"/>
              </w:tcPr>
            </w:tcPrChange>
          </w:tcPr>
          <w:p w14:paraId="3D6636C2" w14:textId="77777777" w:rsidR="008667A0" w:rsidRDefault="00165603">
            <w:pPr>
              <w:cnfStyle w:val="000000000000" w:firstRow="0" w:lastRow="0" w:firstColumn="0" w:lastColumn="0" w:oddVBand="0" w:evenVBand="0" w:oddHBand="0" w:evenHBand="0" w:firstRowFirstColumn="0" w:firstRowLastColumn="0" w:lastRowFirstColumn="0" w:lastRowLastColumn="0"/>
            </w:pPr>
            <w:r>
              <w:t>59.1</w:t>
            </w:r>
          </w:p>
        </w:tc>
      </w:tr>
      <w:tr w:rsidR="008667A0" w14:paraId="3FB5FB7F" w14:textId="77777777" w:rsidTr="00D64A24">
        <w:tc>
          <w:tcPr>
            <w:cnfStyle w:val="001000000000" w:firstRow="0" w:lastRow="0" w:firstColumn="1" w:lastColumn="0" w:oddVBand="0" w:evenVBand="0" w:oddHBand="0" w:evenHBand="0" w:firstRowFirstColumn="0" w:firstRowLastColumn="0" w:lastRowFirstColumn="0" w:lastRowLastColumn="0"/>
            <w:tcW w:w="4820" w:type="dxa"/>
            <w:tcPrChange w:id="704" w:author="Kevin Toohey" w:date="2023-10-03T17:00:00Z">
              <w:tcPr>
                <w:tcW w:w="5040" w:type="dxa"/>
              </w:tcPr>
            </w:tcPrChange>
          </w:tcPr>
          <w:p w14:paraId="25BC8B25" w14:textId="77777777" w:rsidR="008667A0" w:rsidRDefault="00165603">
            <w:r>
              <w:t xml:space="preserve">  CPI+0.0%p.a. over a 4-year rolling period(%)</w:t>
            </w:r>
          </w:p>
        </w:tc>
        <w:tc>
          <w:tcPr>
            <w:tcW w:w="1418" w:type="dxa"/>
            <w:tcPrChange w:id="705" w:author="Kevin Toohey" w:date="2023-10-03T17:00:00Z">
              <w:tcPr>
                <w:tcW w:w="2408" w:type="dxa"/>
              </w:tcPr>
            </w:tcPrChange>
          </w:tcPr>
          <w:p w14:paraId="4D32D66B" w14:textId="77777777" w:rsidR="008667A0" w:rsidRDefault="00165603">
            <w:pPr>
              <w:cnfStyle w:val="000000000000" w:firstRow="0" w:lastRow="0" w:firstColumn="0" w:lastColumn="0" w:oddVBand="0" w:evenVBand="0" w:oddHBand="0" w:evenHBand="0" w:firstRowFirstColumn="0" w:firstRowLastColumn="0" w:lastRowFirstColumn="0" w:lastRowLastColumn="0"/>
            </w:pPr>
            <w:r>
              <w:t>84.8</w:t>
            </w:r>
          </w:p>
        </w:tc>
        <w:tc>
          <w:tcPr>
            <w:tcW w:w="1559" w:type="dxa"/>
            <w:tcPrChange w:id="706" w:author="Kevin Toohey" w:date="2023-10-03T17:00:00Z">
              <w:tcPr>
                <w:tcW w:w="2408" w:type="dxa"/>
              </w:tcPr>
            </w:tcPrChange>
          </w:tcPr>
          <w:p w14:paraId="3258A7C1" w14:textId="77777777" w:rsidR="008667A0" w:rsidRDefault="00165603">
            <w:pPr>
              <w:cnfStyle w:val="000000000000" w:firstRow="0" w:lastRow="0" w:firstColumn="0" w:lastColumn="0" w:oddVBand="0" w:evenVBand="0" w:oddHBand="0" w:evenHBand="0" w:firstRowFirstColumn="0" w:firstRowLastColumn="0" w:lastRowFirstColumn="0" w:lastRowLastColumn="0"/>
            </w:pPr>
            <w:r>
              <w:t>82.0</w:t>
            </w:r>
          </w:p>
        </w:tc>
        <w:tc>
          <w:tcPr>
            <w:tcW w:w="1559" w:type="dxa"/>
            <w:tcPrChange w:id="707" w:author="Kevin Toohey" w:date="2023-10-03T17:00:00Z">
              <w:tcPr>
                <w:tcW w:w="2408" w:type="dxa"/>
              </w:tcPr>
            </w:tcPrChange>
          </w:tcPr>
          <w:p w14:paraId="0E286BA3" w14:textId="77777777" w:rsidR="008667A0" w:rsidRDefault="00165603">
            <w:pPr>
              <w:cnfStyle w:val="000000000000" w:firstRow="0" w:lastRow="0" w:firstColumn="0" w:lastColumn="0" w:oddVBand="0" w:evenVBand="0" w:oddHBand="0" w:evenHBand="0" w:firstRowFirstColumn="0" w:firstRowLastColumn="0" w:lastRowFirstColumn="0" w:lastRowLastColumn="0"/>
            </w:pPr>
            <w:r>
              <w:t>86.9</w:t>
            </w:r>
          </w:p>
        </w:tc>
      </w:tr>
      <w:tr w:rsidR="008667A0" w14:paraId="658F051B" w14:textId="77777777" w:rsidTr="00D64A24">
        <w:tc>
          <w:tcPr>
            <w:cnfStyle w:val="001000000000" w:firstRow="0" w:lastRow="0" w:firstColumn="1" w:lastColumn="0" w:oddVBand="0" w:evenVBand="0" w:oddHBand="0" w:evenHBand="0" w:firstRowFirstColumn="0" w:firstRowLastColumn="0" w:lastRowFirstColumn="0" w:lastRowLastColumn="0"/>
            <w:tcW w:w="4820" w:type="dxa"/>
            <w:tcPrChange w:id="708" w:author="Kevin Toohey" w:date="2023-10-03T17:00:00Z">
              <w:tcPr>
                <w:tcW w:w="5040" w:type="dxa"/>
              </w:tcPr>
            </w:tcPrChange>
          </w:tcPr>
          <w:p w14:paraId="437E0237" w14:textId="77777777" w:rsidR="008667A0" w:rsidRDefault="00165603">
            <w:r>
              <w:t xml:space="preserve">  CPI+0.5%p.a. over a 4-year rolling period(%)</w:t>
            </w:r>
          </w:p>
        </w:tc>
        <w:tc>
          <w:tcPr>
            <w:tcW w:w="1418" w:type="dxa"/>
            <w:tcPrChange w:id="709" w:author="Kevin Toohey" w:date="2023-10-03T17:00:00Z">
              <w:tcPr>
                <w:tcW w:w="2408" w:type="dxa"/>
              </w:tcPr>
            </w:tcPrChange>
          </w:tcPr>
          <w:p w14:paraId="5427D1F8" w14:textId="77777777" w:rsidR="008667A0" w:rsidRDefault="00165603">
            <w:pPr>
              <w:cnfStyle w:val="000000000000" w:firstRow="0" w:lastRow="0" w:firstColumn="0" w:lastColumn="0" w:oddVBand="0" w:evenVBand="0" w:oddHBand="0" w:evenHBand="0" w:firstRowFirstColumn="0" w:firstRowLastColumn="0" w:lastRowFirstColumn="0" w:lastRowLastColumn="0"/>
            </w:pPr>
            <w:r>
              <w:t>80.2</w:t>
            </w:r>
          </w:p>
        </w:tc>
        <w:tc>
          <w:tcPr>
            <w:tcW w:w="1559" w:type="dxa"/>
            <w:tcPrChange w:id="710" w:author="Kevin Toohey" w:date="2023-10-03T17:00:00Z">
              <w:tcPr>
                <w:tcW w:w="2408" w:type="dxa"/>
              </w:tcPr>
            </w:tcPrChange>
          </w:tcPr>
          <w:p w14:paraId="16AEF6B5" w14:textId="77777777" w:rsidR="008667A0" w:rsidRDefault="00165603">
            <w:pPr>
              <w:cnfStyle w:val="000000000000" w:firstRow="0" w:lastRow="0" w:firstColumn="0" w:lastColumn="0" w:oddVBand="0" w:evenVBand="0" w:oddHBand="0" w:evenHBand="0" w:firstRowFirstColumn="0" w:firstRowLastColumn="0" w:lastRowFirstColumn="0" w:lastRowLastColumn="0"/>
            </w:pPr>
            <w:r>
              <w:t>77.7</w:t>
            </w:r>
          </w:p>
        </w:tc>
        <w:tc>
          <w:tcPr>
            <w:tcW w:w="1559" w:type="dxa"/>
            <w:tcPrChange w:id="711" w:author="Kevin Toohey" w:date="2023-10-03T17:00:00Z">
              <w:tcPr>
                <w:tcW w:w="2408" w:type="dxa"/>
              </w:tcPr>
            </w:tcPrChange>
          </w:tcPr>
          <w:p w14:paraId="513B288A" w14:textId="77777777" w:rsidR="008667A0" w:rsidRDefault="00165603">
            <w:pPr>
              <w:cnfStyle w:val="000000000000" w:firstRow="0" w:lastRow="0" w:firstColumn="0" w:lastColumn="0" w:oddVBand="0" w:evenVBand="0" w:oddHBand="0" w:evenHBand="0" w:firstRowFirstColumn="0" w:firstRowLastColumn="0" w:lastRowFirstColumn="0" w:lastRowLastColumn="0"/>
            </w:pPr>
            <w:r>
              <w:t>82.0</w:t>
            </w:r>
          </w:p>
        </w:tc>
      </w:tr>
      <w:tr w:rsidR="008667A0" w14:paraId="04DAB518" w14:textId="77777777" w:rsidTr="00D64A24">
        <w:tc>
          <w:tcPr>
            <w:cnfStyle w:val="001000000000" w:firstRow="0" w:lastRow="0" w:firstColumn="1" w:lastColumn="0" w:oddVBand="0" w:evenVBand="0" w:oddHBand="0" w:evenHBand="0" w:firstRowFirstColumn="0" w:firstRowLastColumn="0" w:lastRowFirstColumn="0" w:lastRowLastColumn="0"/>
            <w:tcW w:w="4820" w:type="dxa"/>
            <w:tcPrChange w:id="712" w:author="Kevin Toohey" w:date="2023-10-03T17:00:00Z">
              <w:tcPr>
                <w:tcW w:w="5040" w:type="dxa"/>
              </w:tcPr>
            </w:tcPrChange>
          </w:tcPr>
          <w:p w14:paraId="3AC3C7E2" w14:textId="77777777" w:rsidR="008667A0" w:rsidRDefault="00165603">
            <w:r>
              <w:t xml:space="preserve">  CPI+1.0%p.a. over a 4-year rolling period(%)</w:t>
            </w:r>
          </w:p>
        </w:tc>
        <w:tc>
          <w:tcPr>
            <w:tcW w:w="1418" w:type="dxa"/>
            <w:tcPrChange w:id="713" w:author="Kevin Toohey" w:date="2023-10-03T17:00:00Z">
              <w:tcPr>
                <w:tcW w:w="2408" w:type="dxa"/>
              </w:tcPr>
            </w:tcPrChange>
          </w:tcPr>
          <w:p w14:paraId="03D7F23C" w14:textId="77777777" w:rsidR="008667A0" w:rsidRDefault="00165603">
            <w:pPr>
              <w:cnfStyle w:val="000000000000" w:firstRow="0" w:lastRow="0" w:firstColumn="0" w:lastColumn="0" w:oddVBand="0" w:evenVBand="0" w:oddHBand="0" w:evenHBand="0" w:firstRowFirstColumn="0" w:firstRowLastColumn="0" w:lastRowFirstColumn="0" w:lastRowLastColumn="0"/>
            </w:pPr>
            <w:r>
              <w:t>74.8</w:t>
            </w:r>
          </w:p>
        </w:tc>
        <w:tc>
          <w:tcPr>
            <w:tcW w:w="1559" w:type="dxa"/>
            <w:tcPrChange w:id="714" w:author="Kevin Toohey" w:date="2023-10-03T17:00:00Z">
              <w:tcPr>
                <w:tcW w:w="2408" w:type="dxa"/>
              </w:tcPr>
            </w:tcPrChange>
          </w:tcPr>
          <w:p w14:paraId="0E74A611" w14:textId="77777777" w:rsidR="008667A0" w:rsidRDefault="00165603">
            <w:pPr>
              <w:cnfStyle w:val="000000000000" w:firstRow="0" w:lastRow="0" w:firstColumn="0" w:lastColumn="0" w:oddVBand="0" w:evenVBand="0" w:oddHBand="0" w:evenHBand="0" w:firstRowFirstColumn="0" w:firstRowLastColumn="0" w:lastRowFirstColumn="0" w:lastRowLastColumn="0"/>
            </w:pPr>
            <w:r>
              <w:t>72.6</w:t>
            </w:r>
          </w:p>
        </w:tc>
        <w:tc>
          <w:tcPr>
            <w:tcW w:w="1559" w:type="dxa"/>
            <w:tcPrChange w:id="715" w:author="Kevin Toohey" w:date="2023-10-03T17:00:00Z">
              <w:tcPr>
                <w:tcW w:w="2408" w:type="dxa"/>
              </w:tcPr>
            </w:tcPrChange>
          </w:tcPr>
          <w:p w14:paraId="2C138B7B" w14:textId="77777777" w:rsidR="008667A0" w:rsidRDefault="00165603">
            <w:pPr>
              <w:cnfStyle w:val="000000000000" w:firstRow="0" w:lastRow="0" w:firstColumn="0" w:lastColumn="0" w:oddVBand="0" w:evenVBand="0" w:oddHBand="0" w:evenHBand="0" w:firstRowFirstColumn="0" w:firstRowLastColumn="0" w:lastRowFirstColumn="0" w:lastRowLastColumn="0"/>
            </w:pPr>
            <w:r>
              <w:t>76.0</w:t>
            </w:r>
          </w:p>
        </w:tc>
      </w:tr>
      <w:tr w:rsidR="008667A0" w14:paraId="173CC914" w14:textId="77777777" w:rsidTr="00D64A24">
        <w:tc>
          <w:tcPr>
            <w:cnfStyle w:val="001000000000" w:firstRow="0" w:lastRow="0" w:firstColumn="1" w:lastColumn="0" w:oddVBand="0" w:evenVBand="0" w:oddHBand="0" w:evenHBand="0" w:firstRowFirstColumn="0" w:firstRowLastColumn="0" w:lastRowFirstColumn="0" w:lastRowLastColumn="0"/>
            <w:tcW w:w="4820" w:type="dxa"/>
            <w:tcPrChange w:id="716" w:author="Kevin Toohey" w:date="2023-10-03T17:00:00Z">
              <w:tcPr>
                <w:tcW w:w="5040" w:type="dxa"/>
              </w:tcPr>
            </w:tcPrChange>
          </w:tcPr>
          <w:p w14:paraId="5562112A" w14:textId="77777777" w:rsidR="008667A0" w:rsidRDefault="00165603">
            <w:r>
              <w:t xml:space="preserve">  CPI+1.5%p.a. over a 4-year rolling period(%)</w:t>
            </w:r>
          </w:p>
        </w:tc>
        <w:tc>
          <w:tcPr>
            <w:tcW w:w="1418" w:type="dxa"/>
            <w:tcPrChange w:id="717" w:author="Kevin Toohey" w:date="2023-10-03T17:00:00Z">
              <w:tcPr>
                <w:tcW w:w="2408" w:type="dxa"/>
              </w:tcPr>
            </w:tcPrChange>
          </w:tcPr>
          <w:p w14:paraId="2E3961FC" w14:textId="77777777" w:rsidR="008667A0" w:rsidRDefault="00165603">
            <w:pPr>
              <w:cnfStyle w:val="000000000000" w:firstRow="0" w:lastRow="0" w:firstColumn="0" w:lastColumn="0" w:oddVBand="0" w:evenVBand="0" w:oddHBand="0" w:evenHBand="0" w:firstRowFirstColumn="0" w:firstRowLastColumn="0" w:lastRowFirstColumn="0" w:lastRowLastColumn="0"/>
            </w:pPr>
            <w:r>
              <w:t>68.6</w:t>
            </w:r>
          </w:p>
        </w:tc>
        <w:tc>
          <w:tcPr>
            <w:tcW w:w="1559" w:type="dxa"/>
            <w:tcPrChange w:id="718" w:author="Kevin Toohey" w:date="2023-10-03T17:00:00Z">
              <w:tcPr>
                <w:tcW w:w="2408" w:type="dxa"/>
              </w:tcPr>
            </w:tcPrChange>
          </w:tcPr>
          <w:p w14:paraId="6A70BF56" w14:textId="77777777" w:rsidR="008667A0" w:rsidRDefault="00165603">
            <w:pPr>
              <w:cnfStyle w:val="000000000000" w:firstRow="0" w:lastRow="0" w:firstColumn="0" w:lastColumn="0" w:oddVBand="0" w:evenVBand="0" w:oddHBand="0" w:evenHBand="0" w:firstRowFirstColumn="0" w:firstRowLastColumn="0" w:lastRowFirstColumn="0" w:lastRowLastColumn="0"/>
            </w:pPr>
            <w:r>
              <w:t>67.0</w:t>
            </w:r>
          </w:p>
        </w:tc>
        <w:tc>
          <w:tcPr>
            <w:tcW w:w="1559" w:type="dxa"/>
            <w:tcPrChange w:id="719" w:author="Kevin Toohey" w:date="2023-10-03T17:00:00Z">
              <w:tcPr>
                <w:tcW w:w="2408" w:type="dxa"/>
              </w:tcPr>
            </w:tcPrChange>
          </w:tcPr>
          <w:p w14:paraId="02692854" w14:textId="77777777" w:rsidR="008667A0" w:rsidRDefault="00165603">
            <w:pPr>
              <w:cnfStyle w:val="000000000000" w:firstRow="0" w:lastRow="0" w:firstColumn="0" w:lastColumn="0" w:oddVBand="0" w:evenVBand="0" w:oddHBand="0" w:evenHBand="0" w:firstRowFirstColumn="0" w:firstRowLastColumn="0" w:lastRowFirstColumn="0" w:lastRowLastColumn="0"/>
            </w:pPr>
            <w:r>
              <w:t>69.0</w:t>
            </w:r>
          </w:p>
        </w:tc>
      </w:tr>
      <w:tr w:rsidR="008667A0" w14:paraId="107FF98A" w14:textId="77777777" w:rsidTr="00D64A24">
        <w:tc>
          <w:tcPr>
            <w:cnfStyle w:val="001000000000" w:firstRow="0" w:lastRow="0" w:firstColumn="1" w:lastColumn="0" w:oddVBand="0" w:evenVBand="0" w:oddHBand="0" w:evenHBand="0" w:firstRowFirstColumn="0" w:firstRowLastColumn="0" w:lastRowFirstColumn="0" w:lastRowLastColumn="0"/>
            <w:tcW w:w="4820" w:type="dxa"/>
            <w:tcPrChange w:id="720" w:author="Kevin Toohey" w:date="2023-10-03T17:00:00Z">
              <w:tcPr>
                <w:tcW w:w="5040" w:type="dxa"/>
              </w:tcPr>
            </w:tcPrChange>
          </w:tcPr>
          <w:p w14:paraId="11FABE57" w14:textId="77777777" w:rsidR="008667A0" w:rsidRDefault="00165603">
            <w:r>
              <w:t xml:space="preserve">  CPI+2.0%p.a. over a 4-year rolling period(%)</w:t>
            </w:r>
          </w:p>
        </w:tc>
        <w:tc>
          <w:tcPr>
            <w:tcW w:w="1418" w:type="dxa"/>
            <w:tcPrChange w:id="721" w:author="Kevin Toohey" w:date="2023-10-03T17:00:00Z">
              <w:tcPr>
                <w:tcW w:w="2408" w:type="dxa"/>
              </w:tcPr>
            </w:tcPrChange>
          </w:tcPr>
          <w:p w14:paraId="5B64D151" w14:textId="77777777" w:rsidR="008667A0" w:rsidRDefault="00165603">
            <w:pPr>
              <w:cnfStyle w:val="000000000000" w:firstRow="0" w:lastRow="0" w:firstColumn="0" w:lastColumn="0" w:oddVBand="0" w:evenVBand="0" w:oddHBand="0" w:evenHBand="0" w:firstRowFirstColumn="0" w:firstRowLastColumn="0" w:lastRowFirstColumn="0" w:lastRowLastColumn="0"/>
            </w:pPr>
            <w:r>
              <w:t>61.8</w:t>
            </w:r>
          </w:p>
        </w:tc>
        <w:tc>
          <w:tcPr>
            <w:tcW w:w="1559" w:type="dxa"/>
            <w:tcPrChange w:id="722" w:author="Kevin Toohey" w:date="2023-10-03T17:00:00Z">
              <w:tcPr>
                <w:tcW w:w="2408" w:type="dxa"/>
              </w:tcPr>
            </w:tcPrChange>
          </w:tcPr>
          <w:p w14:paraId="45BEF5BB" w14:textId="77777777" w:rsidR="008667A0" w:rsidRDefault="00165603">
            <w:pPr>
              <w:cnfStyle w:val="000000000000" w:firstRow="0" w:lastRow="0" w:firstColumn="0" w:lastColumn="0" w:oddVBand="0" w:evenVBand="0" w:oddHBand="0" w:evenHBand="0" w:firstRowFirstColumn="0" w:firstRowLastColumn="0" w:lastRowFirstColumn="0" w:lastRowLastColumn="0"/>
            </w:pPr>
            <w:r>
              <w:t>60.9</w:t>
            </w:r>
          </w:p>
        </w:tc>
        <w:tc>
          <w:tcPr>
            <w:tcW w:w="1559" w:type="dxa"/>
            <w:tcPrChange w:id="723" w:author="Kevin Toohey" w:date="2023-10-03T17:00:00Z">
              <w:tcPr>
                <w:tcW w:w="2408" w:type="dxa"/>
              </w:tcPr>
            </w:tcPrChange>
          </w:tcPr>
          <w:p w14:paraId="49E5D096" w14:textId="77777777" w:rsidR="008667A0" w:rsidRDefault="00165603">
            <w:pPr>
              <w:cnfStyle w:val="000000000000" w:firstRow="0" w:lastRow="0" w:firstColumn="0" w:lastColumn="0" w:oddVBand="0" w:evenVBand="0" w:oddHBand="0" w:evenHBand="0" w:firstRowFirstColumn="0" w:firstRowLastColumn="0" w:lastRowFirstColumn="0" w:lastRowLastColumn="0"/>
            </w:pPr>
            <w:r>
              <w:t>61.0</w:t>
            </w:r>
          </w:p>
        </w:tc>
      </w:tr>
      <w:tr w:rsidR="008667A0" w14:paraId="5F42BA38" w14:textId="77777777" w:rsidTr="00D64A24">
        <w:tc>
          <w:tcPr>
            <w:cnfStyle w:val="001000000000" w:firstRow="0" w:lastRow="0" w:firstColumn="1" w:lastColumn="0" w:oddVBand="0" w:evenVBand="0" w:oddHBand="0" w:evenHBand="0" w:firstRowFirstColumn="0" w:firstRowLastColumn="0" w:lastRowFirstColumn="0" w:lastRowLastColumn="0"/>
            <w:tcW w:w="4820" w:type="dxa"/>
            <w:tcPrChange w:id="724" w:author="Kevin Toohey" w:date="2023-10-03T17:00:00Z">
              <w:tcPr>
                <w:tcW w:w="5040" w:type="dxa"/>
              </w:tcPr>
            </w:tcPrChange>
          </w:tcPr>
          <w:p w14:paraId="1894DDF4" w14:textId="77777777" w:rsidR="008667A0" w:rsidRDefault="00165603">
            <w:r>
              <w:t xml:space="preserve">  CPI+0.0%p.a. over a 5-year rolling period(%)</w:t>
            </w:r>
          </w:p>
        </w:tc>
        <w:tc>
          <w:tcPr>
            <w:tcW w:w="1418" w:type="dxa"/>
            <w:tcPrChange w:id="725" w:author="Kevin Toohey" w:date="2023-10-03T17:00:00Z">
              <w:tcPr>
                <w:tcW w:w="2408" w:type="dxa"/>
              </w:tcPr>
            </w:tcPrChange>
          </w:tcPr>
          <w:p w14:paraId="2213A3AC" w14:textId="77777777" w:rsidR="008667A0" w:rsidRDefault="00165603">
            <w:pPr>
              <w:cnfStyle w:val="000000000000" w:firstRow="0" w:lastRow="0" w:firstColumn="0" w:lastColumn="0" w:oddVBand="0" w:evenVBand="0" w:oddHBand="0" w:evenHBand="0" w:firstRowFirstColumn="0" w:firstRowLastColumn="0" w:lastRowFirstColumn="0" w:lastRowLastColumn="0"/>
            </w:pPr>
            <w:r>
              <w:t>88.3</w:t>
            </w:r>
          </w:p>
        </w:tc>
        <w:tc>
          <w:tcPr>
            <w:tcW w:w="1559" w:type="dxa"/>
            <w:tcPrChange w:id="726" w:author="Kevin Toohey" w:date="2023-10-03T17:00:00Z">
              <w:tcPr>
                <w:tcW w:w="2408" w:type="dxa"/>
              </w:tcPr>
            </w:tcPrChange>
          </w:tcPr>
          <w:p w14:paraId="667AC2A4" w14:textId="77777777" w:rsidR="008667A0" w:rsidRDefault="00165603">
            <w:pPr>
              <w:cnfStyle w:val="000000000000" w:firstRow="0" w:lastRow="0" w:firstColumn="0" w:lastColumn="0" w:oddVBand="0" w:evenVBand="0" w:oddHBand="0" w:evenHBand="0" w:firstRowFirstColumn="0" w:firstRowLastColumn="0" w:lastRowFirstColumn="0" w:lastRowLastColumn="0"/>
            </w:pPr>
            <w:r>
              <w:t>85.7</w:t>
            </w:r>
          </w:p>
        </w:tc>
        <w:tc>
          <w:tcPr>
            <w:tcW w:w="1559" w:type="dxa"/>
            <w:tcPrChange w:id="727" w:author="Kevin Toohey" w:date="2023-10-03T17:00:00Z">
              <w:tcPr>
                <w:tcW w:w="2408" w:type="dxa"/>
              </w:tcPr>
            </w:tcPrChange>
          </w:tcPr>
          <w:p w14:paraId="0E8A0085" w14:textId="77777777" w:rsidR="008667A0" w:rsidRDefault="00165603">
            <w:pPr>
              <w:cnfStyle w:val="000000000000" w:firstRow="0" w:lastRow="0" w:firstColumn="0" w:lastColumn="0" w:oddVBand="0" w:evenVBand="0" w:oddHBand="0" w:evenHBand="0" w:firstRowFirstColumn="0" w:firstRowLastColumn="0" w:lastRowFirstColumn="0" w:lastRowLastColumn="0"/>
            </w:pPr>
            <w:r>
              <w:t>90.4</w:t>
            </w:r>
          </w:p>
        </w:tc>
      </w:tr>
      <w:tr w:rsidR="008667A0" w14:paraId="3215C52E" w14:textId="77777777" w:rsidTr="00D64A24">
        <w:tc>
          <w:tcPr>
            <w:cnfStyle w:val="001000000000" w:firstRow="0" w:lastRow="0" w:firstColumn="1" w:lastColumn="0" w:oddVBand="0" w:evenVBand="0" w:oddHBand="0" w:evenHBand="0" w:firstRowFirstColumn="0" w:firstRowLastColumn="0" w:lastRowFirstColumn="0" w:lastRowLastColumn="0"/>
            <w:tcW w:w="4820" w:type="dxa"/>
            <w:tcPrChange w:id="728" w:author="Kevin Toohey" w:date="2023-10-03T17:00:00Z">
              <w:tcPr>
                <w:tcW w:w="5040" w:type="dxa"/>
              </w:tcPr>
            </w:tcPrChange>
          </w:tcPr>
          <w:p w14:paraId="1DEED043" w14:textId="77777777" w:rsidR="008667A0" w:rsidRDefault="00165603">
            <w:r>
              <w:t xml:space="preserve">  CPI+0.5%p.a. over a 5-year rolling period(%)</w:t>
            </w:r>
          </w:p>
        </w:tc>
        <w:tc>
          <w:tcPr>
            <w:tcW w:w="1418" w:type="dxa"/>
            <w:tcPrChange w:id="729" w:author="Kevin Toohey" w:date="2023-10-03T17:00:00Z">
              <w:tcPr>
                <w:tcW w:w="2408" w:type="dxa"/>
              </w:tcPr>
            </w:tcPrChange>
          </w:tcPr>
          <w:p w14:paraId="6DB84C9D" w14:textId="77777777" w:rsidR="008667A0" w:rsidRDefault="00165603">
            <w:pPr>
              <w:cnfStyle w:val="000000000000" w:firstRow="0" w:lastRow="0" w:firstColumn="0" w:lastColumn="0" w:oddVBand="0" w:evenVBand="0" w:oddHBand="0" w:evenHBand="0" w:firstRowFirstColumn="0" w:firstRowLastColumn="0" w:lastRowFirstColumn="0" w:lastRowLastColumn="0"/>
            </w:pPr>
            <w:r>
              <w:t>83.9</w:t>
            </w:r>
          </w:p>
        </w:tc>
        <w:tc>
          <w:tcPr>
            <w:tcW w:w="1559" w:type="dxa"/>
            <w:tcPrChange w:id="730" w:author="Kevin Toohey" w:date="2023-10-03T17:00:00Z">
              <w:tcPr>
                <w:tcW w:w="2408" w:type="dxa"/>
              </w:tcPr>
            </w:tcPrChange>
          </w:tcPr>
          <w:p w14:paraId="52601EAB" w14:textId="77777777" w:rsidR="008667A0" w:rsidRDefault="00165603">
            <w:pPr>
              <w:cnfStyle w:val="000000000000" w:firstRow="0" w:lastRow="0" w:firstColumn="0" w:lastColumn="0" w:oddVBand="0" w:evenVBand="0" w:oddHBand="0" w:evenHBand="0" w:firstRowFirstColumn="0" w:firstRowLastColumn="0" w:lastRowFirstColumn="0" w:lastRowLastColumn="0"/>
            </w:pPr>
            <w:r>
              <w:t>81.2</w:t>
            </w:r>
          </w:p>
        </w:tc>
        <w:tc>
          <w:tcPr>
            <w:tcW w:w="1559" w:type="dxa"/>
            <w:tcPrChange w:id="731" w:author="Kevin Toohey" w:date="2023-10-03T17:00:00Z">
              <w:tcPr>
                <w:tcW w:w="2408" w:type="dxa"/>
              </w:tcPr>
            </w:tcPrChange>
          </w:tcPr>
          <w:p w14:paraId="4C8554DF" w14:textId="77777777" w:rsidR="008667A0" w:rsidRDefault="00165603">
            <w:pPr>
              <w:cnfStyle w:val="000000000000" w:firstRow="0" w:lastRow="0" w:firstColumn="0" w:lastColumn="0" w:oddVBand="0" w:evenVBand="0" w:oddHBand="0" w:evenHBand="0" w:firstRowFirstColumn="0" w:firstRowLastColumn="0" w:lastRowFirstColumn="0" w:lastRowLastColumn="0"/>
            </w:pPr>
            <w:r>
              <w:t>85.7</w:t>
            </w:r>
          </w:p>
        </w:tc>
      </w:tr>
      <w:tr w:rsidR="008667A0" w14:paraId="3DA0308F" w14:textId="77777777" w:rsidTr="00D64A24">
        <w:tc>
          <w:tcPr>
            <w:cnfStyle w:val="001000000000" w:firstRow="0" w:lastRow="0" w:firstColumn="1" w:lastColumn="0" w:oddVBand="0" w:evenVBand="0" w:oddHBand="0" w:evenHBand="0" w:firstRowFirstColumn="0" w:firstRowLastColumn="0" w:lastRowFirstColumn="0" w:lastRowLastColumn="0"/>
            <w:tcW w:w="4820" w:type="dxa"/>
            <w:tcPrChange w:id="732" w:author="Kevin Toohey" w:date="2023-10-03T17:00:00Z">
              <w:tcPr>
                <w:tcW w:w="5040" w:type="dxa"/>
              </w:tcPr>
            </w:tcPrChange>
          </w:tcPr>
          <w:p w14:paraId="083A4B35" w14:textId="77777777" w:rsidR="008667A0" w:rsidRDefault="00165603">
            <w:pPr>
              <w:pStyle w:val="Mark1"/>
            </w:pPr>
            <w:r>
              <w:t xml:space="preserve">  CPI+1.0%p.a. over a 5-year rolling period(%)</w:t>
            </w:r>
          </w:p>
        </w:tc>
        <w:tc>
          <w:tcPr>
            <w:tcW w:w="1418" w:type="dxa"/>
            <w:tcPrChange w:id="733" w:author="Kevin Toohey" w:date="2023-10-03T17:00:00Z">
              <w:tcPr>
                <w:tcW w:w="2408" w:type="dxa"/>
              </w:tcPr>
            </w:tcPrChange>
          </w:tcPr>
          <w:p w14:paraId="3F63ED65"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78.2</w:t>
            </w:r>
          </w:p>
        </w:tc>
        <w:tc>
          <w:tcPr>
            <w:tcW w:w="1559" w:type="dxa"/>
            <w:tcPrChange w:id="734" w:author="Kevin Toohey" w:date="2023-10-03T17:00:00Z">
              <w:tcPr>
                <w:tcW w:w="2408" w:type="dxa"/>
              </w:tcPr>
            </w:tcPrChange>
          </w:tcPr>
          <w:p w14:paraId="77971DEB"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75.9</w:t>
            </w:r>
          </w:p>
        </w:tc>
        <w:tc>
          <w:tcPr>
            <w:tcW w:w="1559" w:type="dxa"/>
            <w:tcPrChange w:id="735" w:author="Kevin Toohey" w:date="2023-10-03T17:00:00Z">
              <w:tcPr>
                <w:tcW w:w="2408" w:type="dxa"/>
              </w:tcPr>
            </w:tcPrChange>
          </w:tcPr>
          <w:p w14:paraId="7B63C597"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79.5</w:t>
            </w:r>
          </w:p>
        </w:tc>
      </w:tr>
      <w:tr w:rsidR="008667A0" w14:paraId="4342EE22" w14:textId="77777777" w:rsidTr="00D64A24">
        <w:tc>
          <w:tcPr>
            <w:cnfStyle w:val="001000000000" w:firstRow="0" w:lastRow="0" w:firstColumn="1" w:lastColumn="0" w:oddVBand="0" w:evenVBand="0" w:oddHBand="0" w:evenHBand="0" w:firstRowFirstColumn="0" w:firstRowLastColumn="0" w:lastRowFirstColumn="0" w:lastRowLastColumn="0"/>
            <w:tcW w:w="4820" w:type="dxa"/>
            <w:tcPrChange w:id="736" w:author="Kevin Toohey" w:date="2023-10-03T17:00:00Z">
              <w:tcPr>
                <w:tcW w:w="5040" w:type="dxa"/>
              </w:tcPr>
            </w:tcPrChange>
          </w:tcPr>
          <w:p w14:paraId="4573BDC8" w14:textId="77777777" w:rsidR="008667A0" w:rsidRDefault="00165603">
            <w:r>
              <w:t xml:space="preserve">  CPI+1.5%p.a. over a 5-year rolling period(%)</w:t>
            </w:r>
          </w:p>
        </w:tc>
        <w:tc>
          <w:tcPr>
            <w:tcW w:w="1418" w:type="dxa"/>
            <w:tcPrChange w:id="737" w:author="Kevin Toohey" w:date="2023-10-03T17:00:00Z">
              <w:tcPr>
                <w:tcW w:w="2408" w:type="dxa"/>
              </w:tcPr>
            </w:tcPrChange>
          </w:tcPr>
          <w:p w14:paraId="044487B6" w14:textId="77777777" w:rsidR="008667A0" w:rsidRDefault="00165603">
            <w:pPr>
              <w:cnfStyle w:val="000000000000" w:firstRow="0" w:lastRow="0" w:firstColumn="0" w:lastColumn="0" w:oddVBand="0" w:evenVBand="0" w:oddHBand="0" w:evenHBand="0" w:firstRowFirstColumn="0" w:firstRowLastColumn="0" w:lastRowFirstColumn="0" w:lastRowLastColumn="0"/>
            </w:pPr>
            <w:r>
              <w:t>71.5</w:t>
            </w:r>
          </w:p>
        </w:tc>
        <w:tc>
          <w:tcPr>
            <w:tcW w:w="1559" w:type="dxa"/>
            <w:tcPrChange w:id="738" w:author="Kevin Toohey" w:date="2023-10-03T17:00:00Z">
              <w:tcPr>
                <w:tcW w:w="2408" w:type="dxa"/>
              </w:tcPr>
            </w:tcPrChange>
          </w:tcPr>
          <w:p w14:paraId="541713BA" w14:textId="77777777" w:rsidR="008667A0" w:rsidRDefault="00165603">
            <w:pPr>
              <w:cnfStyle w:val="000000000000" w:firstRow="0" w:lastRow="0" w:firstColumn="0" w:lastColumn="0" w:oddVBand="0" w:evenVBand="0" w:oddHBand="0" w:evenHBand="0" w:firstRowFirstColumn="0" w:firstRowLastColumn="0" w:lastRowFirstColumn="0" w:lastRowLastColumn="0"/>
            </w:pPr>
            <w:r>
              <w:t>69.7</w:t>
            </w:r>
          </w:p>
        </w:tc>
        <w:tc>
          <w:tcPr>
            <w:tcW w:w="1559" w:type="dxa"/>
            <w:tcPrChange w:id="739" w:author="Kevin Toohey" w:date="2023-10-03T17:00:00Z">
              <w:tcPr>
                <w:tcW w:w="2408" w:type="dxa"/>
              </w:tcPr>
            </w:tcPrChange>
          </w:tcPr>
          <w:p w14:paraId="145CB2C5" w14:textId="77777777" w:rsidR="008667A0" w:rsidRDefault="00165603">
            <w:pPr>
              <w:cnfStyle w:val="000000000000" w:firstRow="0" w:lastRow="0" w:firstColumn="0" w:lastColumn="0" w:oddVBand="0" w:evenVBand="0" w:oddHBand="0" w:evenHBand="0" w:firstRowFirstColumn="0" w:firstRowLastColumn="0" w:lastRowFirstColumn="0" w:lastRowLastColumn="0"/>
            </w:pPr>
            <w:r>
              <w:t>71.9</w:t>
            </w:r>
          </w:p>
        </w:tc>
      </w:tr>
      <w:tr w:rsidR="008667A0" w14:paraId="26E3523C" w14:textId="77777777" w:rsidTr="00D64A24">
        <w:tc>
          <w:tcPr>
            <w:cnfStyle w:val="001000000000" w:firstRow="0" w:lastRow="0" w:firstColumn="1" w:lastColumn="0" w:oddVBand="0" w:evenVBand="0" w:oddHBand="0" w:evenHBand="0" w:firstRowFirstColumn="0" w:firstRowLastColumn="0" w:lastRowFirstColumn="0" w:lastRowLastColumn="0"/>
            <w:tcW w:w="4820" w:type="dxa"/>
            <w:tcPrChange w:id="740" w:author="Kevin Toohey" w:date="2023-10-03T17:00:00Z">
              <w:tcPr>
                <w:tcW w:w="5040" w:type="dxa"/>
              </w:tcPr>
            </w:tcPrChange>
          </w:tcPr>
          <w:p w14:paraId="79B65B86" w14:textId="77777777" w:rsidR="008667A0" w:rsidRDefault="00165603">
            <w:r>
              <w:lastRenderedPageBreak/>
              <w:t xml:space="preserve">  CPI+2.0%p.a. over a 5-year rolling period(%)</w:t>
            </w:r>
          </w:p>
        </w:tc>
        <w:tc>
          <w:tcPr>
            <w:tcW w:w="1418" w:type="dxa"/>
            <w:tcPrChange w:id="741" w:author="Kevin Toohey" w:date="2023-10-03T17:00:00Z">
              <w:tcPr>
                <w:tcW w:w="2408" w:type="dxa"/>
              </w:tcPr>
            </w:tcPrChange>
          </w:tcPr>
          <w:p w14:paraId="63E22754" w14:textId="77777777" w:rsidR="008667A0" w:rsidRDefault="00165603">
            <w:pPr>
              <w:cnfStyle w:val="000000000000" w:firstRow="0" w:lastRow="0" w:firstColumn="0" w:lastColumn="0" w:oddVBand="0" w:evenVBand="0" w:oddHBand="0" w:evenHBand="0" w:firstRowFirstColumn="0" w:firstRowLastColumn="0" w:lastRowFirstColumn="0" w:lastRowLastColumn="0"/>
            </w:pPr>
            <w:r>
              <w:t>63.8</w:t>
            </w:r>
          </w:p>
        </w:tc>
        <w:tc>
          <w:tcPr>
            <w:tcW w:w="1559" w:type="dxa"/>
            <w:tcPrChange w:id="742" w:author="Kevin Toohey" w:date="2023-10-03T17:00:00Z">
              <w:tcPr>
                <w:tcW w:w="2408" w:type="dxa"/>
              </w:tcPr>
            </w:tcPrChange>
          </w:tcPr>
          <w:p w14:paraId="760BA0E5" w14:textId="77777777" w:rsidR="008667A0" w:rsidRDefault="00165603">
            <w:pPr>
              <w:cnfStyle w:val="000000000000" w:firstRow="0" w:lastRow="0" w:firstColumn="0" w:lastColumn="0" w:oddVBand="0" w:evenVBand="0" w:oddHBand="0" w:evenHBand="0" w:firstRowFirstColumn="0" w:firstRowLastColumn="0" w:lastRowFirstColumn="0" w:lastRowLastColumn="0"/>
            </w:pPr>
            <w:r>
              <w:t>62.8</w:t>
            </w:r>
          </w:p>
        </w:tc>
        <w:tc>
          <w:tcPr>
            <w:tcW w:w="1559" w:type="dxa"/>
            <w:tcPrChange w:id="743" w:author="Kevin Toohey" w:date="2023-10-03T17:00:00Z">
              <w:tcPr>
                <w:tcW w:w="2408" w:type="dxa"/>
              </w:tcPr>
            </w:tcPrChange>
          </w:tcPr>
          <w:p w14:paraId="37287A29" w14:textId="77777777" w:rsidR="008667A0" w:rsidRDefault="00165603">
            <w:pPr>
              <w:cnfStyle w:val="000000000000" w:firstRow="0" w:lastRow="0" w:firstColumn="0" w:lastColumn="0" w:oddVBand="0" w:evenVBand="0" w:oddHBand="0" w:evenHBand="0" w:firstRowFirstColumn="0" w:firstRowLastColumn="0" w:lastRowFirstColumn="0" w:lastRowLastColumn="0"/>
            </w:pPr>
            <w:r>
              <w:t>62.8</w:t>
            </w:r>
          </w:p>
        </w:tc>
      </w:tr>
      <w:tr w:rsidR="008667A0" w14:paraId="7F236711" w14:textId="77777777" w:rsidTr="00D64A24">
        <w:tc>
          <w:tcPr>
            <w:cnfStyle w:val="001000000000" w:firstRow="0" w:lastRow="0" w:firstColumn="1" w:lastColumn="0" w:oddVBand="0" w:evenVBand="0" w:oddHBand="0" w:evenHBand="0" w:firstRowFirstColumn="0" w:firstRowLastColumn="0" w:lastRowFirstColumn="0" w:lastRowLastColumn="0"/>
            <w:tcW w:w="4820" w:type="dxa"/>
            <w:tcPrChange w:id="744" w:author="Kevin Toohey" w:date="2023-10-03T17:00:00Z">
              <w:tcPr>
                <w:tcW w:w="5040" w:type="dxa"/>
              </w:tcPr>
            </w:tcPrChange>
          </w:tcPr>
          <w:p w14:paraId="79D68B61" w14:textId="77777777" w:rsidR="008667A0" w:rsidRDefault="00165603">
            <w:r>
              <w:t xml:space="preserve">  CPI+0.0%p.a. over a 6-year rolling period(%)</w:t>
            </w:r>
          </w:p>
        </w:tc>
        <w:tc>
          <w:tcPr>
            <w:tcW w:w="1418" w:type="dxa"/>
            <w:tcPrChange w:id="745" w:author="Kevin Toohey" w:date="2023-10-03T17:00:00Z">
              <w:tcPr>
                <w:tcW w:w="2408" w:type="dxa"/>
              </w:tcPr>
            </w:tcPrChange>
          </w:tcPr>
          <w:p w14:paraId="36AE024C" w14:textId="77777777" w:rsidR="008667A0" w:rsidRDefault="00165603">
            <w:pPr>
              <w:cnfStyle w:val="000000000000" w:firstRow="0" w:lastRow="0" w:firstColumn="0" w:lastColumn="0" w:oddVBand="0" w:evenVBand="0" w:oddHBand="0" w:evenHBand="0" w:firstRowFirstColumn="0" w:firstRowLastColumn="0" w:lastRowFirstColumn="0" w:lastRowLastColumn="0"/>
            </w:pPr>
            <w:r>
              <w:t>91.3</w:t>
            </w:r>
          </w:p>
        </w:tc>
        <w:tc>
          <w:tcPr>
            <w:tcW w:w="1559" w:type="dxa"/>
            <w:tcPrChange w:id="746" w:author="Kevin Toohey" w:date="2023-10-03T17:00:00Z">
              <w:tcPr>
                <w:tcW w:w="2408" w:type="dxa"/>
              </w:tcPr>
            </w:tcPrChange>
          </w:tcPr>
          <w:p w14:paraId="4C9AF367" w14:textId="77777777" w:rsidR="008667A0" w:rsidRDefault="00165603">
            <w:pPr>
              <w:cnfStyle w:val="000000000000" w:firstRow="0" w:lastRow="0" w:firstColumn="0" w:lastColumn="0" w:oddVBand="0" w:evenVBand="0" w:oddHBand="0" w:evenHBand="0" w:firstRowFirstColumn="0" w:firstRowLastColumn="0" w:lastRowFirstColumn="0" w:lastRowLastColumn="0"/>
            </w:pPr>
            <w:r>
              <w:t>88.7</w:t>
            </w:r>
          </w:p>
        </w:tc>
        <w:tc>
          <w:tcPr>
            <w:tcW w:w="1559" w:type="dxa"/>
            <w:tcPrChange w:id="747" w:author="Kevin Toohey" w:date="2023-10-03T17:00:00Z">
              <w:tcPr>
                <w:tcW w:w="2408" w:type="dxa"/>
              </w:tcPr>
            </w:tcPrChange>
          </w:tcPr>
          <w:p w14:paraId="6F788F6E" w14:textId="77777777" w:rsidR="008667A0" w:rsidRDefault="00165603">
            <w:pPr>
              <w:cnfStyle w:val="000000000000" w:firstRow="0" w:lastRow="0" w:firstColumn="0" w:lastColumn="0" w:oddVBand="0" w:evenVBand="0" w:oddHBand="0" w:evenHBand="0" w:firstRowFirstColumn="0" w:firstRowLastColumn="0" w:lastRowFirstColumn="0" w:lastRowLastColumn="0"/>
            </w:pPr>
            <w:r>
              <w:t>93.1</w:t>
            </w:r>
          </w:p>
        </w:tc>
      </w:tr>
      <w:tr w:rsidR="008667A0" w14:paraId="4E21A490" w14:textId="77777777" w:rsidTr="00D64A24">
        <w:tc>
          <w:tcPr>
            <w:cnfStyle w:val="001000000000" w:firstRow="0" w:lastRow="0" w:firstColumn="1" w:lastColumn="0" w:oddVBand="0" w:evenVBand="0" w:oddHBand="0" w:evenHBand="0" w:firstRowFirstColumn="0" w:firstRowLastColumn="0" w:lastRowFirstColumn="0" w:lastRowLastColumn="0"/>
            <w:tcW w:w="4820" w:type="dxa"/>
            <w:tcPrChange w:id="748" w:author="Kevin Toohey" w:date="2023-10-03T17:00:00Z">
              <w:tcPr>
                <w:tcW w:w="5040" w:type="dxa"/>
              </w:tcPr>
            </w:tcPrChange>
          </w:tcPr>
          <w:p w14:paraId="0C35FDFA" w14:textId="77777777" w:rsidR="008667A0" w:rsidRDefault="00165603">
            <w:r>
              <w:t xml:space="preserve">  CPI+0.5%p.a. over a 6-year rolling period(%)</w:t>
            </w:r>
          </w:p>
        </w:tc>
        <w:tc>
          <w:tcPr>
            <w:tcW w:w="1418" w:type="dxa"/>
            <w:tcPrChange w:id="749" w:author="Kevin Toohey" w:date="2023-10-03T17:00:00Z">
              <w:tcPr>
                <w:tcW w:w="2408" w:type="dxa"/>
              </w:tcPr>
            </w:tcPrChange>
          </w:tcPr>
          <w:p w14:paraId="0E5D0A9C" w14:textId="77777777" w:rsidR="008667A0" w:rsidRDefault="00165603">
            <w:pPr>
              <w:cnfStyle w:val="000000000000" w:firstRow="0" w:lastRow="0" w:firstColumn="0" w:lastColumn="0" w:oddVBand="0" w:evenVBand="0" w:oddHBand="0" w:evenHBand="0" w:firstRowFirstColumn="0" w:firstRowLastColumn="0" w:lastRowFirstColumn="0" w:lastRowLastColumn="0"/>
            </w:pPr>
            <w:r>
              <w:t>87.0</w:t>
            </w:r>
          </w:p>
        </w:tc>
        <w:tc>
          <w:tcPr>
            <w:tcW w:w="1559" w:type="dxa"/>
            <w:tcPrChange w:id="750" w:author="Kevin Toohey" w:date="2023-10-03T17:00:00Z">
              <w:tcPr>
                <w:tcW w:w="2408" w:type="dxa"/>
              </w:tcPr>
            </w:tcPrChange>
          </w:tcPr>
          <w:p w14:paraId="226CAB49" w14:textId="77777777" w:rsidR="008667A0" w:rsidRDefault="00165603">
            <w:pPr>
              <w:cnfStyle w:val="000000000000" w:firstRow="0" w:lastRow="0" w:firstColumn="0" w:lastColumn="0" w:oddVBand="0" w:evenVBand="0" w:oddHBand="0" w:evenHBand="0" w:firstRowFirstColumn="0" w:firstRowLastColumn="0" w:lastRowFirstColumn="0" w:lastRowLastColumn="0"/>
            </w:pPr>
            <w:r>
              <w:t>84.4</w:t>
            </w:r>
          </w:p>
        </w:tc>
        <w:tc>
          <w:tcPr>
            <w:tcW w:w="1559" w:type="dxa"/>
            <w:tcPrChange w:id="751" w:author="Kevin Toohey" w:date="2023-10-03T17:00:00Z">
              <w:tcPr>
                <w:tcW w:w="2408" w:type="dxa"/>
              </w:tcPr>
            </w:tcPrChange>
          </w:tcPr>
          <w:p w14:paraId="3DF3D43B" w14:textId="77777777" w:rsidR="008667A0" w:rsidRDefault="00165603">
            <w:pPr>
              <w:cnfStyle w:val="000000000000" w:firstRow="0" w:lastRow="0" w:firstColumn="0" w:lastColumn="0" w:oddVBand="0" w:evenVBand="0" w:oddHBand="0" w:evenHBand="0" w:firstRowFirstColumn="0" w:firstRowLastColumn="0" w:lastRowFirstColumn="0" w:lastRowLastColumn="0"/>
            </w:pPr>
            <w:r>
              <w:t>88.8</w:t>
            </w:r>
          </w:p>
        </w:tc>
      </w:tr>
      <w:tr w:rsidR="008667A0" w14:paraId="3ABCBA74" w14:textId="77777777" w:rsidTr="00D64A24">
        <w:tc>
          <w:tcPr>
            <w:cnfStyle w:val="001000000000" w:firstRow="0" w:lastRow="0" w:firstColumn="1" w:lastColumn="0" w:oddVBand="0" w:evenVBand="0" w:oddHBand="0" w:evenHBand="0" w:firstRowFirstColumn="0" w:firstRowLastColumn="0" w:lastRowFirstColumn="0" w:lastRowLastColumn="0"/>
            <w:tcW w:w="4820" w:type="dxa"/>
            <w:tcPrChange w:id="752" w:author="Kevin Toohey" w:date="2023-10-03T17:00:00Z">
              <w:tcPr>
                <w:tcW w:w="5040" w:type="dxa"/>
              </w:tcPr>
            </w:tcPrChange>
          </w:tcPr>
          <w:p w14:paraId="7BB30CF0" w14:textId="77777777" w:rsidR="008667A0" w:rsidRDefault="00165603">
            <w:r>
              <w:t xml:space="preserve">  CPI+1.0%p.a. over a 6-year rolling period(%)</w:t>
            </w:r>
          </w:p>
        </w:tc>
        <w:tc>
          <w:tcPr>
            <w:tcW w:w="1418" w:type="dxa"/>
            <w:tcPrChange w:id="753" w:author="Kevin Toohey" w:date="2023-10-03T17:00:00Z">
              <w:tcPr>
                <w:tcW w:w="2408" w:type="dxa"/>
              </w:tcPr>
            </w:tcPrChange>
          </w:tcPr>
          <w:p w14:paraId="1F045138" w14:textId="77777777" w:rsidR="008667A0" w:rsidRDefault="00165603">
            <w:pPr>
              <w:cnfStyle w:val="000000000000" w:firstRow="0" w:lastRow="0" w:firstColumn="0" w:lastColumn="0" w:oddVBand="0" w:evenVBand="0" w:oddHBand="0" w:evenHBand="0" w:firstRowFirstColumn="0" w:firstRowLastColumn="0" w:lastRowFirstColumn="0" w:lastRowLastColumn="0"/>
            </w:pPr>
            <w:r>
              <w:t>81.4</w:t>
            </w:r>
          </w:p>
        </w:tc>
        <w:tc>
          <w:tcPr>
            <w:tcW w:w="1559" w:type="dxa"/>
            <w:tcPrChange w:id="754" w:author="Kevin Toohey" w:date="2023-10-03T17:00:00Z">
              <w:tcPr>
                <w:tcW w:w="2408" w:type="dxa"/>
              </w:tcPr>
            </w:tcPrChange>
          </w:tcPr>
          <w:p w14:paraId="03AC98E7" w14:textId="77777777" w:rsidR="008667A0" w:rsidRDefault="00165603">
            <w:pPr>
              <w:cnfStyle w:val="000000000000" w:firstRow="0" w:lastRow="0" w:firstColumn="0" w:lastColumn="0" w:oddVBand="0" w:evenVBand="0" w:oddHBand="0" w:evenHBand="0" w:firstRowFirstColumn="0" w:firstRowLastColumn="0" w:lastRowFirstColumn="0" w:lastRowLastColumn="0"/>
            </w:pPr>
            <w:r>
              <w:t>78.9</w:t>
            </w:r>
          </w:p>
        </w:tc>
        <w:tc>
          <w:tcPr>
            <w:tcW w:w="1559" w:type="dxa"/>
            <w:tcPrChange w:id="755" w:author="Kevin Toohey" w:date="2023-10-03T17:00:00Z">
              <w:tcPr>
                <w:tcW w:w="2408" w:type="dxa"/>
              </w:tcPr>
            </w:tcPrChange>
          </w:tcPr>
          <w:p w14:paraId="0F729B4E" w14:textId="77777777" w:rsidR="008667A0" w:rsidRDefault="00165603">
            <w:pPr>
              <w:cnfStyle w:val="000000000000" w:firstRow="0" w:lastRow="0" w:firstColumn="0" w:lastColumn="0" w:oddVBand="0" w:evenVBand="0" w:oddHBand="0" w:evenHBand="0" w:firstRowFirstColumn="0" w:firstRowLastColumn="0" w:lastRowFirstColumn="0" w:lastRowLastColumn="0"/>
            </w:pPr>
            <w:r>
              <w:t>82.7</w:t>
            </w:r>
          </w:p>
        </w:tc>
      </w:tr>
      <w:tr w:rsidR="008667A0" w14:paraId="71C351E9" w14:textId="77777777" w:rsidTr="00D64A24">
        <w:tc>
          <w:tcPr>
            <w:cnfStyle w:val="001000000000" w:firstRow="0" w:lastRow="0" w:firstColumn="1" w:lastColumn="0" w:oddVBand="0" w:evenVBand="0" w:oddHBand="0" w:evenHBand="0" w:firstRowFirstColumn="0" w:firstRowLastColumn="0" w:lastRowFirstColumn="0" w:lastRowLastColumn="0"/>
            <w:tcW w:w="4820" w:type="dxa"/>
            <w:tcPrChange w:id="756" w:author="Kevin Toohey" w:date="2023-10-03T17:00:00Z">
              <w:tcPr>
                <w:tcW w:w="5040" w:type="dxa"/>
              </w:tcPr>
            </w:tcPrChange>
          </w:tcPr>
          <w:p w14:paraId="7549DA0A" w14:textId="77777777" w:rsidR="008667A0" w:rsidRDefault="00165603">
            <w:r>
              <w:t xml:space="preserve">  CPI+1.5%p.a. over a 6-year rolling period(%)</w:t>
            </w:r>
          </w:p>
        </w:tc>
        <w:tc>
          <w:tcPr>
            <w:tcW w:w="1418" w:type="dxa"/>
            <w:tcPrChange w:id="757" w:author="Kevin Toohey" w:date="2023-10-03T17:00:00Z">
              <w:tcPr>
                <w:tcW w:w="2408" w:type="dxa"/>
              </w:tcPr>
            </w:tcPrChange>
          </w:tcPr>
          <w:p w14:paraId="2D3EB309" w14:textId="77777777" w:rsidR="008667A0" w:rsidRDefault="00165603">
            <w:pPr>
              <w:cnfStyle w:val="000000000000" w:firstRow="0" w:lastRow="0" w:firstColumn="0" w:lastColumn="0" w:oddVBand="0" w:evenVBand="0" w:oddHBand="0" w:evenHBand="0" w:firstRowFirstColumn="0" w:firstRowLastColumn="0" w:lastRowFirstColumn="0" w:lastRowLastColumn="0"/>
            </w:pPr>
            <w:r>
              <w:t>74.3</w:t>
            </w:r>
          </w:p>
        </w:tc>
        <w:tc>
          <w:tcPr>
            <w:tcW w:w="1559" w:type="dxa"/>
            <w:tcPrChange w:id="758" w:author="Kevin Toohey" w:date="2023-10-03T17:00:00Z">
              <w:tcPr>
                <w:tcW w:w="2408" w:type="dxa"/>
              </w:tcPr>
            </w:tcPrChange>
          </w:tcPr>
          <w:p w14:paraId="59672E6B" w14:textId="77777777" w:rsidR="008667A0" w:rsidRDefault="00165603">
            <w:pPr>
              <w:cnfStyle w:val="000000000000" w:firstRow="0" w:lastRow="0" w:firstColumn="0" w:lastColumn="0" w:oddVBand="0" w:evenVBand="0" w:oddHBand="0" w:evenHBand="0" w:firstRowFirstColumn="0" w:firstRowLastColumn="0" w:lastRowFirstColumn="0" w:lastRowLastColumn="0"/>
            </w:pPr>
            <w:r>
              <w:t>72.3</w:t>
            </w:r>
          </w:p>
        </w:tc>
        <w:tc>
          <w:tcPr>
            <w:tcW w:w="1559" w:type="dxa"/>
            <w:tcPrChange w:id="759" w:author="Kevin Toohey" w:date="2023-10-03T17:00:00Z">
              <w:tcPr>
                <w:tcW w:w="2408" w:type="dxa"/>
              </w:tcPr>
            </w:tcPrChange>
          </w:tcPr>
          <w:p w14:paraId="666CAA04" w14:textId="77777777" w:rsidR="008667A0" w:rsidRDefault="00165603">
            <w:pPr>
              <w:cnfStyle w:val="000000000000" w:firstRow="0" w:lastRow="0" w:firstColumn="0" w:lastColumn="0" w:oddVBand="0" w:evenVBand="0" w:oddHBand="0" w:evenHBand="0" w:firstRowFirstColumn="0" w:firstRowLastColumn="0" w:lastRowFirstColumn="0" w:lastRowLastColumn="0"/>
            </w:pPr>
            <w:r>
              <w:t>74.6</w:t>
            </w:r>
          </w:p>
        </w:tc>
      </w:tr>
      <w:tr w:rsidR="008667A0" w14:paraId="450F9FBD" w14:textId="77777777" w:rsidTr="00D64A24">
        <w:tc>
          <w:tcPr>
            <w:cnfStyle w:val="001000000000" w:firstRow="0" w:lastRow="0" w:firstColumn="1" w:lastColumn="0" w:oddVBand="0" w:evenVBand="0" w:oddHBand="0" w:evenHBand="0" w:firstRowFirstColumn="0" w:firstRowLastColumn="0" w:lastRowFirstColumn="0" w:lastRowLastColumn="0"/>
            <w:tcW w:w="4820" w:type="dxa"/>
            <w:tcPrChange w:id="760" w:author="Kevin Toohey" w:date="2023-10-03T17:00:00Z">
              <w:tcPr>
                <w:tcW w:w="5040" w:type="dxa"/>
              </w:tcPr>
            </w:tcPrChange>
          </w:tcPr>
          <w:p w14:paraId="6D2A5E83" w14:textId="77777777" w:rsidR="008667A0" w:rsidRDefault="00165603">
            <w:r>
              <w:t xml:space="preserve">  CPI+2.0%p.a. over a 6-year rolling period(%)</w:t>
            </w:r>
          </w:p>
        </w:tc>
        <w:tc>
          <w:tcPr>
            <w:tcW w:w="1418" w:type="dxa"/>
            <w:tcPrChange w:id="761" w:author="Kevin Toohey" w:date="2023-10-03T17:00:00Z">
              <w:tcPr>
                <w:tcW w:w="2408" w:type="dxa"/>
              </w:tcPr>
            </w:tcPrChange>
          </w:tcPr>
          <w:p w14:paraId="0D78C5FF" w14:textId="77777777" w:rsidR="008667A0" w:rsidRDefault="00165603">
            <w:pPr>
              <w:cnfStyle w:val="000000000000" w:firstRow="0" w:lastRow="0" w:firstColumn="0" w:lastColumn="0" w:oddVBand="0" w:evenVBand="0" w:oddHBand="0" w:evenHBand="0" w:firstRowFirstColumn="0" w:firstRowLastColumn="0" w:lastRowFirstColumn="0" w:lastRowLastColumn="0"/>
            </w:pPr>
            <w:r>
              <w:t>65.7</w:t>
            </w:r>
          </w:p>
        </w:tc>
        <w:tc>
          <w:tcPr>
            <w:tcW w:w="1559" w:type="dxa"/>
            <w:tcPrChange w:id="762" w:author="Kevin Toohey" w:date="2023-10-03T17:00:00Z">
              <w:tcPr>
                <w:tcW w:w="2408" w:type="dxa"/>
              </w:tcPr>
            </w:tcPrChange>
          </w:tcPr>
          <w:p w14:paraId="6D508B98" w14:textId="77777777" w:rsidR="008667A0" w:rsidRDefault="00165603">
            <w:pPr>
              <w:cnfStyle w:val="000000000000" w:firstRow="0" w:lastRow="0" w:firstColumn="0" w:lastColumn="0" w:oddVBand="0" w:evenVBand="0" w:oddHBand="0" w:evenHBand="0" w:firstRowFirstColumn="0" w:firstRowLastColumn="0" w:lastRowFirstColumn="0" w:lastRowLastColumn="0"/>
            </w:pPr>
            <w:r>
              <w:t>64.6</w:t>
            </w:r>
          </w:p>
        </w:tc>
        <w:tc>
          <w:tcPr>
            <w:tcW w:w="1559" w:type="dxa"/>
            <w:tcPrChange w:id="763" w:author="Kevin Toohey" w:date="2023-10-03T17:00:00Z">
              <w:tcPr>
                <w:tcW w:w="2408" w:type="dxa"/>
              </w:tcPr>
            </w:tcPrChange>
          </w:tcPr>
          <w:p w14:paraId="46083CC1" w14:textId="77777777" w:rsidR="008667A0" w:rsidRDefault="00165603">
            <w:pPr>
              <w:cnfStyle w:val="000000000000" w:firstRow="0" w:lastRow="0" w:firstColumn="0" w:lastColumn="0" w:oddVBand="0" w:evenVBand="0" w:oddHBand="0" w:evenHBand="0" w:firstRowFirstColumn="0" w:firstRowLastColumn="0" w:lastRowFirstColumn="0" w:lastRowLastColumn="0"/>
            </w:pPr>
            <w:r>
              <w:t>64.7</w:t>
            </w:r>
          </w:p>
        </w:tc>
      </w:tr>
      <w:tr w:rsidR="008667A0" w14:paraId="6D4D5AC1" w14:textId="77777777" w:rsidTr="00D64A24">
        <w:tc>
          <w:tcPr>
            <w:cnfStyle w:val="001000000000" w:firstRow="0" w:lastRow="0" w:firstColumn="1" w:lastColumn="0" w:oddVBand="0" w:evenVBand="0" w:oddHBand="0" w:evenHBand="0" w:firstRowFirstColumn="0" w:firstRowLastColumn="0" w:lastRowFirstColumn="0" w:lastRowLastColumn="0"/>
            <w:tcW w:w="4820" w:type="dxa"/>
            <w:tcPrChange w:id="764" w:author="Kevin Toohey" w:date="2023-10-03T17:00:00Z">
              <w:tcPr>
                <w:tcW w:w="5040" w:type="dxa"/>
              </w:tcPr>
            </w:tcPrChange>
          </w:tcPr>
          <w:p w14:paraId="036FF785" w14:textId="77777777" w:rsidR="008667A0" w:rsidRDefault="00165603">
            <w:r>
              <w:t xml:space="preserve">  CPI+0.0%p.a. over a 7-year rolling period(%)</w:t>
            </w:r>
          </w:p>
        </w:tc>
        <w:tc>
          <w:tcPr>
            <w:tcW w:w="1418" w:type="dxa"/>
            <w:tcPrChange w:id="765" w:author="Kevin Toohey" w:date="2023-10-03T17:00:00Z">
              <w:tcPr>
                <w:tcW w:w="2408" w:type="dxa"/>
              </w:tcPr>
            </w:tcPrChange>
          </w:tcPr>
          <w:p w14:paraId="79776555" w14:textId="77777777" w:rsidR="008667A0" w:rsidRDefault="00165603">
            <w:pPr>
              <w:cnfStyle w:val="000000000000" w:firstRow="0" w:lastRow="0" w:firstColumn="0" w:lastColumn="0" w:oddVBand="0" w:evenVBand="0" w:oddHBand="0" w:evenHBand="0" w:firstRowFirstColumn="0" w:firstRowLastColumn="0" w:lastRowFirstColumn="0" w:lastRowLastColumn="0"/>
            </w:pPr>
            <w:r>
              <w:t>93.6</w:t>
            </w:r>
          </w:p>
        </w:tc>
        <w:tc>
          <w:tcPr>
            <w:tcW w:w="1559" w:type="dxa"/>
            <w:tcPrChange w:id="766" w:author="Kevin Toohey" w:date="2023-10-03T17:00:00Z">
              <w:tcPr>
                <w:tcW w:w="2408" w:type="dxa"/>
              </w:tcPr>
            </w:tcPrChange>
          </w:tcPr>
          <w:p w14:paraId="74775AAC" w14:textId="77777777" w:rsidR="008667A0" w:rsidRDefault="00165603">
            <w:pPr>
              <w:cnfStyle w:val="000000000000" w:firstRow="0" w:lastRow="0" w:firstColumn="0" w:lastColumn="0" w:oddVBand="0" w:evenVBand="0" w:oddHBand="0" w:evenHBand="0" w:firstRowFirstColumn="0" w:firstRowLastColumn="0" w:lastRowFirstColumn="0" w:lastRowLastColumn="0"/>
            </w:pPr>
            <w:r>
              <w:t>91.3</w:t>
            </w:r>
          </w:p>
        </w:tc>
        <w:tc>
          <w:tcPr>
            <w:tcW w:w="1559" w:type="dxa"/>
            <w:tcPrChange w:id="767" w:author="Kevin Toohey" w:date="2023-10-03T17:00:00Z">
              <w:tcPr>
                <w:tcW w:w="2408" w:type="dxa"/>
              </w:tcPr>
            </w:tcPrChange>
          </w:tcPr>
          <w:p w14:paraId="21DE6ECC" w14:textId="77777777" w:rsidR="008667A0" w:rsidRDefault="00165603">
            <w:pPr>
              <w:cnfStyle w:val="000000000000" w:firstRow="0" w:lastRow="0" w:firstColumn="0" w:lastColumn="0" w:oddVBand="0" w:evenVBand="0" w:oddHBand="0" w:evenHBand="0" w:firstRowFirstColumn="0" w:firstRowLastColumn="0" w:lastRowFirstColumn="0" w:lastRowLastColumn="0"/>
            </w:pPr>
            <w:r>
              <w:t>95.2</w:t>
            </w:r>
          </w:p>
        </w:tc>
      </w:tr>
      <w:tr w:rsidR="008667A0" w14:paraId="0857A05C" w14:textId="77777777" w:rsidTr="00D64A24">
        <w:tc>
          <w:tcPr>
            <w:cnfStyle w:val="001000000000" w:firstRow="0" w:lastRow="0" w:firstColumn="1" w:lastColumn="0" w:oddVBand="0" w:evenVBand="0" w:oddHBand="0" w:evenHBand="0" w:firstRowFirstColumn="0" w:firstRowLastColumn="0" w:lastRowFirstColumn="0" w:lastRowLastColumn="0"/>
            <w:tcW w:w="4820" w:type="dxa"/>
            <w:tcPrChange w:id="768" w:author="Kevin Toohey" w:date="2023-10-03T17:00:00Z">
              <w:tcPr>
                <w:tcW w:w="5040" w:type="dxa"/>
              </w:tcPr>
            </w:tcPrChange>
          </w:tcPr>
          <w:p w14:paraId="4B9F855D" w14:textId="77777777" w:rsidR="008667A0" w:rsidRDefault="00165603">
            <w:r>
              <w:t xml:space="preserve">  CPI+0.5%p.a. over a 7-year rolling period(%)</w:t>
            </w:r>
          </w:p>
        </w:tc>
        <w:tc>
          <w:tcPr>
            <w:tcW w:w="1418" w:type="dxa"/>
            <w:tcPrChange w:id="769" w:author="Kevin Toohey" w:date="2023-10-03T17:00:00Z">
              <w:tcPr>
                <w:tcW w:w="2408" w:type="dxa"/>
              </w:tcPr>
            </w:tcPrChange>
          </w:tcPr>
          <w:p w14:paraId="41CC2650" w14:textId="77777777" w:rsidR="008667A0" w:rsidRDefault="00165603">
            <w:pPr>
              <w:cnfStyle w:val="000000000000" w:firstRow="0" w:lastRow="0" w:firstColumn="0" w:lastColumn="0" w:oddVBand="0" w:evenVBand="0" w:oddHBand="0" w:evenHBand="0" w:firstRowFirstColumn="0" w:firstRowLastColumn="0" w:lastRowFirstColumn="0" w:lastRowLastColumn="0"/>
            </w:pPr>
            <w:r>
              <w:t>89.8</w:t>
            </w:r>
          </w:p>
        </w:tc>
        <w:tc>
          <w:tcPr>
            <w:tcW w:w="1559" w:type="dxa"/>
            <w:tcPrChange w:id="770" w:author="Kevin Toohey" w:date="2023-10-03T17:00:00Z">
              <w:tcPr>
                <w:tcW w:w="2408" w:type="dxa"/>
              </w:tcPr>
            </w:tcPrChange>
          </w:tcPr>
          <w:p w14:paraId="4FE6A99F" w14:textId="77777777" w:rsidR="008667A0" w:rsidRDefault="00165603">
            <w:pPr>
              <w:cnfStyle w:val="000000000000" w:firstRow="0" w:lastRow="0" w:firstColumn="0" w:lastColumn="0" w:oddVBand="0" w:evenVBand="0" w:oddHBand="0" w:evenHBand="0" w:firstRowFirstColumn="0" w:firstRowLastColumn="0" w:lastRowFirstColumn="0" w:lastRowLastColumn="0"/>
            </w:pPr>
            <w:r>
              <w:t>87.2</w:t>
            </w:r>
          </w:p>
        </w:tc>
        <w:tc>
          <w:tcPr>
            <w:tcW w:w="1559" w:type="dxa"/>
            <w:tcPrChange w:id="771" w:author="Kevin Toohey" w:date="2023-10-03T17:00:00Z">
              <w:tcPr>
                <w:tcW w:w="2408" w:type="dxa"/>
              </w:tcPr>
            </w:tcPrChange>
          </w:tcPr>
          <w:p w14:paraId="5F061B71" w14:textId="77777777" w:rsidR="008667A0" w:rsidRDefault="00165603">
            <w:pPr>
              <w:cnfStyle w:val="000000000000" w:firstRow="0" w:lastRow="0" w:firstColumn="0" w:lastColumn="0" w:oddVBand="0" w:evenVBand="0" w:oddHBand="0" w:evenHBand="0" w:firstRowFirstColumn="0" w:firstRowLastColumn="0" w:lastRowFirstColumn="0" w:lastRowLastColumn="0"/>
            </w:pPr>
            <w:r>
              <w:t>91.4</w:t>
            </w:r>
          </w:p>
        </w:tc>
      </w:tr>
      <w:tr w:rsidR="008667A0" w14:paraId="001AA285" w14:textId="77777777" w:rsidTr="00D64A24">
        <w:tc>
          <w:tcPr>
            <w:cnfStyle w:val="001000000000" w:firstRow="0" w:lastRow="0" w:firstColumn="1" w:lastColumn="0" w:oddVBand="0" w:evenVBand="0" w:oddHBand="0" w:evenHBand="0" w:firstRowFirstColumn="0" w:firstRowLastColumn="0" w:lastRowFirstColumn="0" w:lastRowLastColumn="0"/>
            <w:tcW w:w="4820" w:type="dxa"/>
            <w:tcPrChange w:id="772" w:author="Kevin Toohey" w:date="2023-10-03T17:00:00Z">
              <w:tcPr>
                <w:tcW w:w="5040" w:type="dxa"/>
              </w:tcPr>
            </w:tcPrChange>
          </w:tcPr>
          <w:p w14:paraId="24AFA8E3" w14:textId="77777777" w:rsidR="008667A0" w:rsidRDefault="00165603">
            <w:r>
              <w:t xml:space="preserve">  CPI+1.0%p.a. over a 7-year rolling period(%)</w:t>
            </w:r>
          </w:p>
        </w:tc>
        <w:tc>
          <w:tcPr>
            <w:tcW w:w="1418" w:type="dxa"/>
            <w:tcPrChange w:id="773" w:author="Kevin Toohey" w:date="2023-10-03T17:00:00Z">
              <w:tcPr>
                <w:tcW w:w="2408" w:type="dxa"/>
              </w:tcPr>
            </w:tcPrChange>
          </w:tcPr>
          <w:p w14:paraId="01EEE08A" w14:textId="77777777" w:rsidR="008667A0" w:rsidRDefault="00165603">
            <w:pPr>
              <w:cnfStyle w:val="000000000000" w:firstRow="0" w:lastRow="0" w:firstColumn="0" w:lastColumn="0" w:oddVBand="0" w:evenVBand="0" w:oddHBand="0" w:evenHBand="0" w:firstRowFirstColumn="0" w:firstRowLastColumn="0" w:lastRowFirstColumn="0" w:lastRowLastColumn="0"/>
            </w:pPr>
            <w:r>
              <w:t>84.3</w:t>
            </w:r>
          </w:p>
        </w:tc>
        <w:tc>
          <w:tcPr>
            <w:tcW w:w="1559" w:type="dxa"/>
            <w:tcPrChange w:id="774" w:author="Kevin Toohey" w:date="2023-10-03T17:00:00Z">
              <w:tcPr>
                <w:tcW w:w="2408" w:type="dxa"/>
              </w:tcPr>
            </w:tcPrChange>
          </w:tcPr>
          <w:p w14:paraId="4428B9F7" w14:textId="77777777" w:rsidR="008667A0" w:rsidRDefault="00165603">
            <w:pPr>
              <w:cnfStyle w:val="000000000000" w:firstRow="0" w:lastRow="0" w:firstColumn="0" w:lastColumn="0" w:oddVBand="0" w:evenVBand="0" w:oddHBand="0" w:evenHBand="0" w:firstRowFirstColumn="0" w:firstRowLastColumn="0" w:lastRowFirstColumn="0" w:lastRowLastColumn="0"/>
            </w:pPr>
            <w:r>
              <w:t>81.8</w:t>
            </w:r>
          </w:p>
        </w:tc>
        <w:tc>
          <w:tcPr>
            <w:tcW w:w="1559" w:type="dxa"/>
            <w:tcPrChange w:id="775" w:author="Kevin Toohey" w:date="2023-10-03T17:00:00Z">
              <w:tcPr>
                <w:tcW w:w="2408" w:type="dxa"/>
              </w:tcPr>
            </w:tcPrChange>
          </w:tcPr>
          <w:p w14:paraId="69731C89" w14:textId="77777777" w:rsidR="008667A0" w:rsidRDefault="00165603">
            <w:pPr>
              <w:cnfStyle w:val="000000000000" w:firstRow="0" w:lastRow="0" w:firstColumn="0" w:lastColumn="0" w:oddVBand="0" w:evenVBand="0" w:oddHBand="0" w:evenHBand="0" w:firstRowFirstColumn="0" w:firstRowLastColumn="0" w:lastRowFirstColumn="0" w:lastRowLastColumn="0"/>
            </w:pPr>
            <w:r>
              <w:t>85.6</w:t>
            </w:r>
          </w:p>
        </w:tc>
      </w:tr>
      <w:tr w:rsidR="008667A0" w14:paraId="52A911D3" w14:textId="77777777" w:rsidTr="00D64A24">
        <w:tc>
          <w:tcPr>
            <w:cnfStyle w:val="001000000000" w:firstRow="0" w:lastRow="0" w:firstColumn="1" w:lastColumn="0" w:oddVBand="0" w:evenVBand="0" w:oddHBand="0" w:evenHBand="0" w:firstRowFirstColumn="0" w:firstRowLastColumn="0" w:lastRowFirstColumn="0" w:lastRowLastColumn="0"/>
            <w:tcW w:w="4820" w:type="dxa"/>
            <w:tcPrChange w:id="776" w:author="Kevin Toohey" w:date="2023-10-03T17:00:00Z">
              <w:tcPr>
                <w:tcW w:w="5040" w:type="dxa"/>
              </w:tcPr>
            </w:tcPrChange>
          </w:tcPr>
          <w:p w14:paraId="18D96744" w14:textId="77777777" w:rsidR="008667A0" w:rsidRDefault="00165603">
            <w:r>
              <w:t xml:space="preserve">  CPI+1.5%p.a. over a 7-year rolling period(%)</w:t>
            </w:r>
          </w:p>
        </w:tc>
        <w:tc>
          <w:tcPr>
            <w:tcW w:w="1418" w:type="dxa"/>
            <w:tcPrChange w:id="777" w:author="Kevin Toohey" w:date="2023-10-03T17:00:00Z">
              <w:tcPr>
                <w:tcW w:w="2408" w:type="dxa"/>
              </w:tcPr>
            </w:tcPrChange>
          </w:tcPr>
          <w:p w14:paraId="675B4FDA" w14:textId="77777777" w:rsidR="008667A0" w:rsidRDefault="00165603">
            <w:pPr>
              <w:cnfStyle w:val="000000000000" w:firstRow="0" w:lastRow="0" w:firstColumn="0" w:lastColumn="0" w:oddVBand="0" w:evenVBand="0" w:oddHBand="0" w:evenHBand="0" w:firstRowFirstColumn="0" w:firstRowLastColumn="0" w:lastRowFirstColumn="0" w:lastRowLastColumn="0"/>
            </w:pPr>
            <w:r>
              <w:t>76.9</w:t>
            </w:r>
          </w:p>
        </w:tc>
        <w:tc>
          <w:tcPr>
            <w:tcW w:w="1559" w:type="dxa"/>
            <w:tcPrChange w:id="778" w:author="Kevin Toohey" w:date="2023-10-03T17:00:00Z">
              <w:tcPr>
                <w:tcW w:w="2408" w:type="dxa"/>
              </w:tcPr>
            </w:tcPrChange>
          </w:tcPr>
          <w:p w14:paraId="35135696" w14:textId="77777777" w:rsidR="008667A0" w:rsidRDefault="00165603">
            <w:pPr>
              <w:cnfStyle w:val="000000000000" w:firstRow="0" w:lastRow="0" w:firstColumn="0" w:lastColumn="0" w:oddVBand="0" w:evenVBand="0" w:oddHBand="0" w:evenHBand="0" w:firstRowFirstColumn="0" w:firstRowLastColumn="0" w:lastRowFirstColumn="0" w:lastRowLastColumn="0"/>
            </w:pPr>
            <w:r>
              <w:t>74.8</w:t>
            </w:r>
          </w:p>
        </w:tc>
        <w:tc>
          <w:tcPr>
            <w:tcW w:w="1559" w:type="dxa"/>
            <w:tcPrChange w:id="779" w:author="Kevin Toohey" w:date="2023-10-03T17:00:00Z">
              <w:tcPr>
                <w:tcW w:w="2408" w:type="dxa"/>
              </w:tcPr>
            </w:tcPrChange>
          </w:tcPr>
          <w:p w14:paraId="41ED963A" w14:textId="77777777" w:rsidR="008667A0" w:rsidRDefault="00165603">
            <w:pPr>
              <w:cnfStyle w:val="000000000000" w:firstRow="0" w:lastRow="0" w:firstColumn="0" w:lastColumn="0" w:oddVBand="0" w:evenVBand="0" w:oddHBand="0" w:evenHBand="0" w:firstRowFirstColumn="0" w:firstRowLastColumn="0" w:lastRowFirstColumn="0" w:lastRowLastColumn="0"/>
            </w:pPr>
            <w:r>
              <w:t>77.3</w:t>
            </w:r>
          </w:p>
        </w:tc>
      </w:tr>
      <w:tr w:rsidR="008667A0" w14:paraId="654E4A72" w14:textId="77777777" w:rsidTr="00D64A24">
        <w:tc>
          <w:tcPr>
            <w:cnfStyle w:val="001000000000" w:firstRow="0" w:lastRow="0" w:firstColumn="1" w:lastColumn="0" w:oddVBand="0" w:evenVBand="0" w:oddHBand="0" w:evenHBand="0" w:firstRowFirstColumn="0" w:firstRowLastColumn="0" w:lastRowFirstColumn="0" w:lastRowLastColumn="0"/>
            <w:tcW w:w="4820" w:type="dxa"/>
            <w:tcPrChange w:id="780" w:author="Kevin Toohey" w:date="2023-10-03T17:00:00Z">
              <w:tcPr>
                <w:tcW w:w="5040" w:type="dxa"/>
              </w:tcPr>
            </w:tcPrChange>
          </w:tcPr>
          <w:p w14:paraId="3B1DB4ED" w14:textId="77777777" w:rsidR="008667A0" w:rsidRDefault="00165603">
            <w:r>
              <w:t xml:space="preserve">  CPI+2.0%p.a. over a 7-year rolling period(%)</w:t>
            </w:r>
          </w:p>
        </w:tc>
        <w:tc>
          <w:tcPr>
            <w:tcW w:w="1418" w:type="dxa"/>
            <w:tcPrChange w:id="781" w:author="Kevin Toohey" w:date="2023-10-03T17:00:00Z">
              <w:tcPr>
                <w:tcW w:w="2408" w:type="dxa"/>
              </w:tcPr>
            </w:tcPrChange>
          </w:tcPr>
          <w:p w14:paraId="7DB2C9CD" w14:textId="77777777" w:rsidR="008667A0" w:rsidRDefault="00165603">
            <w:pPr>
              <w:cnfStyle w:val="000000000000" w:firstRow="0" w:lastRow="0" w:firstColumn="0" w:lastColumn="0" w:oddVBand="0" w:evenVBand="0" w:oddHBand="0" w:evenHBand="0" w:firstRowFirstColumn="0" w:firstRowLastColumn="0" w:lastRowFirstColumn="0" w:lastRowLastColumn="0"/>
            </w:pPr>
            <w:r>
              <w:t>67.7</w:t>
            </w:r>
          </w:p>
        </w:tc>
        <w:tc>
          <w:tcPr>
            <w:tcW w:w="1559" w:type="dxa"/>
            <w:tcPrChange w:id="782" w:author="Kevin Toohey" w:date="2023-10-03T17:00:00Z">
              <w:tcPr>
                <w:tcW w:w="2408" w:type="dxa"/>
              </w:tcPr>
            </w:tcPrChange>
          </w:tcPr>
          <w:p w14:paraId="4EF4B848" w14:textId="77777777" w:rsidR="008667A0" w:rsidRDefault="00165603">
            <w:pPr>
              <w:cnfStyle w:val="000000000000" w:firstRow="0" w:lastRow="0" w:firstColumn="0" w:lastColumn="0" w:oddVBand="0" w:evenVBand="0" w:oddHBand="0" w:evenHBand="0" w:firstRowFirstColumn="0" w:firstRowLastColumn="0" w:lastRowFirstColumn="0" w:lastRowLastColumn="0"/>
            </w:pPr>
            <w:r>
              <w:t>66.4</w:t>
            </w:r>
          </w:p>
        </w:tc>
        <w:tc>
          <w:tcPr>
            <w:tcW w:w="1559" w:type="dxa"/>
            <w:tcPrChange w:id="783" w:author="Kevin Toohey" w:date="2023-10-03T17:00:00Z">
              <w:tcPr>
                <w:tcW w:w="2408" w:type="dxa"/>
              </w:tcPr>
            </w:tcPrChange>
          </w:tcPr>
          <w:p w14:paraId="1D4E70E9" w14:textId="77777777" w:rsidR="008667A0" w:rsidRDefault="00165603">
            <w:pPr>
              <w:cnfStyle w:val="000000000000" w:firstRow="0" w:lastRow="0" w:firstColumn="0" w:lastColumn="0" w:oddVBand="0" w:evenVBand="0" w:oddHBand="0" w:evenHBand="0" w:firstRowFirstColumn="0" w:firstRowLastColumn="0" w:lastRowFirstColumn="0" w:lastRowLastColumn="0"/>
            </w:pPr>
            <w:r>
              <w:t>66.5</w:t>
            </w:r>
          </w:p>
        </w:tc>
      </w:tr>
      <w:tr w:rsidR="008667A0" w14:paraId="44BB1D29" w14:textId="77777777" w:rsidTr="00D64A24">
        <w:tc>
          <w:tcPr>
            <w:cnfStyle w:val="001000000000" w:firstRow="0" w:lastRow="0" w:firstColumn="1" w:lastColumn="0" w:oddVBand="0" w:evenVBand="0" w:oddHBand="0" w:evenHBand="0" w:firstRowFirstColumn="0" w:firstRowLastColumn="0" w:lastRowFirstColumn="0" w:lastRowLastColumn="0"/>
            <w:tcW w:w="4820" w:type="dxa"/>
            <w:tcPrChange w:id="784" w:author="Kevin Toohey" w:date="2023-10-03T17:00:00Z">
              <w:tcPr>
                <w:tcW w:w="5040" w:type="dxa"/>
              </w:tcPr>
            </w:tcPrChange>
          </w:tcPr>
          <w:p w14:paraId="078AF346" w14:textId="77777777" w:rsidR="008667A0" w:rsidRDefault="00165603">
            <w:r>
              <w:rPr>
                <w:b/>
              </w:rPr>
              <w:t>Annualised Value at Risk</w:t>
            </w:r>
          </w:p>
        </w:tc>
        <w:tc>
          <w:tcPr>
            <w:tcW w:w="1418" w:type="dxa"/>
            <w:tcPrChange w:id="785" w:author="Kevin Toohey" w:date="2023-10-03T17:00:00Z">
              <w:tcPr>
                <w:tcW w:w="2408" w:type="dxa"/>
              </w:tcPr>
            </w:tcPrChange>
          </w:tcPr>
          <w:p w14:paraId="78A38191"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786" w:author="Kevin Toohey" w:date="2023-10-03T17:00:00Z">
              <w:tcPr>
                <w:tcW w:w="2408" w:type="dxa"/>
              </w:tcPr>
            </w:tcPrChange>
          </w:tcPr>
          <w:p w14:paraId="33AEA04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787" w:author="Kevin Toohey" w:date="2023-10-03T17:00:00Z">
              <w:tcPr>
                <w:tcW w:w="2408" w:type="dxa"/>
              </w:tcPr>
            </w:tcPrChange>
          </w:tcPr>
          <w:p w14:paraId="4D47560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4394595A" w14:textId="77777777" w:rsidTr="00D64A24">
        <w:tc>
          <w:tcPr>
            <w:cnfStyle w:val="001000000000" w:firstRow="0" w:lastRow="0" w:firstColumn="1" w:lastColumn="0" w:oddVBand="0" w:evenVBand="0" w:oddHBand="0" w:evenHBand="0" w:firstRowFirstColumn="0" w:firstRowLastColumn="0" w:lastRowFirstColumn="0" w:lastRowLastColumn="0"/>
            <w:tcW w:w="4820" w:type="dxa"/>
            <w:tcPrChange w:id="788" w:author="Kevin Toohey" w:date="2023-10-03T17:00:00Z">
              <w:tcPr>
                <w:tcW w:w="5040" w:type="dxa"/>
              </w:tcPr>
            </w:tcPrChange>
          </w:tcPr>
          <w:p w14:paraId="595A7B98" w14:textId="77777777" w:rsidR="008667A0" w:rsidRDefault="00165603">
            <w:r>
              <w:t xml:space="preserve">  1 in 20 year event(%)</w:t>
            </w:r>
          </w:p>
        </w:tc>
        <w:tc>
          <w:tcPr>
            <w:tcW w:w="1418" w:type="dxa"/>
            <w:tcPrChange w:id="789" w:author="Kevin Toohey" w:date="2023-10-03T17:00:00Z">
              <w:tcPr>
                <w:tcW w:w="2408" w:type="dxa"/>
              </w:tcPr>
            </w:tcPrChange>
          </w:tcPr>
          <w:p w14:paraId="7F445DEA" w14:textId="77777777" w:rsidR="008667A0" w:rsidRDefault="00165603">
            <w:pPr>
              <w:cnfStyle w:val="000000000000" w:firstRow="0" w:lastRow="0" w:firstColumn="0" w:lastColumn="0" w:oddVBand="0" w:evenVBand="0" w:oddHBand="0" w:evenHBand="0" w:firstRowFirstColumn="0" w:firstRowLastColumn="0" w:lastRowFirstColumn="0" w:lastRowLastColumn="0"/>
            </w:pPr>
            <w:r>
              <w:t>-4.8</w:t>
            </w:r>
          </w:p>
        </w:tc>
        <w:tc>
          <w:tcPr>
            <w:tcW w:w="1559" w:type="dxa"/>
            <w:tcPrChange w:id="790" w:author="Kevin Toohey" w:date="2023-10-03T17:00:00Z">
              <w:tcPr>
                <w:tcW w:w="2408" w:type="dxa"/>
              </w:tcPr>
            </w:tcPrChange>
          </w:tcPr>
          <w:p w14:paraId="7CD3E931" w14:textId="77777777" w:rsidR="008667A0" w:rsidRDefault="00165603">
            <w:pPr>
              <w:cnfStyle w:val="000000000000" w:firstRow="0" w:lastRow="0" w:firstColumn="0" w:lastColumn="0" w:oddVBand="0" w:evenVBand="0" w:oddHBand="0" w:evenHBand="0" w:firstRowFirstColumn="0" w:firstRowLastColumn="0" w:lastRowFirstColumn="0" w:lastRowLastColumn="0"/>
            </w:pPr>
            <w:r>
              <w:t>-6.1</w:t>
            </w:r>
          </w:p>
        </w:tc>
        <w:tc>
          <w:tcPr>
            <w:tcW w:w="1559" w:type="dxa"/>
            <w:tcPrChange w:id="791" w:author="Kevin Toohey" w:date="2023-10-03T17:00:00Z">
              <w:tcPr>
                <w:tcW w:w="2408" w:type="dxa"/>
              </w:tcPr>
            </w:tcPrChange>
          </w:tcPr>
          <w:p w14:paraId="68A6017F" w14:textId="77777777" w:rsidR="008667A0" w:rsidRDefault="00165603">
            <w:pPr>
              <w:cnfStyle w:val="000000000000" w:firstRow="0" w:lastRow="0" w:firstColumn="0" w:lastColumn="0" w:oddVBand="0" w:evenVBand="0" w:oddHBand="0" w:evenHBand="0" w:firstRowFirstColumn="0" w:firstRowLastColumn="0" w:lastRowFirstColumn="0" w:lastRowLastColumn="0"/>
            </w:pPr>
            <w:r>
              <w:t>-3.5</w:t>
            </w:r>
          </w:p>
        </w:tc>
      </w:tr>
      <w:tr w:rsidR="008667A0" w14:paraId="2061D985" w14:textId="77777777" w:rsidTr="00D64A24">
        <w:tc>
          <w:tcPr>
            <w:cnfStyle w:val="001000000000" w:firstRow="0" w:lastRow="0" w:firstColumn="1" w:lastColumn="0" w:oddVBand="0" w:evenVBand="0" w:oddHBand="0" w:evenHBand="0" w:firstRowFirstColumn="0" w:firstRowLastColumn="0" w:lastRowFirstColumn="0" w:lastRowLastColumn="0"/>
            <w:tcW w:w="4820" w:type="dxa"/>
            <w:tcPrChange w:id="792" w:author="Kevin Toohey" w:date="2023-10-03T17:00:00Z">
              <w:tcPr>
                <w:tcW w:w="5040" w:type="dxa"/>
              </w:tcPr>
            </w:tcPrChange>
          </w:tcPr>
          <w:p w14:paraId="2D34A0F9" w14:textId="77777777" w:rsidR="008667A0" w:rsidRDefault="00165603">
            <w:r>
              <w:rPr>
                <w:b/>
              </w:rPr>
              <w:t>Frequency of Negative Annual Total Return</w:t>
            </w:r>
          </w:p>
        </w:tc>
        <w:tc>
          <w:tcPr>
            <w:tcW w:w="1418" w:type="dxa"/>
            <w:tcPrChange w:id="793" w:author="Kevin Toohey" w:date="2023-10-03T17:00:00Z">
              <w:tcPr>
                <w:tcW w:w="2408" w:type="dxa"/>
              </w:tcPr>
            </w:tcPrChange>
          </w:tcPr>
          <w:p w14:paraId="57102AAD"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794" w:author="Kevin Toohey" w:date="2023-10-03T17:00:00Z">
              <w:tcPr>
                <w:tcW w:w="2408" w:type="dxa"/>
              </w:tcPr>
            </w:tcPrChange>
          </w:tcPr>
          <w:p w14:paraId="22420DDC"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795" w:author="Kevin Toohey" w:date="2023-10-03T17:00:00Z">
              <w:tcPr>
                <w:tcW w:w="2408" w:type="dxa"/>
              </w:tcPr>
            </w:tcPrChange>
          </w:tcPr>
          <w:p w14:paraId="5B1A70AF"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4D42CF89" w14:textId="77777777" w:rsidTr="00D64A24">
        <w:tc>
          <w:tcPr>
            <w:cnfStyle w:val="001000000000" w:firstRow="0" w:lastRow="0" w:firstColumn="1" w:lastColumn="0" w:oddVBand="0" w:evenVBand="0" w:oddHBand="0" w:evenHBand="0" w:firstRowFirstColumn="0" w:firstRowLastColumn="0" w:lastRowFirstColumn="0" w:lastRowLastColumn="0"/>
            <w:tcW w:w="4820" w:type="dxa"/>
            <w:tcPrChange w:id="796" w:author="Kevin Toohey" w:date="2023-10-03T17:00:00Z">
              <w:tcPr>
                <w:tcW w:w="5040" w:type="dxa"/>
              </w:tcPr>
            </w:tcPrChange>
          </w:tcPr>
          <w:p w14:paraId="64E28507" w14:textId="77777777" w:rsidR="008667A0" w:rsidRDefault="00165603">
            <w:r>
              <w:t xml:space="preserve">  Number of Negative Annual Return in any 20-year period</w:t>
            </w:r>
          </w:p>
        </w:tc>
        <w:tc>
          <w:tcPr>
            <w:tcW w:w="1418" w:type="dxa"/>
            <w:tcPrChange w:id="797" w:author="Kevin Toohey" w:date="2023-10-03T17:00:00Z">
              <w:tcPr>
                <w:tcW w:w="2408" w:type="dxa"/>
              </w:tcPr>
            </w:tcPrChange>
          </w:tcPr>
          <w:p w14:paraId="611642D8" w14:textId="77777777" w:rsidR="008667A0" w:rsidRDefault="00165603">
            <w:pPr>
              <w:cnfStyle w:val="000000000000" w:firstRow="0" w:lastRow="0" w:firstColumn="0" w:lastColumn="0" w:oddVBand="0" w:evenVBand="0" w:oddHBand="0" w:evenHBand="0" w:firstRowFirstColumn="0" w:firstRowLastColumn="0" w:lastRowFirstColumn="0" w:lastRowLastColumn="0"/>
            </w:pPr>
            <w:r>
              <w:t>3.9</w:t>
            </w:r>
          </w:p>
        </w:tc>
        <w:tc>
          <w:tcPr>
            <w:tcW w:w="1559" w:type="dxa"/>
            <w:tcPrChange w:id="798" w:author="Kevin Toohey" w:date="2023-10-03T17:00:00Z">
              <w:tcPr>
                <w:tcW w:w="2408" w:type="dxa"/>
              </w:tcPr>
            </w:tcPrChange>
          </w:tcPr>
          <w:p w14:paraId="2E0F487D" w14:textId="77777777" w:rsidR="008667A0" w:rsidRDefault="00165603">
            <w:pPr>
              <w:cnfStyle w:val="000000000000" w:firstRow="0" w:lastRow="0" w:firstColumn="0" w:lastColumn="0" w:oddVBand="0" w:evenVBand="0" w:oddHBand="0" w:evenHBand="0" w:firstRowFirstColumn="0" w:firstRowLastColumn="0" w:lastRowFirstColumn="0" w:lastRowLastColumn="0"/>
            </w:pPr>
            <w:r>
              <w:t>4.4</w:t>
            </w:r>
          </w:p>
        </w:tc>
        <w:tc>
          <w:tcPr>
            <w:tcW w:w="1559" w:type="dxa"/>
            <w:tcPrChange w:id="799" w:author="Kevin Toohey" w:date="2023-10-03T17:00:00Z">
              <w:tcPr>
                <w:tcW w:w="2408" w:type="dxa"/>
              </w:tcPr>
            </w:tcPrChange>
          </w:tcPr>
          <w:p w14:paraId="1B5CAC18" w14:textId="77777777" w:rsidR="008667A0" w:rsidRDefault="00165603">
            <w:pPr>
              <w:cnfStyle w:val="000000000000" w:firstRow="0" w:lastRow="0" w:firstColumn="0" w:lastColumn="0" w:oddVBand="0" w:evenVBand="0" w:oddHBand="0" w:evenHBand="0" w:firstRowFirstColumn="0" w:firstRowLastColumn="0" w:lastRowFirstColumn="0" w:lastRowLastColumn="0"/>
            </w:pPr>
            <w:r>
              <w:t>3.3</w:t>
            </w:r>
          </w:p>
        </w:tc>
      </w:tr>
      <w:tr w:rsidR="008667A0" w14:paraId="6A55A01F" w14:textId="77777777" w:rsidTr="00D64A24">
        <w:tc>
          <w:tcPr>
            <w:cnfStyle w:val="001000000000" w:firstRow="0" w:lastRow="0" w:firstColumn="1" w:lastColumn="0" w:oddVBand="0" w:evenVBand="0" w:oddHBand="0" w:evenHBand="0" w:firstRowFirstColumn="0" w:firstRowLastColumn="0" w:lastRowFirstColumn="0" w:lastRowLastColumn="0"/>
            <w:tcW w:w="4820" w:type="dxa"/>
            <w:tcPrChange w:id="800" w:author="Kevin Toohey" w:date="2023-10-03T17:00:00Z">
              <w:tcPr>
                <w:tcW w:w="5040" w:type="dxa"/>
              </w:tcPr>
            </w:tcPrChange>
          </w:tcPr>
          <w:p w14:paraId="1720AB2A" w14:textId="77777777" w:rsidR="008667A0" w:rsidRDefault="00165603">
            <w:r>
              <w:t xml:space="preserve">  Probability of a Negative Annual Return(%)</w:t>
            </w:r>
          </w:p>
        </w:tc>
        <w:tc>
          <w:tcPr>
            <w:tcW w:w="1418" w:type="dxa"/>
            <w:tcPrChange w:id="801" w:author="Kevin Toohey" w:date="2023-10-03T17:00:00Z">
              <w:tcPr>
                <w:tcW w:w="2408" w:type="dxa"/>
              </w:tcPr>
            </w:tcPrChange>
          </w:tcPr>
          <w:p w14:paraId="5B532F6A" w14:textId="77777777" w:rsidR="008667A0" w:rsidRDefault="00165603">
            <w:pPr>
              <w:cnfStyle w:val="000000000000" w:firstRow="0" w:lastRow="0" w:firstColumn="0" w:lastColumn="0" w:oddVBand="0" w:evenVBand="0" w:oddHBand="0" w:evenHBand="0" w:firstRowFirstColumn="0" w:firstRowLastColumn="0" w:lastRowFirstColumn="0" w:lastRowLastColumn="0"/>
            </w:pPr>
            <w:r>
              <w:t>19.3</w:t>
            </w:r>
          </w:p>
        </w:tc>
        <w:tc>
          <w:tcPr>
            <w:tcW w:w="1559" w:type="dxa"/>
            <w:tcPrChange w:id="802" w:author="Kevin Toohey" w:date="2023-10-03T17:00:00Z">
              <w:tcPr>
                <w:tcW w:w="2408" w:type="dxa"/>
              </w:tcPr>
            </w:tcPrChange>
          </w:tcPr>
          <w:p w14:paraId="214EE873" w14:textId="77777777" w:rsidR="008667A0" w:rsidRDefault="00165603">
            <w:pPr>
              <w:cnfStyle w:val="000000000000" w:firstRow="0" w:lastRow="0" w:firstColumn="0" w:lastColumn="0" w:oddVBand="0" w:evenVBand="0" w:oddHBand="0" w:evenHBand="0" w:firstRowFirstColumn="0" w:firstRowLastColumn="0" w:lastRowFirstColumn="0" w:lastRowLastColumn="0"/>
            </w:pPr>
            <w:r>
              <w:t>22.1</w:t>
            </w:r>
          </w:p>
        </w:tc>
        <w:tc>
          <w:tcPr>
            <w:tcW w:w="1559" w:type="dxa"/>
            <w:tcPrChange w:id="803" w:author="Kevin Toohey" w:date="2023-10-03T17:00:00Z">
              <w:tcPr>
                <w:tcW w:w="2408" w:type="dxa"/>
              </w:tcPr>
            </w:tcPrChange>
          </w:tcPr>
          <w:p w14:paraId="6B384FAD" w14:textId="77777777" w:rsidR="008667A0" w:rsidRDefault="00165603">
            <w:pPr>
              <w:cnfStyle w:val="000000000000" w:firstRow="0" w:lastRow="0" w:firstColumn="0" w:lastColumn="0" w:oddVBand="0" w:evenVBand="0" w:oddHBand="0" w:evenHBand="0" w:firstRowFirstColumn="0" w:firstRowLastColumn="0" w:lastRowFirstColumn="0" w:lastRowLastColumn="0"/>
            </w:pPr>
            <w:r>
              <w:t>16.4</w:t>
            </w:r>
          </w:p>
        </w:tc>
      </w:tr>
    </w:tbl>
    <w:p w14:paraId="71ECC443" w14:textId="77777777" w:rsidR="008667A0" w:rsidRDefault="008667A0">
      <w:pPr>
        <w:pStyle w:val="BodyStyle"/>
      </w:pPr>
    </w:p>
    <w:p w14:paraId="233239F9" w14:textId="77777777" w:rsidR="008667A0" w:rsidRDefault="00165603">
      <w:pPr>
        <w:pStyle w:val="Heading3"/>
      </w:pPr>
      <w:bookmarkStart w:id="804" w:name="_Toc147237919"/>
      <w:r>
        <w:t>Current Investment Strategy</w:t>
      </w:r>
      <w:bookmarkEnd w:id="804"/>
    </w:p>
    <w:p w14:paraId="58E6D435" w14:textId="77777777" w:rsidR="008667A0" w:rsidRDefault="00165603">
      <w:pPr>
        <w:pStyle w:val="BodyStyle"/>
      </w:pPr>
      <w:r>
        <w:t>The current SAA for the investment strategy has been tested against a series of CPI-based investment objectives. Specific assessment seeking to confirm that the current SAA remains acceptable and that the current investment objective is likely to be achieved.</w:t>
      </w:r>
    </w:p>
    <w:p w14:paraId="2A67CB6C" w14:textId="77777777" w:rsidR="008667A0" w:rsidRDefault="00165603">
      <w:pPr>
        <w:pStyle w:val="BodyStyle"/>
      </w:pPr>
      <w:r>
        <w:t>A probability of greater than 50% is sought to indicate that an investment objective is likely to be achieved.</w:t>
      </w:r>
    </w:p>
    <w:p w14:paraId="6AF3C3BA" w14:textId="77777777" w:rsidR="008667A0" w:rsidRDefault="00165603">
      <w:pPr>
        <w:pStyle w:val="BodyStyle"/>
      </w:pPr>
      <w:r>
        <w:t>Analysis for Scenario 1 has been conducted before management fees and tax:</w:t>
      </w:r>
    </w:p>
    <w:p w14:paraId="24A89A14" w14:textId="77777777" w:rsidR="008667A0" w:rsidRDefault="00165603">
      <w:pPr>
        <w:pStyle w:val="listbullet0"/>
      </w:pPr>
      <w:r>
        <w:t>Under Scenario 1 the current investment objective of CPI + 1.0% pa over a 5-year rolling period is likely to be achieved at a 92.6% probability. Value at Risk upon a 1 in 20-year event (95% probability) is expected at -1.5% for the current allocation. The level of investment risk, as captured by SRM, is Low to Medium for the current SAA.</w:t>
      </w:r>
    </w:p>
    <w:p w14:paraId="732BAD21" w14:textId="77777777" w:rsidR="008667A0" w:rsidRDefault="00165603">
      <w:pPr>
        <w:pStyle w:val="BodyStyle"/>
      </w:pPr>
      <w:r>
        <w:t>Analysis for Scenario 2 has been conducted before management fees and tax:</w:t>
      </w:r>
    </w:p>
    <w:p w14:paraId="6D9DD035" w14:textId="77777777" w:rsidR="008667A0" w:rsidRDefault="00165603">
      <w:pPr>
        <w:pStyle w:val="listbullet0"/>
      </w:pPr>
      <w:r>
        <w:t xml:space="preserve">Under Scenario 2 the current investment objective of CPI + 1.0% pa over a 5-year rolling period is likely to be achieved at a 78.2% probability. Value at Risk upon a 1 in 20-year event (95% probability) is expected at -4.8% for the current allocation. The level of investment risk, as captured by SRM, is Medium </w:t>
      </w:r>
      <w:proofErr w:type="spellStart"/>
      <w:r>
        <w:t>to</w:t>
      </w:r>
      <w:proofErr w:type="spellEnd"/>
      <w:r>
        <w:t xml:space="preserve"> High for the current SAA.</w:t>
      </w:r>
    </w:p>
    <w:p w14:paraId="5A497FF5" w14:textId="77777777" w:rsidR="008667A0" w:rsidRDefault="00165603">
      <w:pPr>
        <w:pStyle w:val="Heading3"/>
      </w:pPr>
      <w:bookmarkStart w:id="805" w:name="_Toc147237920"/>
      <w:r>
        <w:t>SAA Ranges</w:t>
      </w:r>
      <w:bookmarkEnd w:id="805"/>
    </w:p>
    <w:p w14:paraId="50BEB9D6" w14:textId="77777777" w:rsidR="008667A0" w:rsidRDefault="00165603">
      <w:pPr>
        <w:pStyle w:val="BodyStyle"/>
      </w:pPr>
      <w:r>
        <w:t xml:space="preserve">The licensee is required to monitor the investment ranges to enable it to identify and respond to any significant deviation from the investment strategy in a timely manner. A range that is set to be too wide or narrow would render the strategies unconstrained or ineffective. </w:t>
      </w:r>
    </w:p>
    <w:p w14:paraId="3FEC2CCB" w14:textId="77777777" w:rsidR="008667A0" w:rsidRDefault="00165603">
      <w:pPr>
        <w:pStyle w:val="listbullet0"/>
      </w:pPr>
      <w:r>
        <w:t>Under Scenario 1, the current SAA and the least volatile portfolio (P2) would achieve an SRM of High, while the SRM for the most volatile portfolio (P1) is High</w:t>
      </w:r>
    </w:p>
    <w:p w14:paraId="627F50B8" w14:textId="77777777" w:rsidR="008667A0" w:rsidRDefault="00165603">
      <w:pPr>
        <w:pStyle w:val="listbullet0"/>
      </w:pPr>
      <w:r>
        <w:t>Under Scenario 2, the most volatile portfolio (P1) and the least volatile portfolio (P2) would achieve the same SRM of High as the current asset allocation</w:t>
      </w:r>
    </w:p>
    <w:p w14:paraId="49488F0A" w14:textId="77777777" w:rsidR="008667A0" w:rsidRDefault="00165603">
      <w:pPr>
        <w:pStyle w:val="BodyStyle"/>
      </w:pPr>
      <w:r>
        <w:t>As reviewed above, market fluctuations would have a modest impact on the investment strategy. For detailed stress testing analysis of P1 and P2, refer to Appendix B.</w:t>
      </w:r>
    </w:p>
    <w:p w14:paraId="7FA4578F" w14:textId="77777777" w:rsidR="008667A0" w:rsidRDefault="008667A0">
      <w:pPr>
        <w:pStyle w:val="BodyStyle"/>
      </w:pPr>
    </w:p>
    <w:p w14:paraId="5EBFFC7D" w14:textId="77777777" w:rsidR="008667A0" w:rsidRDefault="00165603">
      <w:pPr>
        <w:pStyle w:val="Heading3"/>
      </w:pPr>
      <w:bookmarkStart w:id="806" w:name="_Toc147237921"/>
      <w:r>
        <w:t>Recommendations</w:t>
      </w:r>
      <w:bookmarkEnd w:id="806"/>
    </w:p>
    <w:p w14:paraId="064624D9" w14:textId="77777777" w:rsidR="008667A0" w:rsidRDefault="00165603">
      <w:pPr>
        <w:pStyle w:val="listbullet0"/>
      </w:pPr>
      <w:r>
        <w:t>Maintain the current Strategic Asset Allocation</w:t>
      </w:r>
    </w:p>
    <w:p w14:paraId="4C005FB7" w14:textId="77777777" w:rsidR="008667A0" w:rsidRDefault="00165603">
      <w:pPr>
        <w:pStyle w:val="listbullet0"/>
      </w:pPr>
      <w:r>
        <w:lastRenderedPageBreak/>
        <w:t xml:space="preserve">Maintain the current investment objective of CPI + 1.0% pa over rolling 5-year periods </w:t>
      </w:r>
    </w:p>
    <w:p w14:paraId="4564C2E0" w14:textId="77777777" w:rsidR="008667A0" w:rsidRDefault="00165603">
      <w:pPr>
        <w:pStyle w:val="listbullet0"/>
      </w:pPr>
      <w:r>
        <w:t>Adopt an SRM of Medium to High</w:t>
      </w:r>
    </w:p>
    <w:p w14:paraId="4594EB95" w14:textId="5EF5AF06" w:rsidR="008667A0" w:rsidRDefault="00165603">
      <w:pPr>
        <w:pStyle w:val="Heading2"/>
      </w:pPr>
      <w:bookmarkStart w:id="807" w:name="_Toc147237922"/>
      <w:r>
        <w:t xml:space="preserve">Analysis of Strategy: </w:t>
      </w:r>
      <w:r w:rsidR="00E24120">
        <w:t>Active</w:t>
      </w:r>
      <w:r>
        <w:t xml:space="preserve"> 55</w:t>
      </w:r>
      <w:bookmarkEnd w:id="807"/>
    </w:p>
    <w:p w14:paraId="7D1E95A8" w14:textId="77777777" w:rsidR="008667A0" w:rsidRDefault="00165603">
      <w:pPr>
        <w:pStyle w:val="Heading3"/>
      </w:pPr>
      <w:bookmarkStart w:id="808" w:name="_Toc147237923"/>
      <w:r>
        <w:t>Analysis of Asset Allocation</w:t>
      </w:r>
      <w:bookmarkEnd w:id="808"/>
    </w:p>
    <w:p w14:paraId="196048C4" w14:textId="77777777" w:rsidR="008667A0" w:rsidRDefault="00165603">
      <w:pPr>
        <w:pStyle w:val="BodyStyle"/>
      </w:pPr>
      <w:r>
        <w:t>Table 15 tests and demonstrates the returns, volatility of returns and the probabilities of the current SAA meeting the current stated investment objective of CPI + 2.0% pa over 7-year periods, on a historical basis, before management fees and tax.</w:t>
      </w:r>
    </w:p>
    <w:p w14:paraId="1DD44F10" w14:textId="77777777" w:rsidR="008667A0" w:rsidRDefault="00165603">
      <w:pPr>
        <w:pStyle w:val="T-Title"/>
      </w:pPr>
      <w:r>
        <w:t>Table 15: Scenario 1 Historical Analysis – Strategic Asset Allocations</w:t>
      </w:r>
    </w:p>
    <w:tbl>
      <w:tblPr>
        <w:tblStyle w:val="Table2"/>
        <w:tblW w:w="0" w:type="auto"/>
        <w:tblLook w:val="04A0" w:firstRow="1" w:lastRow="0" w:firstColumn="1" w:lastColumn="0" w:noHBand="0" w:noVBand="1"/>
        <w:tblPrChange w:id="809" w:author="Kevin Toohey" w:date="2023-10-03T16:56:00Z">
          <w:tblPr>
            <w:tblStyle w:val="Table2"/>
            <w:tblW w:w="0" w:type="auto"/>
            <w:tblLook w:val="04A0" w:firstRow="1" w:lastRow="0" w:firstColumn="1" w:lastColumn="0" w:noHBand="0" w:noVBand="1"/>
          </w:tblPr>
        </w:tblPrChange>
      </w:tblPr>
      <w:tblGrid>
        <w:gridCol w:w="4536"/>
        <w:gridCol w:w="1652"/>
        <w:gridCol w:w="1559"/>
        <w:gridCol w:w="1701"/>
        <w:tblGridChange w:id="810">
          <w:tblGrid>
            <w:gridCol w:w="3877"/>
            <w:gridCol w:w="1899"/>
            <w:gridCol w:w="1928"/>
            <w:gridCol w:w="1928"/>
          </w:tblGrid>
        </w:tblGridChange>
      </w:tblGrid>
      <w:tr w:rsidR="008667A0" w14:paraId="411F9089" w14:textId="77777777" w:rsidTr="002D11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Change w:id="811" w:author="Kevin Toohey" w:date="2023-10-03T16:56:00Z">
              <w:tcPr>
                <w:tcW w:w="5040" w:type="dxa"/>
              </w:tcPr>
            </w:tcPrChange>
          </w:tcPr>
          <w:p w14:paraId="74E9D3B4" w14:textId="77777777" w:rsidR="008667A0" w:rsidRDefault="00165603">
            <w:pPr>
              <w:cnfStyle w:val="101000000000" w:firstRow="1" w:lastRow="0" w:firstColumn="1" w:lastColumn="0" w:oddVBand="0" w:evenVBand="0" w:oddHBand="0" w:evenHBand="0" w:firstRowFirstColumn="0" w:firstRowLastColumn="0" w:lastRowFirstColumn="0" w:lastRowLastColumn="0"/>
            </w:pPr>
            <w:r>
              <w:t>Category</w:t>
            </w:r>
          </w:p>
        </w:tc>
        <w:tc>
          <w:tcPr>
            <w:tcW w:w="1652" w:type="dxa"/>
            <w:tcPrChange w:id="812" w:author="Kevin Toohey" w:date="2023-10-03T16:56:00Z">
              <w:tcPr>
                <w:tcW w:w="2408" w:type="dxa"/>
              </w:tcPr>
            </w:tcPrChange>
          </w:tcPr>
          <w:p w14:paraId="496B97C0"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559" w:type="dxa"/>
            <w:tcPrChange w:id="813" w:author="Kevin Toohey" w:date="2023-10-03T16:56:00Z">
              <w:tcPr>
                <w:tcW w:w="2408" w:type="dxa"/>
              </w:tcPr>
            </w:tcPrChange>
          </w:tcPr>
          <w:p w14:paraId="3FA9883A" w14:textId="77777777" w:rsidR="008667A0" w:rsidRDefault="00165603">
            <w:pPr>
              <w:cnfStyle w:val="100000000000" w:firstRow="1" w:lastRow="0" w:firstColumn="0" w:lastColumn="0" w:oddVBand="0" w:evenVBand="0" w:oddHBand="0" w:evenHBand="0" w:firstRowFirstColumn="0" w:firstRowLastColumn="0" w:lastRowFirstColumn="0" w:lastRowLastColumn="0"/>
            </w:pPr>
            <w:r>
              <w:t>Most Volatile Portfolio P1</w:t>
            </w:r>
          </w:p>
        </w:tc>
        <w:tc>
          <w:tcPr>
            <w:tcW w:w="1701" w:type="dxa"/>
            <w:tcPrChange w:id="814" w:author="Kevin Toohey" w:date="2023-10-03T16:56:00Z">
              <w:tcPr>
                <w:tcW w:w="2408" w:type="dxa"/>
              </w:tcPr>
            </w:tcPrChange>
          </w:tcPr>
          <w:p w14:paraId="65DBECFD" w14:textId="77777777" w:rsidR="008667A0" w:rsidRDefault="00165603">
            <w:pPr>
              <w:cnfStyle w:val="100000000000" w:firstRow="1" w:lastRow="0" w:firstColumn="0" w:lastColumn="0" w:oddVBand="0" w:evenVBand="0" w:oddHBand="0" w:evenHBand="0" w:firstRowFirstColumn="0" w:firstRowLastColumn="0" w:lastRowFirstColumn="0" w:lastRowLastColumn="0"/>
            </w:pPr>
            <w:r>
              <w:t>Least Volatile Portfolio P2</w:t>
            </w:r>
          </w:p>
        </w:tc>
      </w:tr>
      <w:tr w:rsidR="008667A0" w14:paraId="25972EB1" w14:textId="77777777" w:rsidTr="002D11C8">
        <w:tc>
          <w:tcPr>
            <w:cnfStyle w:val="001000000000" w:firstRow="0" w:lastRow="0" w:firstColumn="1" w:lastColumn="0" w:oddVBand="0" w:evenVBand="0" w:oddHBand="0" w:evenHBand="0" w:firstRowFirstColumn="0" w:firstRowLastColumn="0" w:lastRowFirstColumn="0" w:lastRowLastColumn="0"/>
            <w:tcW w:w="4536" w:type="dxa"/>
            <w:tcPrChange w:id="815" w:author="Kevin Toohey" w:date="2023-10-03T16:56:00Z">
              <w:tcPr>
                <w:tcW w:w="5040" w:type="dxa"/>
              </w:tcPr>
            </w:tcPrChange>
          </w:tcPr>
          <w:p w14:paraId="72F89D73" w14:textId="77777777" w:rsidR="008667A0" w:rsidRDefault="00165603">
            <w:r>
              <w:rPr>
                <w:b/>
              </w:rPr>
              <w:t>Asset Classes</w:t>
            </w:r>
          </w:p>
        </w:tc>
        <w:tc>
          <w:tcPr>
            <w:tcW w:w="1652" w:type="dxa"/>
            <w:tcPrChange w:id="816" w:author="Kevin Toohey" w:date="2023-10-03T16:56:00Z">
              <w:tcPr>
                <w:tcW w:w="2408" w:type="dxa"/>
              </w:tcPr>
            </w:tcPrChange>
          </w:tcPr>
          <w:p w14:paraId="46BD422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817" w:author="Kevin Toohey" w:date="2023-10-03T16:56:00Z">
              <w:tcPr>
                <w:tcW w:w="2408" w:type="dxa"/>
              </w:tcPr>
            </w:tcPrChange>
          </w:tcPr>
          <w:p w14:paraId="659EE7D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Change w:id="818" w:author="Kevin Toohey" w:date="2023-10-03T16:56:00Z">
              <w:tcPr>
                <w:tcW w:w="2408" w:type="dxa"/>
              </w:tcPr>
            </w:tcPrChange>
          </w:tcPr>
          <w:p w14:paraId="1C312CFA"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2ACF7EE3" w14:textId="77777777" w:rsidTr="002D11C8">
        <w:tc>
          <w:tcPr>
            <w:cnfStyle w:val="001000000000" w:firstRow="0" w:lastRow="0" w:firstColumn="1" w:lastColumn="0" w:oddVBand="0" w:evenVBand="0" w:oddHBand="0" w:evenHBand="0" w:firstRowFirstColumn="0" w:firstRowLastColumn="0" w:lastRowFirstColumn="0" w:lastRowLastColumn="0"/>
            <w:tcW w:w="4536" w:type="dxa"/>
            <w:tcPrChange w:id="819" w:author="Kevin Toohey" w:date="2023-10-03T16:56:00Z">
              <w:tcPr>
                <w:tcW w:w="5040" w:type="dxa"/>
              </w:tcPr>
            </w:tcPrChange>
          </w:tcPr>
          <w:p w14:paraId="33E6F4CC" w14:textId="77777777" w:rsidR="008667A0" w:rsidRDefault="00165603">
            <w:r>
              <w:t xml:space="preserve">  Cash(%)</w:t>
            </w:r>
          </w:p>
        </w:tc>
        <w:tc>
          <w:tcPr>
            <w:tcW w:w="1652" w:type="dxa"/>
            <w:tcPrChange w:id="820" w:author="Kevin Toohey" w:date="2023-10-03T16:56:00Z">
              <w:tcPr>
                <w:tcW w:w="2408" w:type="dxa"/>
              </w:tcPr>
            </w:tcPrChange>
          </w:tcPr>
          <w:p w14:paraId="3E4A0E4D"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559" w:type="dxa"/>
            <w:tcPrChange w:id="821" w:author="Kevin Toohey" w:date="2023-10-03T16:56:00Z">
              <w:tcPr>
                <w:tcW w:w="2408" w:type="dxa"/>
              </w:tcPr>
            </w:tcPrChange>
          </w:tcPr>
          <w:p w14:paraId="3A1371CC"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701" w:type="dxa"/>
            <w:tcPrChange w:id="822" w:author="Kevin Toohey" w:date="2023-10-03T16:56:00Z">
              <w:tcPr>
                <w:tcW w:w="2408" w:type="dxa"/>
              </w:tcPr>
            </w:tcPrChange>
          </w:tcPr>
          <w:p w14:paraId="17016013"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r>
      <w:tr w:rsidR="008667A0" w14:paraId="789314B1" w14:textId="77777777" w:rsidTr="002D11C8">
        <w:tc>
          <w:tcPr>
            <w:cnfStyle w:val="001000000000" w:firstRow="0" w:lastRow="0" w:firstColumn="1" w:lastColumn="0" w:oddVBand="0" w:evenVBand="0" w:oddHBand="0" w:evenHBand="0" w:firstRowFirstColumn="0" w:firstRowLastColumn="0" w:lastRowFirstColumn="0" w:lastRowLastColumn="0"/>
            <w:tcW w:w="4536" w:type="dxa"/>
            <w:tcPrChange w:id="823" w:author="Kevin Toohey" w:date="2023-10-03T16:56:00Z">
              <w:tcPr>
                <w:tcW w:w="5040" w:type="dxa"/>
              </w:tcPr>
            </w:tcPrChange>
          </w:tcPr>
          <w:p w14:paraId="754396F7" w14:textId="77777777" w:rsidR="008667A0" w:rsidRDefault="00165603">
            <w:r>
              <w:t xml:space="preserve">  Australian Shares(%)</w:t>
            </w:r>
          </w:p>
        </w:tc>
        <w:tc>
          <w:tcPr>
            <w:tcW w:w="1652" w:type="dxa"/>
            <w:tcPrChange w:id="824" w:author="Kevin Toohey" w:date="2023-10-03T16:56:00Z">
              <w:tcPr>
                <w:tcW w:w="2408" w:type="dxa"/>
              </w:tcPr>
            </w:tcPrChange>
          </w:tcPr>
          <w:p w14:paraId="3D036D07" w14:textId="77777777" w:rsidR="008667A0" w:rsidRDefault="00165603">
            <w:pPr>
              <w:cnfStyle w:val="000000000000" w:firstRow="0" w:lastRow="0" w:firstColumn="0" w:lastColumn="0" w:oddVBand="0" w:evenVBand="0" w:oddHBand="0" w:evenHBand="0" w:firstRowFirstColumn="0" w:firstRowLastColumn="0" w:lastRowFirstColumn="0" w:lastRowLastColumn="0"/>
            </w:pPr>
            <w:r>
              <w:t>18.0</w:t>
            </w:r>
          </w:p>
        </w:tc>
        <w:tc>
          <w:tcPr>
            <w:tcW w:w="1559" w:type="dxa"/>
            <w:tcPrChange w:id="825" w:author="Kevin Toohey" w:date="2023-10-03T16:56:00Z">
              <w:tcPr>
                <w:tcW w:w="2408" w:type="dxa"/>
              </w:tcPr>
            </w:tcPrChange>
          </w:tcPr>
          <w:p w14:paraId="477A8394" w14:textId="77777777" w:rsidR="008667A0" w:rsidRDefault="00165603">
            <w:pPr>
              <w:cnfStyle w:val="000000000000" w:firstRow="0" w:lastRow="0" w:firstColumn="0" w:lastColumn="0" w:oddVBand="0" w:evenVBand="0" w:oddHBand="0" w:evenHBand="0" w:firstRowFirstColumn="0" w:firstRowLastColumn="0" w:lastRowFirstColumn="0" w:lastRowLastColumn="0"/>
            </w:pPr>
            <w:r>
              <w:t>33.0</w:t>
            </w:r>
          </w:p>
        </w:tc>
        <w:tc>
          <w:tcPr>
            <w:tcW w:w="1701" w:type="dxa"/>
            <w:tcPrChange w:id="826" w:author="Kevin Toohey" w:date="2023-10-03T16:56:00Z">
              <w:tcPr>
                <w:tcW w:w="2408" w:type="dxa"/>
              </w:tcPr>
            </w:tcPrChange>
          </w:tcPr>
          <w:p w14:paraId="42169D08"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r w:rsidR="008667A0" w14:paraId="52B9B223" w14:textId="77777777" w:rsidTr="002D11C8">
        <w:tc>
          <w:tcPr>
            <w:cnfStyle w:val="001000000000" w:firstRow="0" w:lastRow="0" w:firstColumn="1" w:lastColumn="0" w:oddVBand="0" w:evenVBand="0" w:oddHBand="0" w:evenHBand="0" w:firstRowFirstColumn="0" w:firstRowLastColumn="0" w:lastRowFirstColumn="0" w:lastRowLastColumn="0"/>
            <w:tcW w:w="4536" w:type="dxa"/>
            <w:tcPrChange w:id="827" w:author="Kevin Toohey" w:date="2023-10-03T16:56:00Z">
              <w:tcPr>
                <w:tcW w:w="5040" w:type="dxa"/>
              </w:tcPr>
            </w:tcPrChange>
          </w:tcPr>
          <w:p w14:paraId="3D8DD3DF" w14:textId="77777777" w:rsidR="008667A0" w:rsidRDefault="00165603">
            <w:r>
              <w:t xml:space="preserve">  International Shares(%)</w:t>
            </w:r>
          </w:p>
        </w:tc>
        <w:tc>
          <w:tcPr>
            <w:tcW w:w="1652" w:type="dxa"/>
            <w:tcPrChange w:id="828" w:author="Kevin Toohey" w:date="2023-10-03T16:56:00Z">
              <w:tcPr>
                <w:tcW w:w="2408" w:type="dxa"/>
              </w:tcPr>
            </w:tcPrChange>
          </w:tcPr>
          <w:p w14:paraId="0505D860" w14:textId="77777777" w:rsidR="008667A0" w:rsidRDefault="00165603">
            <w:pPr>
              <w:cnfStyle w:val="000000000000" w:firstRow="0" w:lastRow="0" w:firstColumn="0" w:lastColumn="0" w:oddVBand="0" w:evenVBand="0" w:oddHBand="0" w:evenHBand="0" w:firstRowFirstColumn="0" w:firstRowLastColumn="0" w:lastRowFirstColumn="0" w:lastRowLastColumn="0"/>
            </w:pPr>
            <w:r>
              <w:t>17.0</w:t>
            </w:r>
          </w:p>
        </w:tc>
        <w:tc>
          <w:tcPr>
            <w:tcW w:w="1559" w:type="dxa"/>
            <w:tcPrChange w:id="829" w:author="Kevin Toohey" w:date="2023-10-03T16:56:00Z">
              <w:tcPr>
                <w:tcW w:w="2408" w:type="dxa"/>
              </w:tcPr>
            </w:tcPrChange>
          </w:tcPr>
          <w:p w14:paraId="4C4A7D7E"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701" w:type="dxa"/>
            <w:tcPrChange w:id="830" w:author="Kevin Toohey" w:date="2023-10-03T16:56:00Z">
              <w:tcPr>
                <w:tcW w:w="2408" w:type="dxa"/>
              </w:tcPr>
            </w:tcPrChange>
          </w:tcPr>
          <w:p w14:paraId="60BD2177"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r>
      <w:tr w:rsidR="008667A0" w14:paraId="3C3784F6" w14:textId="77777777" w:rsidTr="002D11C8">
        <w:tc>
          <w:tcPr>
            <w:cnfStyle w:val="001000000000" w:firstRow="0" w:lastRow="0" w:firstColumn="1" w:lastColumn="0" w:oddVBand="0" w:evenVBand="0" w:oddHBand="0" w:evenHBand="0" w:firstRowFirstColumn="0" w:firstRowLastColumn="0" w:lastRowFirstColumn="0" w:lastRowLastColumn="0"/>
            <w:tcW w:w="4536" w:type="dxa"/>
            <w:tcPrChange w:id="831" w:author="Kevin Toohey" w:date="2023-10-03T16:56:00Z">
              <w:tcPr>
                <w:tcW w:w="5040" w:type="dxa"/>
              </w:tcPr>
            </w:tcPrChange>
          </w:tcPr>
          <w:p w14:paraId="38F3D5BC" w14:textId="77777777" w:rsidR="008667A0" w:rsidRDefault="00165603">
            <w:r>
              <w:t xml:space="preserve">  Real Assets(%)</w:t>
            </w:r>
          </w:p>
        </w:tc>
        <w:tc>
          <w:tcPr>
            <w:tcW w:w="1652" w:type="dxa"/>
            <w:tcPrChange w:id="832" w:author="Kevin Toohey" w:date="2023-10-03T16:56:00Z">
              <w:tcPr>
                <w:tcW w:w="2408" w:type="dxa"/>
              </w:tcPr>
            </w:tcPrChange>
          </w:tcPr>
          <w:p w14:paraId="7D5B7226"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559" w:type="dxa"/>
            <w:tcPrChange w:id="833" w:author="Kevin Toohey" w:date="2023-10-03T16:56:00Z">
              <w:tcPr>
                <w:tcW w:w="2408" w:type="dxa"/>
              </w:tcPr>
            </w:tcPrChange>
          </w:tcPr>
          <w:p w14:paraId="38370860"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701" w:type="dxa"/>
            <w:tcPrChange w:id="834" w:author="Kevin Toohey" w:date="2023-10-03T16:56:00Z">
              <w:tcPr>
                <w:tcW w:w="2408" w:type="dxa"/>
              </w:tcPr>
            </w:tcPrChange>
          </w:tcPr>
          <w:p w14:paraId="32492C5C"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7423DDDE" w14:textId="77777777" w:rsidTr="002D11C8">
        <w:tc>
          <w:tcPr>
            <w:cnfStyle w:val="001000000000" w:firstRow="0" w:lastRow="0" w:firstColumn="1" w:lastColumn="0" w:oddVBand="0" w:evenVBand="0" w:oddHBand="0" w:evenHBand="0" w:firstRowFirstColumn="0" w:firstRowLastColumn="0" w:lastRowFirstColumn="0" w:lastRowLastColumn="0"/>
            <w:tcW w:w="4536" w:type="dxa"/>
            <w:tcPrChange w:id="835" w:author="Kevin Toohey" w:date="2023-10-03T16:56:00Z">
              <w:tcPr>
                <w:tcW w:w="5040" w:type="dxa"/>
              </w:tcPr>
            </w:tcPrChange>
          </w:tcPr>
          <w:p w14:paraId="38F4AC68" w14:textId="77777777" w:rsidR="008667A0" w:rsidRDefault="00165603">
            <w:r>
              <w:t xml:space="preserve">  Alternatives(%)</w:t>
            </w:r>
          </w:p>
        </w:tc>
        <w:tc>
          <w:tcPr>
            <w:tcW w:w="1652" w:type="dxa"/>
            <w:tcPrChange w:id="836" w:author="Kevin Toohey" w:date="2023-10-03T16:56:00Z">
              <w:tcPr>
                <w:tcW w:w="2408" w:type="dxa"/>
              </w:tcPr>
            </w:tcPrChange>
          </w:tcPr>
          <w:p w14:paraId="1D86DFDC"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559" w:type="dxa"/>
            <w:tcPrChange w:id="837" w:author="Kevin Toohey" w:date="2023-10-03T16:56:00Z">
              <w:tcPr>
                <w:tcW w:w="2408" w:type="dxa"/>
              </w:tcPr>
            </w:tcPrChange>
          </w:tcPr>
          <w:p w14:paraId="5A46B8BD" w14:textId="77777777" w:rsidR="008667A0" w:rsidRDefault="00165603">
            <w:pPr>
              <w:cnfStyle w:val="000000000000" w:firstRow="0" w:lastRow="0" w:firstColumn="0" w:lastColumn="0" w:oddVBand="0" w:evenVBand="0" w:oddHBand="0" w:evenHBand="0" w:firstRowFirstColumn="0" w:firstRowLastColumn="0" w:lastRowFirstColumn="0" w:lastRowLastColumn="0"/>
            </w:pPr>
            <w:r>
              <w:t>2.0</w:t>
            </w:r>
          </w:p>
        </w:tc>
        <w:tc>
          <w:tcPr>
            <w:tcW w:w="1701" w:type="dxa"/>
            <w:tcPrChange w:id="838" w:author="Kevin Toohey" w:date="2023-10-03T16:56:00Z">
              <w:tcPr>
                <w:tcW w:w="2408" w:type="dxa"/>
              </w:tcPr>
            </w:tcPrChange>
          </w:tcPr>
          <w:p w14:paraId="6629FEE1"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r>
      <w:tr w:rsidR="008667A0" w14:paraId="1799CD92" w14:textId="77777777" w:rsidTr="002D11C8">
        <w:tc>
          <w:tcPr>
            <w:cnfStyle w:val="001000000000" w:firstRow="0" w:lastRow="0" w:firstColumn="1" w:lastColumn="0" w:oddVBand="0" w:evenVBand="0" w:oddHBand="0" w:evenHBand="0" w:firstRowFirstColumn="0" w:firstRowLastColumn="0" w:lastRowFirstColumn="0" w:lastRowLastColumn="0"/>
            <w:tcW w:w="4536" w:type="dxa"/>
            <w:tcPrChange w:id="839" w:author="Kevin Toohey" w:date="2023-10-03T16:56:00Z">
              <w:tcPr>
                <w:tcW w:w="5040" w:type="dxa"/>
              </w:tcPr>
            </w:tcPrChange>
          </w:tcPr>
          <w:p w14:paraId="1F038F94" w14:textId="77777777" w:rsidR="008667A0" w:rsidRDefault="00165603">
            <w:r>
              <w:t xml:space="preserve">  Long Duration(%)</w:t>
            </w:r>
          </w:p>
        </w:tc>
        <w:tc>
          <w:tcPr>
            <w:tcW w:w="1652" w:type="dxa"/>
            <w:tcPrChange w:id="840" w:author="Kevin Toohey" w:date="2023-10-03T16:56:00Z">
              <w:tcPr>
                <w:tcW w:w="2408" w:type="dxa"/>
              </w:tcPr>
            </w:tcPrChange>
          </w:tcPr>
          <w:p w14:paraId="66A7D30A" w14:textId="77777777" w:rsidR="008667A0" w:rsidRDefault="00165603">
            <w:pPr>
              <w:cnfStyle w:val="000000000000" w:firstRow="0" w:lastRow="0" w:firstColumn="0" w:lastColumn="0" w:oddVBand="0" w:evenVBand="0" w:oddHBand="0" w:evenHBand="0" w:firstRowFirstColumn="0" w:firstRowLastColumn="0" w:lastRowFirstColumn="0" w:lastRowLastColumn="0"/>
            </w:pPr>
            <w:r>
              <w:t>22.5</w:t>
            </w:r>
          </w:p>
        </w:tc>
        <w:tc>
          <w:tcPr>
            <w:tcW w:w="1559" w:type="dxa"/>
            <w:tcPrChange w:id="841" w:author="Kevin Toohey" w:date="2023-10-03T16:56:00Z">
              <w:tcPr>
                <w:tcW w:w="2408" w:type="dxa"/>
              </w:tcPr>
            </w:tcPrChange>
          </w:tcPr>
          <w:p w14:paraId="4F582244"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701" w:type="dxa"/>
            <w:tcPrChange w:id="842" w:author="Kevin Toohey" w:date="2023-10-03T16:56:00Z">
              <w:tcPr>
                <w:tcW w:w="2408" w:type="dxa"/>
              </w:tcPr>
            </w:tcPrChange>
          </w:tcPr>
          <w:p w14:paraId="0327594F"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r>
      <w:tr w:rsidR="008667A0" w14:paraId="5661D932" w14:textId="77777777" w:rsidTr="002D11C8">
        <w:tc>
          <w:tcPr>
            <w:cnfStyle w:val="001000000000" w:firstRow="0" w:lastRow="0" w:firstColumn="1" w:lastColumn="0" w:oddVBand="0" w:evenVBand="0" w:oddHBand="0" w:evenHBand="0" w:firstRowFirstColumn="0" w:firstRowLastColumn="0" w:lastRowFirstColumn="0" w:lastRowLastColumn="0"/>
            <w:tcW w:w="4536" w:type="dxa"/>
            <w:tcPrChange w:id="843" w:author="Kevin Toohey" w:date="2023-10-03T16:56:00Z">
              <w:tcPr>
                <w:tcW w:w="5040" w:type="dxa"/>
              </w:tcPr>
            </w:tcPrChange>
          </w:tcPr>
          <w:p w14:paraId="0270116B" w14:textId="77777777" w:rsidR="008667A0" w:rsidRDefault="00165603">
            <w:r>
              <w:t xml:space="preserve">  Floating Rate(%)</w:t>
            </w:r>
          </w:p>
        </w:tc>
        <w:tc>
          <w:tcPr>
            <w:tcW w:w="1652" w:type="dxa"/>
            <w:tcPrChange w:id="844" w:author="Kevin Toohey" w:date="2023-10-03T16:56:00Z">
              <w:tcPr>
                <w:tcW w:w="2408" w:type="dxa"/>
              </w:tcPr>
            </w:tcPrChange>
          </w:tcPr>
          <w:p w14:paraId="2058E2E8" w14:textId="77777777" w:rsidR="008667A0" w:rsidRDefault="00165603">
            <w:pPr>
              <w:cnfStyle w:val="000000000000" w:firstRow="0" w:lastRow="0" w:firstColumn="0" w:lastColumn="0" w:oddVBand="0" w:evenVBand="0" w:oddHBand="0" w:evenHBand="0" w:firstRowFirstColumn="0" w:firstRowLastColumn="0" w:lastRowFirstColumn="0" w:lastRowLastColumn="0"/>
            </w:pPr>
            <w:r>
              <w:t>17.5</w:t>
            </w:r>
          </w:p>
        </w:tc>
        <w:tc>
          <w:tcPr>
            <w:tcW w:w="1559" w:type="dxa"/>
            <w:tcPrChange w:id="845" w:author="Kevin Toohey" w:date="2023-10-03T16:56:00Z">
              <w:tcPr>
                <w:tcW w:w="2408" w:type="dxa"/>
              </w:tcPr>
            </w:tcPrChange>
          </w:tcPr>
          <w:p w14:paraId="0D059822" w14:textId="77777777" w:rsidR="008667A0" w:rsidRDefault="00165603">
            <w:pPr>
              <w:cnfStyle w:val="000000000000" w:firstRow="0" w:lastRow="0" w:firstColumn="0" w:lastColumn="0" w:oddVBand="0" w:evenVBand="0" w:oddHBand="0" w:evenHBand="0" w:firstRowFirstColumn="0" w:firstRowLastColumn="0" w:lastRowFirstColumn="0" w:lastRowLastColumn="0"/>
            </w:pPr>
            <w:r>
              <w:t>35.0</w:t>
            </w:r>
          </w:p>
        </w:tc>
        <w:tc>
          <w:tcPr>
            <w:tcW w:w="1701" w:type="dxa"/>
            <w:tcPrChange w:id="846" w:author="Kevin Toohey" w:date="2023-10-03T16:56:00Z">
              <w:tcPr>
                <w:tcW w:w="2408" w:type="dxa"/>
              </w:tcPr>
            </w:tcPrChange>
          </w:tcPr>
          <w:p w14:paraId="2AA9FD29"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667A0" w14:paraId="1FEC325F" w14:textId="77777777" w:rsidTr="002D11C8">
        <w:tc>
          <w:tcPr>
            <w:cnfStyle w:val="001000000000" w:firstRow="0" w:lastRow="0" w:firstColumn="1" w:lastColumn="0" w:oddVBand="0" w:evenVBand="0" w:oddHBand="0" w:evenHBand="0" w:firstRowFirstColumn="0" w:firstRowLastColumn="0" w:lastRowFirstColumn="0" w:lastRowLastColumn="0"/>
            <w:tcW w:w="4536" w:type="dxa"/>
            <w:tcPrChange w:id="847" w:author="Kevin Toohey" w:date="2023-10-03T16:56:00Z">
              <w:tcPr>
                <w:tcW w:w="5040" w:type="dxa"/>
              </w:tcPr>
            </w:tcPrChange>
          </w:tcPr>
          <w:p w14:paraId="02D64210" w14:textId="77777777" w:rsidR="008667A0" w:rsidRDefault="00165603">
            <w:r>
              <w:rPr>
                <w:b/>
              </w:rPr>
              <w:t>Total</w:t>
            </w:r>
          </w:p>
        </w:tc>
        <w:tc>
          <w:tcPr>
            <w:tcW w:w="1652" w:type="dxa"/>
            <w:tcPrChange w:id="848" w:author="Kevin Toohey" w:date="2023-10-03T16:56:00Z">
              <w:tcPr>
                <w:tcW w:w="2408" w:type="dxa"/>
              </w:tcPr>
            </w:tcPrChange>
          </w:tcPr>
          <w:p w14:paraId="70B10CB1"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59" w:type="dxa"/>
            <w:tcPrChange w:id="849" w:author="Kevin Toohey" w:date="2023-10-03T16:56:00Z">
              <w:tcPr>
                <w:tcW w:w="2408" w:type="dxa"/>
              </w:tcPr>
            </w:tcPrChange>
          </w:tcPr>
          <w:p w14:paraId="5340DAF0"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701" w:type="dxa"/>
            <w:tcPrChange w:id="850" w:author="Kevin Toohey" w:date="2023-10-03T16:56:00Z">
              <w:tcPr>
                <w:tcW w:w="2408" w:type="dxa"/>
              </w:tcPr>
            </w:tcPrChange>
          </w:tcPr>
          <w:p w14:paraId="7A1C04AC"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r>
      <w:tr w:rsidR="008667A0" w14:paraId="15708755" w14:textId="77777777" w:rsidTr="002D11C8">
        <w:tc>
          <w:tcPr>
            <w:cnfStyle w:val="001000000000" w:firstRow="0" w:lastRow="0" w:firstColumn="1" w:lastColumn="0" w:oddVBand="0" w:evenVBand="0" w:oddHBand="0" w:evenHBand="0" w:firstRowFirstColumn="0" w:firstRowLastColumn="0" w:lastRowFirstColumn="0" w:lastRowLastColumn="0"/>
            <w:tcW w:w="4536" w:type="dxa"/>
            <w:tcPrChange w:id="851" w:author="Kevin Toohey" w:date="2023-10-03T16:56:00Z">
              <w:tcPr>
                <w:tcW w:w="5040" w:type="dxa"/>
              </w:tcPr>
            </w:tcPrChange>
          </w:tcPr>
          <w:p w14:paraId="435531F7" w14:textId="77777777" w:rsidR="008667A0" w:rsidRDefault="00165603">
            <w:r>
              <w:t xml:space="preserve">  Growth(%)</w:t>
            </w:r>
          </w:p>
        </w:tc>
        <w:tc>
          <w:tcPr>
            <w:tcW w:w="1652" w:type="dxa"/>
            <w:tcPrChange w:id="852" w:author="Kevin Toohey" w:date="2023-10-03T16:56:00Z">
              <w:tcPr>
                <w:tcW w:w="2408" w:type="dxa"/>
              </w:tcPr>
            </w:tcPrChange>
          </w:tcPr>
          <w:p w14:paraId="366AA733" w14:textId="77777777" w:rsidR="008667A0" w:rsidRDefault="00165603">
            <w:pPr>
              <w:cnfStyle w:val="000000000000" w:firstRow="0" w:lastRow="0" w:firstColumn="0" w:lastColumn="0" w:oddVBand="0" w:evenVBand="0" w:oddHBand="0" w:evenHBand="0" w:firstRowFirstColumn="0" w:firstRowLastColumn="0" w:lastRowFirstColumn="0" w:lastRowLastColumn="0"/>
            </w:pPr>
            <w:r>
              <w:t>55.0</w:t>
            </w:r>
          </w:p>
        </w:tc>
        <w:tc>
          <w:tcPr>
            <w:tcW w:w="1559" w:type="dxa"/>
            <w:tcPrChange w:id="853" w:author="Kevin Toohey" w:date="2023-10-03T16:56:00Z">
              <w:tcPr>
                <w:tcW w:w="2408" w:type="dxa"/>
              </w:tcPr>
            </w:tcPrChange>
          </w:tcPr>
          <w:p w14:paraId="349D1A88" w14:textId="77777777" w:rsidR="008667A0" w:rsidRDefault="00165603">
            <w:pPr>
              <w:cnfStyle w:val="000000000000" w:firstRow="0" w:lastRow="0" w:firstColumn="0" w:lastColumn="0" w:oddVBand="0" w:evenVBand="0" w:oddHBand="0" w:evenHBand="0" w:firstRowFirstColumn="0" w:firstRowLastColumn="0" w:lastRowFirstColumn="0" w:lastRowLastColumn="0"/>
            </w:pPr>
            <w:r>
              <w:t>55.0</w:t>
            </w:r>
          </w:p>
        </w:tc>
        <w:tc>
          <w:tcPr>
            <w:tcW w:w="1701" w:type="dxa"/>
            <w:tcPrChange w:id="854" w:author="Kevin Toohey" w:date="2023-10-03T16:56:00Z">
              <w:tcPr>
                <w:tcW w:w="2408" w:type="dxa"/>
              </w:tcPr>
            </w:tcPrChange>
          </w:tcPr>
          <w:p w14:paraId="0A0FA66E" w14:textId="77777777" w:rsidR="008667A0" w:rsidRDefault="00165603">
            <w:pPr>
              <w:cnfStyle w:val="000000000000" w:firstRow="0" w:lastRow="0" w:firstColumn="0" w:lastColumn="0" w:oddVBand="0" w:evenVBand="0" w:oddHBand="0" w:evenHBand="0" w:firstRowFirstColumn="0" w:firstRowLastColumn="0" w:lastRowFirstColumn="0" w:lastRowLastColumn="0"/>
            </w:pPr>
            <w:r>
              <w:t>55.0</w:t>
            </w:r>
          </w:p>
        </w:tc>
      </w:tr>
      <w:tr w:rsidR="008667A0" w14:paraId="5978D56A" w14:textId="77777777" w:rsidTr="002D11C8">
        <w:tc>
          <w:tcPr>
            <w:cnfStyle w:val="001000000000" w:firstRow="0" w:lastRow="0" w:firstColumn="1" w:lastColumn="0" w:oddVBand="0" w:evenVBand="0" w:oddHBand="0" w:evenHBand="0" w:firstRowFirstColumn="0" w:firstRowLastColumn="0" w:lastRowFirstColumn="0" w:lastRowLastColumn="0"/>
            <w:tcW w:w="4536" w:type="dxa"/>
            <w:tcPrChange w:id="855" w:author="Kevin Toohey" w:date="2023-10-03T16:56:00Z">
              <w:tcPr>
                <w:tcW w:w="5040" w:type="dxa"/>
              </w:tcPr>
            </w:tcPrChange>
          </w:tcPr>
          <w:p w14:paraId="1904724B" w14:textId="77777777" w:rsidR="008667A0" w:rsidRDefault="00165603">
            <w:r>
              <w:t xml:space="preserve">  Defensive(%)</w:t>
            </w:r>
          </w:p>
        </w:tc>
        <w:tc>
          <w:tcPr>
            <w:tcW w:w="1652" w:type="dxa"/>
            <w:tcPrChange w:id="856" w:author="Kevin Toohey" w:date="2023-10-03T16:56:00Z">
              <w:tcPr>
                <w:tcW w:w="2408" w:type="dxa"/>
              </w:tcPr>
            </w:tcPrChange>
          </w:tcPr>
          <w:p w14:paraId="5AA15361" w14:textId="77777777" w:rsidR="008667A0" w:rsidRDefault="00165603">
            <w:pPr>
              <w:cnfStyle w:val="000000000000" w:firstRow="0" w:lastRow="0" w:firstColumn="0" w:lastColumn="0" w:oddVBand="0" w:evenVBand="0" w:oddHBand="0" w:evenHBand="0" w:firstRowFirstColumn="0" w:firstRowLastColumn="0" w:lastRowFirstColumn="0" w:lastRowLastColumn="0"/>
            </w:pPr>
            <w:r>
              <w:t>45.0</w:t>
            </w:r>
          </w:p>
        </w:tc>
        <w:tc>
          <w:tcPr>
            <w:tcW w:w="1559" w:type="dxa"/>
            <w:tcPrChange w:id="857" w:author="Kevin Toohey" w:date="2023-10-03T16:56:00Z">
              <w:tcPr>
                <w:tcW w:w="2408" w:type="dxa"/>
              </w:tcPr>
            </w:tcPrChange>
          </w:tcPr>
          <w:p w14:paraId="7A08898D" w14:textId="77777777" w:rsidR="008667A0" w:rsidRDefault="00165603">
            <w:pPr>
              <w:cnfStyle w:val="000000000000" w:firstRow="0" w:lastRow="0" w:firstColumn="0" w:lastColumn="0" w:oddVBand="0" w:evenVBand="0" w:oddHBand="0" w:evenHBand="0" w:firstRowFirstColumn="0" w:firstRowLastColumn="0" w:lastRowFirstColumn="0" w:lastRowLastColumn="0"/>
            </w:pPr>
            <w:r>
              <w:t>45.0</w:t>
            </w:r>
          </w:p>
        </w:tc>
        <w:tc>
          <w:tcPr>
            <w:tcW w:w="1701" w:type="dxa"/>
            <w:tcPrChange w:id="858" w:author="Kevin Toohey" w:date="2023-10-03T16:56:00Z">
              <w:tcPr>
                <w:tcW w:w="2408" w:type="dxa"/>
              </w:tcPr>
            </w:tcPrChange>
          </w:tcPr>
          <w:p w14:paraId="3491D3D8" w14:textId="77777777" w:rsidR="008667A0" w:rsidRDefault="00165603">
            <w:pPr>
              <w:cnfStyle w:val="000000000000" w:firstRow="0" w:lastRow="0" w:firstColumn="0" w:lastColumn="0" w:oddVBand="0" w:evenVBand="0" w:oddHBand="0" w:evenHBand="0" w:firstRowFirstColumn="0" w:firstRowLastColumn="0" w:lastRowFirstColumn="0" w:lastRowLastColumn="0"/>
            </w:pPr>
            <w:r>
              <w:t>45.0</w:t>
            </w:r>
          </w:p>
        </w:tc>
      </w:tr>
      <w:tr w:rsidR="008667A0" w14:paraId="7838357D" w14:textId="77777777" w:rsidTr="002D11C8">
        <w:tc>
          <w:tcPr>
            <w:cnfStyle w:val="001000000000" w:firstRow="0" w:lastRow="0" w:firstColumn="1" w:lastColumn="0" w:oddVBand="0" w:evenVBand="0" w:oddHBand="0" w:evenHBand="0" w:firstRowFirstColumn="0" w:firstRowLastColumn="0" w:lastRowFirstColumn="0" w:lastRowLastColumn="0"/>
            <w:tcW w:w="4536" w:type="dxa"/>
            <w:tcPrChange w:id="859" w:author="Kevin Toohey" w:date="2023-10-03T16:56:00Z">
              <w:tcPr>
                <w:tcW w:w="5040" w:type="dxa"/>
              </w:tcPr>
            </w:tcPrChange>
          </w:tcPr>
          <w:p w14:paraId="0BA03C72" w14:textId="77777777" w:rsidR="008667A0" w:rsidRDefault="00165603">
            <w:r>
              <w:rPr>
                <w:b/>
              </w:rPr>
              <w:t>Scenario Analysis</w:t>
            </w:r>
          </w:p>
        </w:tc>
        <w:tc>
          <w:tcPr>
            <w:tcW w:w="1652" w:type="dxa"/>
            <w:tcPrChange w:id="860" w:author="Kevin Toohey" w:date="2023-10-03T16:56:00Z">
              <w:tcPr>
                <w:tcW w:w="2408" w:type="dxa"/>
              </w:tcPr>
            </w:tcPrChange>
          </w:tcPr>
          <w:p w14:paraId="1D3B9B56"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861" w:author="Kevin Toohey" w:date="2023-10-03T16:56:00Z">
              <w:tcPr>
                <w:tcW w:w="2408" w:type="dxa"/>
              </w:tcPr>
            </w:tcPrChange>
          </w:tcPr>
          <w:p w14:paraId="12C2F56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Change w:id="862" w:author="Kevin Toohey" w:date="2023-10-03T16:56:00Z">
              <w:tcPr>
                <w:tcW w:w="2408" w:type="dxa"/>
              </w:tcPr>
            </w:tcPrChange>
          </w:tcPr>
          <w:p w14:paraId="5C4C5A7C"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27E94AA2" w14:textId="77777777" w:rsidTr="002D11C8">
        <w:tc>
          <w:tcPr>
            <w:cnfStyle w:val="001000000000" w:firstRow="0" w:lastRow="0" w:firstColumn="1" w:lastColumn="0" w:oddVBand="0" w:evenVBand="0" w:oddHBand="0" w:evenHBand="0" w:firstRowFirstColumn="0" w:firstRowLastColumn="0" w:lastRowFirstColumn="0" w:lastRowLastColumn="0"/>
            <w:tcW w:w="4536" w:type="dxa"/>
            <w:tcPrChange w:id="863" w:author="Kevin Toohey" w:date="2023-10-03T16:56:00Z">
              <w:tcPr>
                <w:tcW w:w="5040" w:type="dxa"/>
              </w:tcPr>
            </w:tcPrChange>
          </w:tcPr>
          <w:p w14:paraId="1F68F293" w14:textId="77777777" w:rsidR="008667A0" w:rsidRDefault="00165603">
            <w:r>
              <w:t xml:space="preserve">  Return(%,p.a.)</w:t>
            </w:r>
          </w:p>
        </w:tc>
        <w:tc>
          <w:tcPr>
            <w:tcW w:w="1652" w:type="dxa"/>
            <w:tcPrChange w:id="864" w:author="Kevin Toohey" w:date="2023-10-03T16:56:00Z">
              <w:tcPr>
                <w:tcW w:w="2408" w:type="dxa"/>
              </w:tcPr>
            </w:tcPrChange>
          </w:tcPr>
          <w:p w14:paraId="182EB61D" w14:textId="77777777" w:rsidR="008667A0" w:rsidRDefault="00165603">
            <w:pPr>
              <w:cnfStyle w:val="000000000000" w:firstRow="0" w:lastRow="0" w:firstColumn="0" w:lastColumn="0" w:oddVBand="0" w:evenVBand="0" w:oddHBand="0" w:evenHBand="0" w:firstRowFirstColumn="0" w:firstRowLastColumn="0" w:lastRowFirstColumn="0" w:lastRowLastColumn="0"/>
            </w:pPr>
            <w:r>
              <w:t>6.4</w:t>
            </w:r>
          </w:p>
        </w:tc>
        <w:tc>
          <w:tcPr>
            <w:tcW w:w="1559" w:type="dxa"/>
            <w:tcPrChange w:id="865" w:author="Kevin Toohey" w:date="2023-10-03T16:56:00Z">
              <w:tcPr>
                <w:tcW w:w="2408" w:type="dxa"/>
              </w:tcPr>
            </w:tcPrChange>
          </w:tcPr>
          <w:p w14:paraId="530D3FAA" w14:textId="77777777" w:rsidR="008667A0" w:rsidRDefault="00165603">
            <w:pPr>
              <w:cnfStyle w:val="000000000000" w:firstRow="0" w:lastRow="0" w:firstColumn="0" w:lastColumn="0" w:oddVBand="0" w:evenVBand="0" w:oddHBand="0" w:evenHBand="0" w:firstRowFirstColumn="0" w:firstRowLastColumn="0" w:lastRowFirstColumn="0" w:lastRowLastColumn="0"/>
            </w:pPr>
            <w:r>
              <w:t>6.8</w:t>
            </w:r>
          </w:p>
        </w:tc>
        <w:tc>
          <w:tcPr>
            <w:tcW w:w="1701" w:type="dxa"/>
            <w:tcPrChange w:id="866" w:author="Kevin Toohey" w:date="2023-10-03T16:56:00Z">
              <w:tcPr>
                <w:tcW w:w="2408" w:type="dxa"/>
              </w:tcPr>
            </w:tcPrChange>
          </w:tcPr>
          <w:p w14:paraId="3E504163" w14:textId="77777777" w:rsidR="008667A0" w:rsidRDefault="00165603">
            <w:pPr>
              <w:cnfStyle w:val="000000000000" w:firstRow="0" w:lastRow="0" w:firstColumn="0" w:lastColumn="0" w:oddVBand="0" w:evenVBand="0" w:oddHBand="0" w:evenHBand="0" w:firstRowFirstColumn="0" w:firstRowLastColumn="0" w:lastRowFirstColumn="0" w:lastRowLastColumn="0"/>
            </w:pPr>
            <w:r>
              <w:t>6.5</w:t>
            </w:r>
          </w:p>
        </w:tc>
      </w:tr>
      <w:tr w:rsidR="008667A0" w14:paraId="732DC393" w14:textId="77777777" w:rsidTr="002D11C8">
        <w:tc>
          <w:tcPr>
            <w:cnfStyle w:val="001000000000" w:firstRow="0" w:lastRow="0" w:firstColumn="1" w:lastColumn="0" w:oddVBand="0" w:evenVBand="0" w:oddHBand="0" w:evenHBand="0" w:firstRowFirstColumn="0" w:firstRowLastColumn="0" w:lastRowFirstColumn="0" w:lastRowLastColumn="0"/>
            <w:tcW w:w="4536" w:type="dxa"/>
            <w:tcPrChange w:id="867" w:author="Kevin Toohey" w:date="2023-10-03T16:56:00Z">
              <w:tcPr>
                <w:tcW w:w="5040" w:type="dxa"/>
              </w:tcPr>
            </w:tcPrChange>
          </w:tcPr>
          <w:p w14:paraId="3BE0F042" w14:textId="77777777" w:rsidR="008667A0" w:rsidRDefault="00165603">
            <w:r>
              <w:t xml:space="preserve">  Volatility(%,p.a.)</w:t>
            </w:r>
          </w:p>
        </w:tc>
        <w:tc>
          <w:tcPr>
            <w:tcW w:w="1652" w:type="dxa"/>
            <w:tcPrChange w:id="868" w:author="Kevin Toohey" w:date="2023-10-03T16:56:00Z">
              <w:tcPr>
                <w:tcW w:w="2408" w:type="dxa"/>
              </w:tcPr>
            </w:tcPrChange>
          </w:tcPr>
          <w:p w14:paraId="3F6DF1CA" w14:textId="77777777" w:rsidR="008667A0" w:rsidRDefault="00165603">
            <w:pPr>
              <w:cnfStyle w:val="000000000000" w:firstRow="0" w:lastRow="0" w:firstColumn="0" w:lastColumn="0" w:oddVBand="0" w:evenVBand="0" w:oddHBand="0" w:evenHBand="0" w:firstRowFirstColumn="0" w:firstRowLastColumn="0" w:lastRowFirstColumn="0" w:lastRowLastColumn="0"/>
            </w:pPr>
            <w:r>
              <w:t>5.8</w:t>
            </w:r>
          </w:p>
        </w:tc>
        <w:tc>
          <w:tcPr>
            <w:tcW w:w="1559" w:type="dxa"/>
            <w:tcPrChange w:id="869" w:author="Kevin Toohey" w:date="2023-10-03T16:56:00Z">
              <w:tcPr>
                <w:tcW w:w="2408" w:type="dxa"/>
              </w:tcPr>
            </w:tcPrChange>
          </w:tcPr>
          <w:p w14:paraId="77E195BE" w14:textId="77777777" w:rsidR="008667A0" w:rsidRDefault="00165603">
            <w:pPr>
              <w:cnfStyle w:val="000000000000" w:firstRow="0" w:lastRow="0" w:firstColumn="0" w:lastColumn="0" w:oddVBand="0" w:evenVBand="0" w:oddHBand="0" w:evenHBand="0" w:firstRowFirstColumn="0" w:firstRowLastColumn="0" w:lastRowFirstColumn="0" w:lastRowLastColumn="0"/>
            </w:pPr>
            <w:r>
              <w:t>6.8</w:t>
            </w:r>
          </w:p>
        </w:tc>
        <w:tc>
          <w:tcPr>
            <w:tcW w:w="1701" w:type="dxa"/>
            <w:tcPrChange w:id="870" w:author="Kevin Toohey" w:date="2023-10-03T16:56:00Z">
              <w:tcPr>
                <w:tcW w:w="2408" w:type="dxa"/>
              </w:tcPr>
            </w:tcPrChange>
          </w:tcPr>
          <w:p w14:paraId="243A7F2E" w14:textId="77777777" w:rsidR="008667A0" w:rsidRDefault="00165603">
            <w:pPr>
              <w:cnfStyle w:val="000000000000" w:firstRow="0" w:lastRow="0" w:firstColumn="0" w:lastColumn="0" w:oddVBand="0" w:evenVBand="0" w:oddHBand="0" w:evenHBand="0" w:firstRowFirstColumn="0" w:firstRowLastColumn="0" w:lastRowFirstColumn="0" w:lastRowLastColumn="0"/>
            </w:pPr>
            <w:r>
              <w:t>5.4</w:t>
            </w:r>
          </w:p>
        </w:tc>
      </w:tr>
      <w:tr w:rsidR="008667A0" w14:paraId="321F665F" w14:textId="77777777" w:rsidTr="002D11C8">
        <w:tc>
          <w:tcPr>
            <w:cnfStyle w:val="001000000000" w:firstRow="0" w:lastRow="0" w:firstColumn="1" w:lastColumn="0" w:oddVBand="0" w:evenVBand="0" w:oddHBand="0" w:evenHBand="0" w:firstRowFirstColumn="0" w:firstRowLastColumn="0" w:lastRowFirstColumn="0" w:lastRowLastColumn="0"/>
            <w:tcW w:w="4536" w:type="dxa"/>
            <w:tcPrChange w:id="871" w:author="Kevin Toohey" w:date="2023-10-03T16:56:00Z">
              <w:tcPr>
                <w:tcW w:w="5040" w:type="dxa"/>
              </w:tcPr>
            </w:tcPrChange>
          </w:tcPr>
          <w:p w14:paraId="3DB4E3A0" w14:textId="77777777" w:rsidR="008667A0" w:rsidRDefault="00165603">
            <w:r>
              <w:t xml:space="preserve">  Sharpe</w:t>
            </w:r>
          </w:p>
        </w:tc>
        <w:tc>
          <w:tcPr>
            <w:tcW w:w="1652" w:type="dxa"/>
            <w:tcPrChange w:id="872" w:author="Kevin Toohey" w:date="2023-10-03T16:56:00Z">
              <w:tcPr>
                <w:tcW w:w="2408" w:type="dxa"/>
              </w:tcPr>
            </w:tcPrChange>
          </w:tcPr>
          <w:p w14:paraId="5F8D4977" w14:textId="77777777" w:rsidR="008667A0" w:rsidRDefault="00165603">
            <w:pPr>
              <w:cnfStyle w:val="000000000000" w:firstRow="0" w:lastRow="0" w:firstColumn="0" w:lastColumn="0" w:oddVBand="0" w:evenVBand="0" w:oddHBand="0" w:evenHBand="0" w:firstRowFirstColumn="0" w:firstRowLastColumn="0" w:lastRowFirstColumn="0" w:lastRowLastColumn="0"/>
            </w:pPr>
            <w:r>
              <w:t>0.38</w:t>
            </w:r>
          </w:p>
        </w:tc>
        <w:tc>
          <w:tcPr>
            <w:tcW w:w="1559" w:type="dxa"/>
            <w:tcPrChange w:id="873" w:author="Kevin Toohey" w:date="2023-10-03T16:56:00Z">
              <w:tcPr>
                <w:tcW w:w="2408" w:type="dxa"/>
              </w:tcPr>
            </w:tcPrChange>
          </w:tcPr>
          <w:p w14:paraId="4A4839FD" w14:textId="77777777" w:rsidR="008667A0" w:rsidRDefault="00165603">
            <w:pPr>
              <w:cnfStyle w:val="000000000000" w:firstRow="0" w:lastRow="0" w:firstColumn="0" w:lastColumn="0" w:oddVBand="0" w:evenVBand="0" w:oddHBand="0" w:evenHBand="0" w:firstRowFirstColumn="0" w:firstRowLastColumn="0" w:lastRowFirstColumn="0" w:lastRowLastColumn="0"/>
            </w:pPr>
            <w:r>
              <w:t>0.37</w:t>
            </w:r>
          </w:p>
        </w:tc>
        <w:tc>
          <w:tcPr>
            <w:tcW w:w="1701" w:type="dxa"/>
            <w:tcPrChange w:id="874" w:author="Kevin Toohey" w:date="2023-10-03T16:56:00Z">
              <w:tcPr>
                <w:tcW w:w="2408" w:type="dxa"/>
              </w:tcPr>
            </w:tcPrChange>
          </w:tcPr>
          <w:p w14:paraId="4FE57DFE" w14:textId="77777777" w:rsidR="008667A0" w:rsidRDefault="00165603">
            <w:pPr>
              <w:cnfStyle w:val="000000000000" w:firstRow="0" w:lastRow="0" w:firstColumn="0" w:lastColumn="0" w:oddVBand="0" w:evenVBand="0" w:oddHBand="0" w:evenHBand="0" w:firstRowFirstColumn="0" w:firstRowLastColumn="0" w:lastRowFirstColumn="0" w:lastRowLastColumn="0"/>
            </w:pPr>
            <w:r>
              <w:t>0.43</w:t>
            </w:r>
          </w:p>
        </w:tc>
      </w:tr>
      <w:tr w:rsidR="008667A0" w14:paraId="2B5131BE" w14:textId="77777777" w:rsidTr="002D11C8">
        <w:tc>
          <w:tcPr>
            <w:cnfStyle w:val="001000000000" w:firstRow="0" w:lastRow="0" w:firstColumn="1" w:lastColumn="0" w:oddVBand="0" w:evenVBand="0" w:oddHBand="0" w:evenHBand="0" w:firstRowFirstColumn="0" w:firstRowLastColumn="0" w:lastRowFirstColumn="0" w:lastRowLastColumn="0"/>
            <w:tcW w:w="4536" w:type="dxa"/>
            <w:tcPrChange w:id="875" w:author="Kevin Toohey" w:date="2023-10-03T16:56:00Z">
              <w:tcPr>
                <w:tcW w:w="5040" w:type="dxa"/>
              </w:tcPr>
            </w:tcPrChange>
          </w:tcPr>
          <w:p w14:paraId="79A70FF8" w14:textId="77777777" w:rsidR="008667A0" w:rsidRDefault="00165603">
            <w:r>
              <w:t xml:space="preserve">  Risk Band</w:t>
            </w:r>
          </w:p>
        </w:tc>
        <w:tc>
          <w:tcPr>
            <w:tcW w:w="1652" w:type="dxa"/>
            <w:tcPrChange w:id="876" w:author="Kevin Toohey" w:date="2023-10-03T16:56:00Z">
              <w:tcPr>
                <w:tcW w:w="2408" w:type="dxa"/>
              </w:tcPr>
            </w:tcPrChange>
          </w:tcPr>
          <w:p w14:paraId="191C858C" w14:textId="77777777" w:rsidR="008667A0" w:rsidRDefault="00165603">
            <w:pPr>
              <w:cnfStyle w:val="000000000000" w:firstRow="0" w:lastRow="0" w:firstColumn="0" w:lastColumn="0" w:oddVBand="0" w:evenVBand="0" w:oddHBand="0" w:evenHBand="0" w:firstRowFirstColumn="0" w:firstRowLastColumn="0" w:lastRowFirstColumn="0" w:lastRowLastColumn="0"/>
            </w:pPr>
            <w:r>
              <w:t>4.0</w:t>
            </w:r>
          </w:p>
        </w:tc>
        <w:tc>
          <w:tcPr>
            <w:tcW w:w="1559" w:type="dxa"/>
            <w:tcPrChange w:id="877" w:author="Kevin Toohey" w:date="2023-10-03T16:56:00Z">
              <w:tcPr>
                <w:tcW w:w="2408" w:type="dxa"/>
              </w:tcPr>
            </w:tcPrChange>
          </w:tcPr>
          <w:p w14:paraId="763C076D"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701" w:type="dxa"/>
            <w:tcPrChange w:id="878" w:author="Kevin Toohey" w:date="2023-10-03T16:56:00Z">
              <w:tcPr>
                <w:tcW w:w="2408" w:type="dxa"/>
              </w:tcPr>
            </w:tcPrChange>
          </w:tcPr>
          <w:p w14:paraId="77F5C9F2" w14:textId="77777777" w:rsidR="008667A0" w:rsidRDefault="00165603">
            <w:pPr>
              <w:cnfStyle w:val="000000000000" w:firstRow="0" w:lastRow="0" w:firstColumn="0" w:lastColumn="0" w:oddVBand="0" w:evenVBand="0" w:oddHBand="0" w:evenHBand="0" w:firstRowFirstColumn="0" w:firstRowLastColumn="0" w:lastRowFirstColumn="0" w:lastRowLastColumn="0"/>
            </w:pPr>
            <w:r>
              <w:t>4.0</w:t>
            </w:r>
          </w:p>
        </w:tc>
      </w:tr>
      <w:tr w:rsidR="008667A0" w14:paraId="43B1FA56" w14:textId="77777777" w:rsidTr="002D11C8">
        <w:tc>
          <w:tcPr>
            <w:cnfStyle w:val="001000000000" w:firstRow="0" w:lastRow="0" w:firstColumn="1" w:lastColumn="0" w:oddVBand="0" w:evenVBand="0" w:oddHBand="0" w:evenHBand="0" w:firstRowFirstColumn="0" w:firstRowLastColumn="0" w:lastRowFirstColumn="0" w:lastRowLastColumn="0"/>
            <w:tcW w:w="4536" w:type="dxa"/>
            <w:tcPrChange w:id="879" w:author="Kevin Toohey" w:date="2023-10-03T16:56:00Z">
              <w:tcPr>
                <w:tcW w:w="5040" w:type="dxa"/>
              </w:tcPr>
            </w:tcPrChange>
          </w:tcPr>
          <w:p w14:paraId="64EDFDFE" w14:textId="77777777" w:rsidR="008667A0" w:rsidRDefault="00165603">
            <w:r>
              <w:t xml:space="preserve">  Risk Level</w:t>
            </w:r>
          </w:p>
        </w:tc>
        <w:tc>
          <w:tcPr>
            <w:tcW w:w="1652" w:type="dxa"/>
            <w:tcPrChange w:id="880" w:author="Kevin Toohey" w:date="2023-10-03T16:56:00Z">
              <w:tcPr>
                <w:tcW w:w="2408" w:type="dxa"/>
              </w:tcPr>
            </w:tcPrChange>
          </w:tcPr>
          <w:p w14:paraId="1935ED6A"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w:t>
            </w:r>
          </w:p>
        </w:tc>
        <w:tc>
          <w:tcPr>
            <w:tcW w:w="1559" w:type="dxa"/>
            <w:tcPrChange w:id="881" w:author="Kevin Toohey" w:date="2023-10-03T16:56:00Z">
              <w:tcPr>
                <w:tcW w:w="2408" w:type="dxa"/>
              </w:tcPr>
            </w:tcPrChange>
          </w:tcPr>
          <w:p w14:paraId="44E1C3D0"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 to High</w:t>
            </w:r>
          </w:p>
        </w:tc>
        <w:tc>
          <w:tcPr>
            <w:tcW w:w="1701" w:type="dxa"/>
            <w:tcPrChange w:id="882" w:author="Kevin Toohey" w:date="2023-10-03T16:56:00Z">
              <w:tcPr>
                <w:tcW w:w="2408" w:type="dxa"/>
              </w:tcPr>
            </w:tcPrChange>
          </w:tcPr>
          <w:p w14:paraId="2421E745"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w:t>
            </w:r>
          </w:p>
        </w:tc>
      </w:tr>
      <w:tr w:rsidR="008667A0" w14:paraId="027914B4" w14:textId="77777777" w:rsidTr="002D11C8">
        <w:tc>
          <w:tcPr>
            <w:cnfStyle w:val="001000000000" w:firstRow="0" w:lastRow="0" w:firstColumn="1" w:lastColumn="0" w:oddVBand="0" w:evenVBand="0" w:oddHBand="0" w:evenHBand="0" w:firstRowFirstColumn="0" w:firstRowLastColumn="0" w:lastRowFirstColumn="0" w:lastRowLastColumn="0"/>
            <w:tcW w:w="4536" w:type="dxa"/>
            <w:tcPrChange w:id="883" w:author="Kevin Toohey" w:date="2023-10-03T16:56:00Z">
              <w:tcPr>
                <w:tcW w:w="5040" w:type="dxa"/>
              </w:tcPr>
            </w:tcPrChange>
          </w:tcPr>
          <w:p w14:paraId="1DDD9EE5" w14:textId="77777777" w:rsidR="008667A0" w:rsidRDefault="00165603">
            <w:r>
              <w:rPr>
                <w:b/>
              </w:rPr>
              <w:t>Probability of Achieving CPI-based Return Target</w:t>
            </w:r>
          </w:p>
        </w:tc>
        <w:tc>
          <w:tcPr>
            <w:tcW w:w="1652" w:type="dxa"/>
            <w:tcPrChange w:id="884" w:author="Kevin Toohey" w:date="2023-10-03T16:56:00Z">
              <w:tcPr>
                <w:tcW w:w="2408" w:type="dxa"/>
              </w:tcPr>
            </w:tcPrChange>
          </w:tcPr>
          <w:p w14:paraId="5A256F0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885" w:author="Kevin Toohey" w:date="2023-10-03T16:56:00Z">
              <w:tcPr>
                <w:tcW w:w="2408" w:type="dxa"/>
              </w:tcPr>
            </w:tcPrChange>
          </w:tcPr>
          <w:p w14:paraId="6920AC4A"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Change w:id="886" w:author="Kevin Toohey" w:date="2023-10-03T16:56:00Z">
              <w:tcPr>
                <w:tcW w:w="2408" w:type="dxa"/>
              </w:tcPr>
            </w:tcPrChange>
          </w:tcPr>
          <w:p w14:paraId="257E89CC"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2DC998B8" w14:textId="77777777" w:rsidTr="002D11C8">
        <w:tc>
          <w:tcPr>
            <w:cnfStyle w:val="001000000000" w:firstRow="0" w:lastRow="0" w:firstColumn="1" w:lastColumn="0" w:oddVBand="0" w:evenVBand="0" w:oddHBand="0" w:evenHBand="0" w:firstRowFirstColumn="0" w:firstRowLastColumn="0" w:lastRowFirstColumn="0" w:lastRowLastColumn="0"/>
            <w:tcW w:w="4536" w:type="dxa"/>
            <w:tcPrChange w:id="887" w:author="Kevin Toohey" w:date="2023-10-03T16:56:00Z">
              <w:tcPr>
                <w:tcW w:w="5040" w:type="dxa"/>
              </w:tcPr>
            </w:tcPrChange>
          </w:tcPr>
          <w:p w14:paraId="7A1BFCB4" w14:textId="77777777" w:rsidR="008667A0" w:rsidRDefault="00165603">
            <w:r>
              <w:t xml:space="preserve">  CPI+1.0%p.a. over a 5-year rolling period(%)</w:t>
            </w:r>
          </w:p>
        </w:tc>
        <w:tc>
          <w:tcPr>
            <w:tcW w:w="1652" w:type="dxa"/>
            <w:tcPrChange w:id="888" w:author="Kevin Toohey" w:date="2023-10-03T16:56:00Z">
              <w:tcPr>
                <w:tcW w:w="2408" w:type="dxa"/>
              </w:tcPr>
            </w:tcPrChange>
          </w:tcPr>
          <w:p w14:paraId="1EBA71E4" w14:textId="77777777" w:rsidR="008667A0" w:rsidRDefault="00165603">
            <w:pPr>
              <w:cnfStyle w:val="000000000000" w:firstRow="0" w:lastRow="0" w:firstColumn="0" w:lastColumn="0" w:oddVBand="0" w:evenVBand="0" w:oddHBand="0" w:evenHBand="0" w:firstRowFirstColumn="0" w:firstRowLastColumn="0" w:lastRowFirstColumn="0" w:lastRowLastColumn="0"/>
            </w:pPr>
            <w:r>
              <w:t>90.4</w:t>
            </w:r>
          </w:p>
        </w:tc>
        <w:tc>
          <w:tcPr>
            <w:tcW w:w="1559" w:type="dxa"/>
            <w:tcPrChange w:id="889" w:author="Kevin Toohey" w:date="2023-10-03T16:56:00Z">
              <w:tcPr>
                <w:tcW w:w="2408" w:type="dxa"/>
              </w:tcPr>
            </w:tcPrChange>
          </w:tcPr>
          <w:p w14:paraId="71B002FA" w14:textId="77777777" w:rsidR="008667A0" w:rsidRDefault="00165603">
            <w:pPr>
              <w:cnfStyle w:val="000000000000" w:firstRow="0" w:lastRow="0" w:firstColumn="0" w:lastColumn="0" w:oddVBand="0" w:evenVBand="0" w:oddHBand="0" w:evenHBand="0" w:firstRowFirstColumn="0" w:firstRowLastColumn="0" w:lastRowFirstColumn="0" w:lastRowLastColumn="0"/>
            </w:pPr>
            <w:r>
              <w:t>89.3</w:t>
            </w:r>
          </w:p>
        </w:tc>
        <w:tc>
          <w:tcPr>
            <w:tcW w:w="1701" w:type="dxa"/>
            <w:tcPrChange w:id="890" w:author="Kevin Toohey" w:date="2023-10-03T16:56:00Z">
              <w:tcPr>
                <w:tcW w:w="2408" w:type="dxa"/>
              </w:tcPr>
            </w:tcPrChange>
          </w:tcPr>
          <w:p w14:paraId="086F3825" w14:textId="77777777" w:rsidR="008667A0" w:rsidRDefault="00165603">
            <w:pPr>
              <w:cnfStyle w:val="000000000000" w:firstRow="0" w:lastRow="0" w:firstColumn="0" w:lastColumn="0" w:oddVBand="0" w:evenVBand="0" w:oddHBand="0" w:evenHBand="0" w:firstRowFirstColumn="0" w:firstRowLastColumn="0" w:lastRowFirstColumn="0" w:lastRowLastColumn="0"/>
            </w:pPr>
            <w:r>
              <w:t>92.8</w:t>
            </w:r>
          </w:p>
        </w:tc>
      </w:tr>
      <w:tr w:rsidR="008667A0" w14:paraId="54218664" w14:textId="77777777" w:rsidTr="002D11C8">
        <w:tc>
          <w:tcPr>
            <w:cnfStyle w:val="001000000000" w:firstRow="0" w:lastRow="0" w:firstColumn="1" w:lastColumn="0" w:oddVBand="0" w:evenVBand="0" w:oddHBand="0" w:evenHBand="0" w:firstRowFirstColumn="0" w:firstRowLastColumn="0" w:lastRowFirstColumn="0" w:lastRowLastColumn="0"/>
            <w:tcW w:w="4536" w:type="dxa"/>
            <w:tcPrChange w:id="891" w:author="Kevin Toohey" w:date="2023-10-03T16:56:00Z">
              <w:tcPr>
                <w:tcW w:w="5040" w:type="dxa"/>
              </w:tcPr>
            </w:tcPrChange>
          </w:tcPr>
          <w:p w14:paraId="29F483F1" w14:textId="77777777" w:rsidR="008667A0" w:rsidRDefault="00165603">
            <w:r>
              <w:t xml:space="preserve">  CPI+1.5%p.a. over a 5-year rolling period(%)</w:t>
            </w:r>
          </w:p>
        </w:tc>
        <w:tc>
          <w:tcPr>
            <w:tcW w:w="1652" w:type="dxa"/>
            <w:tcPrChange w:id="892" w:author="Kevin Toohey" w:date="2023-10-03T16:56:00Z">
              <w:tcPr>
                <w:tcW w:w="2408" w:type="dxa"/>
              </w:tcPr>
            </w:tcPrChange>
          </w:tcPr>
          <w:p w14:paraId="247677C3" w14:textId="77777777" w:rsidR="008667A0" w:rsidRDefault="00165603">
            <w:pPr>
              <w:cnfStyle w:val="000000000000" w:firstRow="0" w:lastRow="0" w:firstColumn="0" w:lastColumn="0" w:oddVBand="0" w:evenVBand="0" w:oddHBand="0" w:evenHBand="0" w:firstRowFirstColumn="0" w:firstRowLastColumn="0" w:lastRowFirstColumn="0" w:lastRowLastColumn="0"/>
            </w:pPr>
            <w:r>
              <w:t>86.0</w:t>
            </w:r>
          </w:p>
        </w:tc>
        <w:tc>
          <w:tcPr>
            <w:tcW w:w="1559" w:type="dxa"/>
            <w:tcPrChange w:id="893" w:author="Kevin Toohey" w:date="2023-10-03T16:56:00Z">
              <w:tcPr>
                <w:tcW w:w="2408" w:type="dxa"/>
              </w:tcPr>
            </w:tcPrChange>
          </w:tcPr>
          <w:p w14:paraId="6FDD4B0E" w14:textId="77777777" w:rsidR="008667A0" w:rsidRDefault="00165603">
            <w:pPr>
              <w:cnfStyle w:val="000000000000" w:firstRow="0" w:lastRow="0" w:firstColumn="0" w:lastColumn="0" w:oddVBand="0" w:evenVBand="0" w:oddHBand="0" w:evenHBand="0" w:firstRowFirstColumn="0" w:firstRowLastColumn="0" w:lastRowFirstColumn="0" w:lastRowLastColumn="0"/>
            </w:pPr>
            <w:r>
              <w:t>85.3</w:t>
            </w:r>
          </w:p>
        </w:tc>
        <w:tc>
          <w:tcPr>
            <w:tcW w:w="1701" w:type="dxa"/>
            <w:tcPrChange w:id="894" w:author="Kevin Toohey" w:date="2023-10-03T16:56:00Z">
              <w:tcPr>
                <w:tcW w:w="2408" w:type="dxa"/>
              </w:tcPr>
            </w:tcPrChange>
          </w:tcPr>
          <w:p w14:paraId="17954269" w14:textId="77777777" w:rsidR="008667A0" w:rsidRDefault="00165603">
            <w:pPr>
              <w:cnfStyle w:val="000000000000" w:firstRow="0" w:lastRow="0" w:firstColumn="0" w:lastColumn="0" w:oddVBand="0" w:evenVBand="0" w:oddHBand="0" w:evenHBand="0" w:firstRowFirstColumn="0" w:firstRowLastColumn="0" w:lastRowFirstColumn="0" w:lastRowLastColumn="0"/>
            </w:pPr>
            <w:r>
              <w:t>88.9</w:t>
            </w:r>
          </w:p>
        </w:tc>
      </w:tr>
      <w:tr w:rsidR="008667A0" w14:paraId="0C51DD48" w14:textId="77777777" w:rsidTr="002D11C8">
        <w:tc>
          <w:tcPr>
            <w:cnfStyle w:val="001000000000" w:firstRow="0" w:lastRow="0" w:firstColumn="1" w:lastColumn="0" w:oddVBand="0" w:evenVBand="0" w:oddHBand="0" w:evenHBand="0" w:firstRowFirstColumn="0" w:firstRowLastColumn="0" w:lastRowFirstColumn="0" w:lastRowLastColumn="0"/>
            <w:tcW w:w="4536" w:type="dxa"/>
            <w:tcPrChange w:id="895" w:author="Kevin Toohey" w:date="2023-10-03T16:56:00Z">
              <w:tcPr>
                <w:tcW w:w="5040" w:type="dxa"/>
              </w:tcPr>
            </w:tcPrChange>
          </w:tcPr>
          <w:p w14:paraId="252D98C6" w14:textId="77777777" w:rsidR="008667A0" w:rsidRDefault="00165603">
            <w:r>
              <w:t xml:space="preserve">  CPI+2.0%p.a. over a 5-year rolling period(%)</w:t>
            </w:r>
          </w:p>
        </w:tc>
        <w:tc>
          <w:tcPr>
            <w:tcW w:w="1652" w:type="dxa"/>
            <w:tcPrChange w:id="896" w:author="Kevin Toohey" w:date="2023-10-03T16:56:00Z">
              <w:tcPr>
                <w:tcW w:w="2408" w:type="dxa"/>
              </w:tcPr>
            </w:tcPrChange>
          </w:tcPr>
          <w:p w14:paraId="614AB3BA" w14:textId="77777777" w:rsidR="008667A0" w:rsidRDefault="00165603">
            <w:pPr>
              <w:cnfStyle w:val="000000000000" w:firstRow="0" w:lastRow="0" w:firstColumn="0" w:lastColumn="0" w:oddVBand="0" w:evenVBand="0" w:oddHBand="0" w:evenHBand="0" w:firstRowFirstColumn="0" w:firstRowLastColumn="0" w:lastRowFirstColumn="0" w:lastRowLastColumn="0"/>
            </w:pPr>
            <w:r>
              <w:t>80.3</w:t>
            </w:r>
          </w:p>
        </w:tc>
        <w:tc>
          <w:tcPr>
            <w:tcW w:w="1559" w:type="dxa"/>
            <w:tcPrChange w:id="897" w:author="Kevin Toohey" w:date="2023-10-03T16:56:00Z">
              <w:tcPr>
                <w:tcW w:w="2408" w:type="dxa"/>
              </w:tcPr>
            </w:tcPrChange>
          </w:tcPr>
          <w:p w14:paraId="09DDD192" w14:textId="77777777" w:rsidR="008667A0" w:rsidRDefault="00165603">
            <w:pPr>
              <w:cnfStyle w:val="000000000000" w:firstRow="0" w:lastRow="0" w:firstColumn="0" w:lastColumn="0" w:oddVBand="0" w:evenVBand="0" w:oddHBand="0" w:evenHBand="0" w:firstRowFirstColumn="0" w:firstRowLastColumn="0" w:lastRowFirstColumn="0" w:lastRowLastColumn="0"/>
            </w:pPr>
            <w:r>
              <w:t>80.4</w:t>
            </w:r>
          </w:p>
        </w:tc>
        <w:tc>
          <w:tcPr>
            <w:tcW w:w="1701" w:type="dxa"/>
            <w:tcPrChange w:id="898" w:author="Kevin Toohey" w:date="2023-10-03T16:56:00Z">
              <w:tcPr>
                <w:tcW w:w="2408" w:type="dxa"/>
              </w:tcPr>
            </w:tcPrChange>
          </w:tcPr>
          <w:p w14:paraId="1DBD9034" w14:textId="77777777" w:rsidR="008667A0" w:rsidRDefault="00165603">
            <w:pPr>
              <w:cnfStyle w:val="000000000000" w:firstRow="0" w:lastRow="0" w:firstColumn="0" w:lastColumn="0" w:oddVBand="0" w:evenVBand="0" w:oddHBand="0" w:evenHBand="0" w:firstRowFirstColumn="0" w:firstRowLastColumn="0" w:lastRowFirstColumn="0" w:lastRowLastColumn="0"/>
            </w:pPr>
            <w:r>
              <w:t>83.4</w:t>
            </w:r>
          </w:p>
        </w:tc>
      </w:tr>
      <w:tr w:rsidR="008667A0" w14:paraId="4209EC48" w14:textId="77777777" w:rsidTr="002D11C8">
        <w:tc>
          <w:tcPr>
            <w:cnfStyle w:val="001000000000" w:firstRow="0" w:lastRow="0" w:firstColumn="1" w:lastColumn="0" w:oddVBand="0" w:evenVBand="0" w:oddHBand="0" w:evenHBand="0" w:firstRowFirstColumn="0" w:firstRowLastColumn="0" w:lastRowFirstColumn="0" w:lastRowLastColumn="0"/>
            <w:tcW w:w="4536" w:type="dxa"/>
            <w:tcPrChange w:id="899" w:author="Kevin Toohey" w:date="2023-10-03T16:56:00Z">
              <w:tcPr>
                <w:tcW w:w="5040" w:type="dxa"/>
              </w:tcPr>
            </w:tcPrChange>
          </w:tcPr>
          <w:p w14:paraId="3BA2C416" w14:textId="77777777" w:rsidR="008667A0" w:rsidRDefault="00165603">
            <w:r>
              <w:t xml:space="preserve">  CPI+2.5%p.a. over a 5-year rolling period(%)</w:t>
            </w:r>
          </w:p>
        </w:tc>
        <w:tc>
          <w:tcPr>
            <w:tcW w:w="1652" w:type="dxa"/>
            <w:tcPrChange w:id="900" w:author="Kevin Toohey" w:date="2023-10-03T16:56:00Z">
              <w:tcPr>
                <w:tcW w:w="2408" w:type="dxa"/>
              </w:tcPr>
            </w:tcPrChange>
          </w:tcPr>
          <w:p w14:paraId="6E494AEB" w14:textId="77777777" w:rsidR="008667A0" w:rsidRDefault="00165603">
            <w:pPr>
              <w:cnfStyle w:val="000000000000" w:firstRow="0" w:lastRow="0" w:firstColumn="0" w:lastColumn="0" w:oddVBand="0" w:evenVBand="0" w:oddHBand="0" w:evenHBand="0" w:firstRowFirstColumn="0" w:firstRowLastColumn="0" w:lastRowFirstColumn="0" w:lastRowLastColumn="0"/>
            </w:pPr>
            <w:r>
              <w:t>73.1</w:t>
            </w:r>
          </w:p>
        </w:tc>
        <w:tc>
          <w:tcPr>
            <w:tcW w:w="1559" w:type="dxa"/>
            <w:tcPrChange w:id="901" w:author="Kevin Toohey" w:date="2023-10-03T16:56:00Z">
              <w:tcPr>
                <w:tcW w:w="2408" w:type="dxa"/>
              </w:tcPr>
            </w:tcPrChange>
          </w:tcPr>
          <w:p w14:paraId="0CCC0BCA" w14:textId="77777777" w:rsidR="008667A0" w:rsidRDefault="00165603">
            <w:pPr>
              <w:cnfStyle w:val="000000000000" w:firstRow="0" w:lastRow="0" w:firstColumn="0" w:lastColumn="0" w:oddVBand="0" w:evenVBand="0" w:oddHBand="0" w:evenHBand="0" w:firstRowFirstColumn="0" w:firstRowLastColumn="0" w:lastRowFirstColumn="0" w:lastRowLastColumn="0"/>
            </w:pPr>
            <w:r>
              <w:t>74.5</w:t>
            </w:r>
          </w:p>
        </w:tc>
        <w:tc>
          <w:tcPr>
            <w:tcW w:w="1701" w:type="dxa"/>
            <w:tcPrChange w:id="902" w:author="Kevin Toohey" w:date="2023-10-03T16:56:00Z">
              <w:tcPr>
                <w:tcW w:w="2408" w:type="dxa"/>
              </w:tcPr>
            </w:tcPrChange>
          </w:tcPr>
          <w:p w14:paraId="0AED05F3" w14:textId="77777777" w:rsidR="008667A0" w:rsidRDefault="00165603">
            <w:pPr>
              <w:cnfStyle w:val="000000000000" w:firstRow="0" w:lastRow="0" w:firstColumn="0" w:lastColumn="0" w:oddVBand="0" w:evenVBand="0" w:oddHBand="0" w:evenHBand="0" w:firstRowFirstColumn="0" w:firstRowLastColumn="0" w:lastRowFirstColumn="0" w:lastRowLastColumn="0"/>
            </w:pPr>
            <w:r>
              <w:t>76.4</w:t>
            </w:r>
          </w:p>
        </w:tc>
      </w:tr>
      <w:tr w:rsidR="008667A0" w14:paraId="3EE319C5" w14:textId="77777777" w:rsidTr="002D11C8">
        <w:tc>
          <w:tcPr>
            <w:cnfStyle w:val="001000000000" w:firstRow="0" w:lastRow="0" w:firstColumn="1" w:lastColumn="0" w:oddVBand="0" w:evenVBand="0" w:oddHBand="0" w:evenHBand="0" w:firstRowFirstColumn="0" w:firstRowLastColumn="0" w:lastRowFirstColumn="0" w:lastRowLastColumn="0"/>
            <w:tcW w:w="4536" w:type="dxa"/>
            <w:tcPrChange w:id="903" w:author="Kevin Toohey" w:date="2023-10-03T16:56:00Z">
              <w:tcPr>
                <w:tcW w:w="5040" w:type="dxa"/>
              </w:tcPr>
            </w:tcPrChange>
          </w:tcPr>
          <w:p w14:paraId="11BA580E" w14:textId="77777777" w:rsidR="008667A0" w:rsidRDefault="00165603">
            <w:r>
              <w:t xml:space="preserve">  CPI+3.0%p.a. over a 5-year rolling period(%)</w:t>
            </w:r>
          </w:p>
        </w:tc>
        <w:tc>
          <w:tcPr>
            <w:tcW w:w="1652" w:type="dxa"/>
            <w:tcPrChange w:id="904" w:author="Kevin Toohey" w:date="2023-10-03T16:56:00Z">
              <w:tcPr>
                <w:tcW w:w="2408" w:type="dxa"/>
              </w:tcPr>
            </w:tcPrChange>
          </w:tcPr>
          <w:p w14:paraId="34D0D905" w14:textId="77777777" w:rsidR="008667A0" w:rsidRDefault="00165603">
            <w:pPr>
              <w:cnfStyle w:val="000000000000" w:firstRow="0" w:lastRow="0" w:firstColumn="0" w:lastColumn="0" w:oddVBand="0" w:evenVBand="0" w:oddHBand="0" w:evenHBand="0" w:firstRowFirstColumn="0" w:firstRowLastColumn="0" w:lastRowFirstColumn="0" w:lastRowLastColumn="0"/>
            </w:pPr>
            <w:r>
              <w:t>64.7</w:t>
            </w:r>
          </w:p>
        </w:tc>
        <w:tc>
          <w:tcPr>
            <w:tcW w:w="1559" w:type="dxa"/>
            <w:tcPrChange w:id="905" w:author="Kevin Toohey" w:date="2023-10-03T16:56:00Z">
              <w:tcPr>
                <w:tcW w:w="2408" w:type="dxa"/>
              </w:tcPr>
            </w:tcPrChange>
          </w:tcPr>
          <w:p w14:paraId="4B2256AE" w14:textId="77777777" w:rsidR="008667A0" w:rsidRDefault="00165603">
            <w:pPr>
              <w:cnfStyle w:val="000000000000" w:firstRow="0" w:lastRow="0" w:firstColumn="0" w:lastColumn="0" w:oddVBand="0" w:evenVBand="0" w:oddHBand="0" w:evenHBand="0" w:firstRowFirstColumn="0" w:firstRowLastColumn="0" w:lastRowFirstColumn="0" w:lastRowLastColumn="0"/>
            </w:pPr>
            <w:r>
              <w:t>67.6</w:t>
            </w:r>
          </w:p>
        </w:tc>
        <w:tc>
          <w:tcPr>
            <w:tcW w:w="1701" w:type="dxa"/>
            <w:tcPrChange w:id="906" w:author="Kevin Toohey" w:date="2023-10-03T16:56:00Z">
              <w:tcPr>
                <w:tcW w:w="2408" w:type="dxa"/>
              </w:tcPr>
            </w:tcPrChange>
          </w:tcPr>
          <w:p w14:paraId="7F641E15" w14:textId="77777777" w:rsidR="008667A0" w:rsidRDefault="00165603">
            <w:pPr>
              <w:cnfStyle w:val="000000000000" w:firstRow="0" w:lastRow="0" w:firstColumn="0" w:lastColumn="0" w:oddVBand="0" w:evenVBand="0" w:oddHBand="0" w:evenHBand="0" w:firstRowFirstColumn="0" w:firstRowLastColumn="0" w:lastRowFirstColumn="0" w:lastRowLastColumn="0"/>
            </w:pPr>
            <w:r>
              <w:t>67.8</w:t>
            </w:r>
          </w:p>
        </w:tc>
      </w:tr>
      <w:tr w:rsidR="008667A0" w14:paraId="12F4A90A" w14:textId="77777777" w:rsidTr="002D11C8">
        <w:tc>
          <w:tcPr>
            <w:cnfStyle w:val="001000000000" w:firstRow="0" w:lastRow="0" w:firstColumn="1" w:lastColumn="0" w:oddVBand="0" w:evenVBand="0" w:oddHBand="0" w:evenHBand="0" w:firstRowFirstColumn="0" w:firstRowLastColumn="0" w:lastRowFirstColumn="0" w:lastRowLastColumn="0"/>
            <w:tcW w:w="4536" w:type="dxa"/>
            <w:tcPrChange w:id="907" w:author="Kevin Toohey" w:date="2023-10-03T16:56:00Z">
              <w:tcPr>
                <w:tcW w:w="5040" w:type="dxa"/>
              </w:tcPr>
            </w:tcPrChange>
          </w:tcPr>
          <w:p w14:paraId="29606413" w14:textId="77777777" w:rsidR="008667A0" w:rsidRDefault="00165603">
            <w:r>
              <w:t xml:space="preserve">  CPI+1.0%p.a. over a 6-year rolling period(%)</w:t>
            </w:r>
          </w:p>
        </w:tc>
        <w:tc>
          <w:tcPr>
            <w:tcW w:w="1652" w:type="dxa"/>
            <w:tcPrChange w:id="908" w:author="Kevin Toohey" w:date="2023-10-03T16:56:00Z">
              <w:tcPr>
                <w:tcW w:w="2408" w:type="dxa"/>
              </w:tcPr>
            </w:tcPrChange>
          </w:tcPr>
          <w:p w14:paraId="71EBE7A5" w14:textId="77777777" w:rsidR="008667A0" w:rsidRDefault="00165603">
            <w:pPr>
              <w:cnfStyle w:val="000000000000" w:firstRow="0" w:lastRow="0" w:firstColumn="0" w:lastColumn="0" w:oddVBand="0" w:evenVBand="0" w:oddHBand="0" w:evenHBand="0" w:firstRowFirstColumn="0" w:firstRowLastColumn="0" w:lastRowFirstColumn="0" w:lastRowLastColumn="0"/>
            </w:pPr>
            <w:r>
              <w:t>93.4</w:t>
            </w:r>
          </w:p>
        </w:tc>
        <w:tc>
          <w:tcPr>
            <w:tcW w:w="1559" w:type="dxa"/>
            <w:tcPrChange w:id="909" w:author="Kevin Toohey" w:date="2023-10-03T16:56:00Z">
              <w:tcPr>
                <w:tcW w:w="2408" w:type="dxa"/>
              </w:tcPr>
            </w:tcPrChange>
          </w:tcPr>
          <w:p w14:paraId="02228E5F" w14:textId="77777777" w:rsidR="008667A0" w:rsidRDefault="00165603">
            <w:pPr>
              <w:cnfStyle w:val="000000000000" w:firstRow="0" w:lastRow="0" w:firstColumn="0" w:lastColumn="0" w:oddVBand="0" w:evenVBand="0" w:oddHBand="0" w:evenHBand="0" w:firstRowFirstColumn="0" w:firstRowLastColumn="0" w:lastRowFirstColumn="0" w:lastRowLastColumn="0"/>
            </w:pPr>
            <w:r>
              <w:t>92.4</w:t>
            </w:r>
          </w:p>
        </w:tc>
        <w:tc>
          <w:tcPr>
            <w:tcW w:w="1701" w:type="dxa"/>
            <w:tcPrChange w:id="910" w:author="Kevin Toohey" w:date="2023-10-03T16:56:00Z">
              <w:tcPr>
                <w:tcW w:w="2408" w:type="dxa"/>
              </w:tcPr>
            </w:tcPrChange>
          </w:tcPr>
          <w:p w14:paraId="02BC7582" w14:textId="77777777" w:rsidR="008667A0" w:rsidRDefault="00165603">
            <w:pPr>
              <w:cnfStyle w:val="000000000000" w:firstRow="0" w:lastRow="0" w:firstColumn="0" w:lastColumn="0" w:oddVBand="0" w:evenVBand="0" w:oddHBand="0" w:evenHBand="0" w:firstRowFirstColumn="0" w:firstRowLastColumn="0" w:lastRowFirstColumn="0" w:lastRowLastColumn="0"/>
            </w:pPr>
            <w:r>
              <w:t>95.4</w:t>
            </w:r>
          </w:p>
        </w:tc>
      </w:tr>
      <w:tr w:rsidR="008667A0" w14:paraId="1ED0EF56" w14:textId="77777777" w:rsidTr="002D11C8">
        <w:tc>
          <w:tcPr>
            <w:cnfStyle w:val="001000000000" w:firstRow="0" w:lastRow="0" w:firstColumn="1" w:lastColumn="0" w:oddVBand="0" w:evenVBand="0" w:oddHBand="0" w:evenHBand="0" w:firstRowFirstColumn="0" w:firstRowLastColumn="0" w:lastRowFirstColumn="0" w:lastRowLastColumn="0"/>
            <w:tcW w:w="4536" w:type="dxa"/>
            <w:tcPrChange w:id="911" w:author="Kevin Toohey" w:date="2023-10-03T16:56:00Z">
              <w:tcPr>
                <w:tcW w:w="5040" w:type="dxa"/>
              </w:tcPr>
            </w:tcPrChange>
          </w:tcPr>
          <w:p w14:paraId="4F05A092" w14:textId="77777777" w:rsidR="008667A0" w:rsidRDefault="00165603">
            <w:r>
              <w:t xml:space="preserve">  CPI+1.5%p.a. over a 6-year rolling period(%)</w:t>
            </w:r>
          </w:p>
        </w:tc>
        <w:tc>
          <w:tcPr>
            <w:tcW w:w="1652" w:type="dxa"/>
            <w:tcPrChange w:id="912" w:author="Kevin Toohey" w:date="2023-10-03T16:56:00Z">
              <w:tcPr>
                <w:tcW w:w="2408" w:type="dxa"/>
              </w:tcPr>
            </w:tcPrChange>
          </w:tcPr>
          <w:p w14:paraId="25EDDF3F" w14:textId="77777777" w:rsidR="008667A0" w:rsidRDefault="00165603">
            <w:pPr>
              <w:cnfStyle w:val="000000000000" w:firstRow="0" w:lastRow="0" w:firstColumn="0" w:lastColumn="0" w:oddVBand="0" w:evenVBand="0" w:oddHBand="0" w:evenHBand="0" w:firstRowFirstColumn="0" w:firstRowLastColumn="0" w:lastRowFirstColumn="0" w:lastRowLastColumn="0"/>
            </w:pPr>
            <w:r>
              <w:t>89.4</w:t>
            </w:r>
          </w:p>
        </w:tc>
        <w:tc>
          <w:tcPr>
            <w:tcW w:w="1559" w:type="dxa"/>
            <w:tcPrChange w:id="913" w:author="Kevin Toohey" w:date="2023-10-03T16:56:00Z">
              <w:tcPr>
                <w:tcW w:w="2408" w:type="dxa"/>
              </w:tcPr>
            </w:tcPrChange>
          </w:tcPr>
          <w:p w14:paraId="319A2BDC" w14:textId="77777777" w:rsidR="008667A0" w:rsidRDefault="00165603">
            <w:pPr>
              <w:cnfStyle w:val="000000000000" w:firstRow="0" w:lastRow="0" w:firstColumn="0" w:lastColumn="0" w:oddVBand="0" w:evenVBand="0" w:oddHBand="0" w:evenHBand="0" w:firstRowFirstColumn="0" w:firstRowLastColumn="0" w:lastRowFirstColumn="0" w:lastRowLastColumn="0"/>
            </w:pPr>
            <w:r>
              <w:t>88.8</w:t>
            </w:r>
          </w:p>
        </w:tc>
        <w:tc>
          <w:tcPr>
            <w:tcW w:w="1701" w:type="dxa"/>
            <w:tcPrChange w:id="914" w:author="Kevin Toohey" w:date="2023-10-03T16:56:00Z">
              <w:tcPr>
                <w:tcW w:w="2408" w:type="dxa"/>
              </w:tcPr>
            </w:tcPrChange>
          </w:tcPr>
          <w:p w14:paraId="029164B4" w14:textId="77777777" w:rsidR="008667A0" w:rsidRDefault="00165603">
            <w:pPr>
              <w:cnfStyle w:val="000000000000" w:firstRow="0" w:lastRow="0" w:firstColumn="0" w:lastColumn="0" w:oddVBand="0" w:evenVBand="0" w:oddHBand="0" w:evenHBand="0" w:firstRowFirstColumn="0" w:firstRowLastColumn="0" w:lastRowFirstColumn="0" w:lastRowLastColumn="0"/>
            </w:pPr>
            <w:r>
              <w:t>92.0</w:t>
            </w:r>
          </w:p>
        </w:tc>
      </w:tr>
      <w:tr w:rsidR="008667A0" w14:paraId="1D6BD0AC" w14:textId="77777777" w:rsidTr="002D11C8">
        <w:tc>
          <w:tcPr>
            <w:cnfStyle w:val="001000000000" w:firstRow="0" w:lastRow="0" w:firstColumn="1" w:lastColumn="0" w:oddVBand="0" w:evenVBand="0" w:oddHBand="0" w:evenHBand="0" w:firstRowFirstColumn="0" w:firstRowLastColumn="0" w:lastRowFirstColumn="0" w:lastRowLastColumn="0"/>
            <w:tcW w:w="4536" w:type="dxa"/>
            <w:tcPrChange w:id="915" w:author="Kevin Toohey" w:date="2023-10-03T16:56:00Z">
              <w:tcPr>
                <w:tcW w:w="5040" w:type="dxa"/>
              </w:tcPr>
            </w:tcPrChange>
          </w:tcPr>
          <w:p w14:paraId="507A7496" w14:textId="77777777" w:rsidR="008667A0" w:rsidRDefault="00165603">
            <w:r>
              <w:t xml:space="preserve">  CPI+2.0%p.a. over a 6-year rolling period(%)</w:t>
            </w:r>
          </w:p>
        </w:tc>
        <w:tc>
          <w:tcPr>
            <w:tcW w:w="1652" w:type="dxa"/>
            <w:tcPrChange w:id="916" w:author="Kevin Toohey" w:date="2023-10-03T16:56:00Z">
              <w:tcPr>
                <w:tcW w:w="2408" w:type="dxa"/>
              </w:tcPr>
            </w:tcPrChange>
          </w:tcPr>
          <w:p w14:paraId="04D76DC5" w14:textId="77777777" w:rsidR="008667A0" w:rsidRDefault="00165603">
            <w:pPr>
              <w:cnfStyle w:val="000000000000" w:firstRow="0" w:lastRow="0" w:firstColumn="0" w:lastColumn="0" w:oddVBand="0" w:evenVBand="0" w:oddHBand="0" w:evenHBand="0" w:firstRowFirstColumn="0" w:firstRowLastColumn="0" w:lastRowFirstColumn="0" w:lastRowLastColumn="0"/>
            </w:pPr>
            <w:r>
              <w:t>83.8</w:t>
            </w:r>
          </w:p>
        </w:tc>
        <w:tc>
          <w:tcPr>
            <w:tcW w:w="1559" w:type="dxa"/>
            <w:tcPrChange w:id="917" w:author="Kevin Toohey" w:date="2023-10-03T16:56:00Z">
              <w:tcPr>
                <w:tcW w:w="2408" w:type="dxa"/>
              </w:tcPr>
            </w:tcPrChange>
          </w:tcPr>
          <w:p w14:paraId="579AD8C9" w14:textId="77777777" w:rsidR="008667A0" w:rsidRDefault="00165603">
            <w:pPr>
              <w:cnfStyle w:val="000000000000" w:firstRow="0" w:lastRow="0" w:firstColumn="0" w:lastColumn="0" w:oddVBand="0" w:evenVBand="0" w:oddHBand="0" w:evenHBand="0" w:firstRowFirstColumn="0" w:firstRowLastColumn="0" w:lastRowFirstColumn="0" w:lastRowLastColumn="0"/>
            </w:pPr>
            <w:r>
              <w:t>83.9</w:t>
            </w:r>
          </w:p>
        </w:tc>
        <w:tc>
          <w:tcPr>
            <w:tcW w:w="1701" w:type="dxa"/>
            <w:tcPrChange w:id="918" w:author="Kevin Toohey" w:date="2023-10-03T16:56:00Z">
              <w:tcPr>
                <w:tcW w:w="2408" w:type="dxa"/>
              </w:tcPr>
            </w:tcPrChange>
          </w:tcPr>
          <w:p w14:paraId="6A7B7607" w14:textId="77777777" w:rsidR="008667A0" w:rsidRDefault="00165603">
            <w:pPr>
              <w:cnfStyle w:val="000000000000" w:firstRow="0" w:lastRow="0" w:firstColumn="0" w:lastColumn="0" w:oddVBand="0" w:evenVBand="0" w:oddHBand="0" w:evenHBand="0" w:firstRowFirstColumn="0" w:firstRowLastColumn="0" w:lastRowFirstColumn="0" w:lastRowLastColumn="0"/>
            </w:pPr>
            <w:r>
              <w:t>86.9</w:t>
            </w:r>
          </w:p>
        </w:tc>
      </w:tr>
      <w:tr w:rsidR="008667A0" w14:paraId="7C779862" w14:textId="77777777" w:rsidTr="002D11C8">
        <w:tc>
          <w:tcPr>
            <w:cnfStyle w:val="001000000000" w:firstRow="0" w:lastRow="0" w:firstColumn="1" w:lastColumn="0" w:oddVBand="0" w:evenVBand="0" w:oddHBand="0" w:evenHBand="0" w:firstRowFirstColumn="0" w:firstRowLastColumn="0" w:lastRowFirstColumn="0" w:lastRowLastColumn="0"/>
            <w:tcW w:w="4536" w:type="dxa"/>
            <w:tcPrChange w:id="919" w:author="Kevin Toohey" w:date="2023-10-03T16:56:00Z">
              <w:tcPr>
                <w:tcW w:w="5040" w:type="dxa"/>
              </w:tcPr>
            </w:tcPrChange>
          </w:tcPr>
          <w:p w14:paraId="4C312010" w14:textId="77777777" w:rsidR="008667A0" w:rsidRDefault="00165603">
            <w:r>
              <w:t xml:space="preserve">  CPI+2.5%p.a. over a 6-year rolling period(%)</w:t>
            </w:r>
          </w:p>
        </w:tc>
        <w:tc>
          <w:tcPr>
            <w:tcW w:w="1652" w:type="dxa"/>
            <w:tcPrChange w:id="920" w:author="Kevin Toohey" w:date="2023-10-03T16:56:00Z">
              <w:tcPr>
                <w:tcW w:w="2408" w:type="dxa"/>
              </w:tcPr>
            </w:tcPrChange>
          </w:tcPr>
          <w:p w14:paraId="13A7EDE4" w14:textId="77777777" w:rsidR="008667A0" w:rsidRDefault="00165603">
            <w:pPr>
              <w:cnfStyle w:val="000000000000" w:firstRow="0" w:lastRow="0" w:firstColumn="0" w:lastColumn="0" w:oddVBand="0" w:evenVBand="0" w:oddHBand="0" w:evenHBand="0" w:firstRowFirstColumn="0" w:firstRowLastColumn="0" w:lastRowFirstColumn="0" w:lastRowLastColumn="0"/>
            </w:pPr>
            <w:r>
              <w:t>76.3</w:t>
            </w:r>
          </w:p>
        </w:tc>
        <w:tc>
          <w:tcPr>
            <w:tcW w:w="1559" w:type="dxa"/>
            <w:tcPrChange w:id="921" w:author="Kevin Toohey" w:date="2023-10-03T16:56:00Z">
              <w:tcPr>
                <w:tcW w:w="2408" w:type="dxa"/>
              </w:tcPr>
            </w:tcPrChange>
          </w:tcPr>
          <w:p w14:paraId="2C5E02C5" w14:textId="77777777" w:rsidR="008667A0" w:rsidRDefault="00165603">
            <w:pPr>
              <w:cnfStyle w:val="000000000000" w:firstRow="0" w:lastRow="0" w:firstColumn="0" w:lastColumn="0" w:oddVBand="0" w:evenVBand="0" w:oddHBand="0" w:evenHBand="0" w:firstRowFirstColumn="0" w:firstRowLastColumn="0" w:lastRowFirstColumn="0" w:lastRowLastColumn="0"/>
            </w:pPr>
            <w:r>
              <w:t>77.8</w:t>
            </w:r>
          </w:p>
        </w:tc>
        <w:tc>
          <w:tcPr>
            <w:tcW w:w="1701" w:type="dxa"/>
            <w:tcPrChange w:id="922" w:author="Kevin Toohey" w:date="2023-10-03T16:56:00Z">
              <w:tcPr>
                <w:tcW w:w="2408" w:type="dxa"/>
              </w:tcPr>
            </w:tcPrChange>
          </w:tcPr>
          <w:p w14:paraId="2D9D0939" w14:textId="77777777" w:rsidR="008667A0" w:rsidRDefault="00165603">
            <w:pPr>
              <w:cnfStyle w:val="000000000000" w:firstRow="0" w:lastRow="0" w:firstColumn="0" w:lastColumn="0" w:oddVBand="0" w:evenVBand="0" w:oddHBand="0" w:evenHBand="0" w:firstRowFirstColumn="0" w:firstRowLastColumn="0" w:lastRowFirstColumn="0" w:lastRowLastColumn="0"/>
            </w:pPr>
            <w:r>
              <w:t>79.8</w:t>
            </w:r>
          </w:p>
        </w:tc>
      </w:tr>
      <w:tr w:rsidR="008667A0" w14:paraId="01A1323F" w14:textId="77777777" w:rsidTr="002D11C8">
        <w:tc>
          <w:tcPr>
            <w:cnfStyle w:val="001000000000" w:firstRow="0" w:lastRow="0" w:firstColumn="1" w:lastColumn="0" w:oddVBand="0" w:evenVBand="0" w:oddHBand="0" w:evenHBand="0" w:firstRowFirstColumn="0" w:firstRowLastColumn="0" w:lastRowFirstColumn="0" w:lastRowLastColumn="0"/>
            <w:tcW w:w="4536" w:type="dxa"/>
            <w:tcPrChange w:id="923" w:author="Kevin Toohey" w:date="2023-10-03T16:56:00Z">
              <w:tcPr>
                <w:tcW w:w="5040" w:type="dxa"/>
              </w:tcPr>
            </w:tcPrChange>
          </w:tcPr>
          <w:p w14:paraId="131DEF26" w14:textId="77777777" w:rsidR="008667A0" w:rsidRDefault="00165603">
            <w:r>
              <w:t xml:space="preserve">  CPI+3.0%p.a. over a 6-year rolling period(%)</w:t>
            </w:r>
          </w:p>
        </w:tc>
        <w:tc>
          <w:tcPr>
            <w:tcW w:w="1652" w:type="dxa"/>
            <w:tcPrChange w:id="924" w:author="Kevin Toohey" w:date="2023-10-03T16:56:00Z">
              <w:tcPr>
                <w:tcW w:w="2408" w:type="dxa"/>
              </w:tcPr>
            </w:tcPrChange>
          </w:tcPr>
          <w:p w14:paraId="7E6C4EE8" w14:textId="77777777" w:rsidR="008667A0" w:rsidRDefault="00165603">
            <w:pPr>
              <w:cnfStyle w:val="000000000000" w:firstRow="0" w:lastRow="0" w:firstColumn="0" w:lastColumn="0" w:oddVBand="0" w:evenVBand="0" w:oddHBand="0" w:evenHBand="0" w:firstRowFirstColumn="0" w:firstRowLastColumn="0" w:lastRowFirstColumn="0" w:lastRowLastColumn="0"/>
            </w:pPr>
            <w:r>
              <w:t>67.0</w:t>
            </w:r>
          </w:p>
        </w:tc>
        <w:tc>
          <w:tcPr>
            <w:tcW w:w="1559" w:type="dxa"/>
            <w:tcPrChange w:id="925" w:author="Kevin Toohey" w:date="2023-10-03T16:56:00Z">
              <w:tcPr>
                <w:tcW w:w="2408" w:type="dxa"/>
              </w:tcPr>
            </w:tcPrChange>
          </w:tcPr>
          <w:p w14:paraId="1C1C0CC6" w14:textId="77777777" w:rsidR="008667A0" w:rsidRDefault="00165603">
            <w:pPr>
              <w:cnfStyle w:val="000000000000" w:firstRow="0" w:lastRow="0" w:firstColumn="0" w:lastColumn="0" w:oddVBand="0" w:evenVBand="0" w:oddHBand="0" w:evenHBand="0" w:firstRowFirstColumn="0" w:firstRowLastColumn="0" w:lastRowFirstColumn="0" w:lastRowLastColumn="0"/>
            </w:pPr>
            <w:r>
              <w:t>70.2</w:t>
            </w:r>
          </w:p>
        </w:tc>
        <w:tc>
          <w:tcPr>
            <w:tcW w:w="1701" w:type="dxa"/>
            <w:tcPrChange w:id="926" w:author="Kevin Toohey" w:date="2023-10-03T16:56:00Z">
              <w:tcPr>
                <w:tcW w:w="2408" w:type="dxa"/>
              </w:tcPr>
            </w:tcPrChange>
          </w:tcPr>
          <w:p w14:paraId="7B22D062" w14:textId="77777777" w:rsidR="008667A0" w:rsidRDefault="00165603">
            <w:pPr>
              <w:cnfStyle w:val="000000000000" w:firstRow="0" w:lastRow="0" w:firstColumn="0" w:lastColumn="0" w:oddVBand="0" w:evenVBand="0" w:oddHBand="0" w:evenHBand="0" w:firstRowFirstColumn="0" w:firstRowLastColumn="0" w:lastRowFirstColumn="0" w:lastRowLastColumn="0"/>
            </w:pPr>
            <w:r>
              <w:t>70.4</w:t>
            </w:r>
          </w:p>
        </w:tc>
      </w:tr>
      <w:tr w:rsidR="008667A0" w14:paraId="72B19D8A" w14:textId="77777777" w:rsidTr="002D11C8">
        <w:tc>
          <w:tcPr>
            <w:cnfStyle w:val="001000000000" w:firstRow="0" w:lastRow="0" w:firstColumn="1" w:lastColumn="0" w:oddVBand="0" w:evenVBand="0" w:oddHBand="0" w:evenHBand="0" w:firstRowFirstColumn="0" w:firstRowLastColumn="0" w:lastRowFirstColumn="0" w:lastRowLastColumn="0"/>
            <w:tcW w:w="4536" w:type="dxa"/>
            <w:tcPrChange w:id="927" w:author="Kevin Toohey" w:date="2023-10-03T16:56:00Z">
              <w:tcPr>
                <w:tcW w:w="5040" w:type="dxa"/>
              </w:tcPr>
            </w:tcPrChange>
          </w:tcPr>
          <w:p w14:paraId="20114B11" w14:textId="77777777" w:rsidR="008667A0" w:rsidRDefault="00165603">
            <w:r>
              <w:t xml:space="preserve">  CPI+1.0%p.a. over a 7-year rolling period(%)</w:t>
            </w:r>
          </w:p>
        </w:tc>
        <w:tc>
          <w:tcPr>
            <w:tcW w:w="1652" w:type="dxa"/>
            <w:tcPrChange w:id="928" w:author="Kevin Toohey" w:date="2023-10-03T16:56:00Z">
              <w:tcPr>
                <w:tcW w:w="2408" w:type="dxa"/>
              </w:tcPr>
            </w:tcPrChange>
          </w:tcPr>
          <w:p w14:paraId="52799D26" w14:textId="77777777" w:rsidR="008667A0" w:rsidRDefault="00165603">
            <w:pPr>
              <w:cnfStyle w:val="000000000000" w:firstRow="0" w:lastRow="0" w:firstColumn="0" w:lastColumn="0" w:oddVBand="0" w:evenVBand="0" w:oddHBand="0" w:evenHBand="0" w:firstRowFirstColumn="0" w:firstRowLastColumn="0" w:lastRowFirstColumn="0" w:lastRowLastColumn="0"/>
            </w:pPr>
            <w:r>
              <w:t>95.6</w:t>
            </w:r>
          </w:p>
        </w:tc>
        <w:tc>
          <w:tcPr>
            <w:tcW w:w="1559" w:type="dxa"/>
            <w:tcPrChange w:id="929" w:author="Kevin Toohey" w:date="2023-10-03T16:56:00Z">
              <w:tcPr>
                <w:tcW w:w="2408" w:type="dxa"/>
              </w:tcPr>
            </w:tcPrChange>
          </w:tcPr>
          <w:p w14:paraId="1E8E9535" w14:textId="77777777" w:rsidR="008667A0" w:rsidRDefault="00165603">
            <w:pPr>
              <w:cnfStyle w:val="000000000000" w:firstRow="0" w:lastRow="0" w:firstColumn="0" w:lastColumn="0" w:oddVBand="0" w:evenVBand="0" w:oddHBand="0" w:evenHBand="0" w:firstRowFirstColumn="0" w:firstRowLastColumn="0" w:lastRowFirstColumn="0" w:lastRowLastColumn="0"/>
            </w:pPr>
            <w:r>
              <w:t>94.8</w:t>
            </w:r>
          </w:p>
        </w:tc>
        <w:tc>
          <w:tcPr>
            <w:tcW w:w="1701" w:type="dxa"/>
            <w:tcPrChange w:id="930" w:author="Kevin Toohey" w:date="2023-10-03T16:56:00Z">
              <w:tcPr>
                <w:tcW w:w="2408" w:type="dxa"/>
              </w:tcPr>
            </w:tcPrChange>
          </w:tcPr>
          <w:p w14:paraId="5EFEDEAE" w14:textId="77777777" w:rsidR="008667A0" w:rsidRDefault="00165603">
            <w:pPr>
              <w:cnfStyle w:val="000000000000" w:firstRow="0" w:lastRow="0" w:firstColumn="0" w:lastColumn="0" w:oddVBand="0" w:evenVBand="0" w:oddHBand="0" w:evenHBand="0" w:firstRowFirstColumn="0" w:firstRowLastColumn="0" w:lastRowFirstColumn="0" w:lastRowLastColumn="0"/>
            </w:pPr>
            <w:r>
              <w:t>97.2</w:t>
            </w:r>
          </w:p>
        </w:tc>
      </w:tr>
      <w:tr w:rsidR="008667A0" w14:paraId="5219DB6C" w14:textId="77777777" w:rsidTr="002D11C8">
        <w:tc>
          <w:tcPr>
            <w:cnfStyle w:val="001000000000" w:firstRow="0" w:lastRow="0" w:firstColumn="1" w:lastColumn="0" w:oddVBand="0" w:evenVBand="0" w:oddHBand="0" w:evenHBand="0" w:firstRowFirstColumn="0" w:firstRowLastColumn="0" w:lastRowFirstColumn="0" w:lastRowLastColumn="0"/>
            <w:tcW w:w="4536" w:type="dxa"/>
            <w:tcPrChange w:id="931" w:author="Kevin Toohey" w:date="2023-10-03T16:56:00Z">
              <w:tcPr>
                <w:tcW w:w="5040" w:type="dxa"/>
              </w:tcPr>
            </w:tcPrChange>
          </w:tcPr>
          <w:p w14:paraId="22F5994A" w14:textId="77777777" w:rsidR="008667A0" w:rsidRDefault="00165603">
            <w:r>
              <w:t xml:space="preserve">  CPI+1.5%p.a. over a 7-year rolling period(%)</w:t>
            </w:r>
          </w:p>
        </w:tc>
        <w:tc>
          <w:tcPr>
            <w:tcW w:w="1652" w:type="dxa"/>
            <w:tcPrChange w:id="932" w:author="Kevin Toohey" w:date="2023-10-03T16:56:00Z">
              <w:tcPr>
                <w:tcW w:w="2408" w:type="dxa"/>
              </w:tcPr>
            </w:tcPrChange>
          </w:tcPr>
          <w:p w14:paraId="430683EC" w14:textId="77777777" w:rsidR="008667A0" w:rsidRDefault="00165603">
            <w:pPr>
              <w:cnfStyle w:val="000000000000" w:firstRow="0" w:lastRow="0" w:firstColumn="0" w:lastColumn="0" w:oddVBand="0" w:evenVBand="0" w:oddHBand="0" w:evenHBand="0" w:firstRowFirstColumn="0" w:firstRowLastColumn="0" w:lastRowFirstColumn="0" w:lastRowLastColumn="0"/>
            </w:pPr>
            <w:r>
              <w:t>92.2</w:t>
            </w:r>
          </w:p>
        </w:tc>
        <w:tc>
          <w:tcPr>
            <w:tcW w:w="1559" w:type="dxa"/>
            <w:tcPrChange w:id="933" w:author="Kevin Toohey" w:date="2023-10-03T16:56:00Z">
              <w:tcPr>
                <w:tcW w:w="2408" w:type="dxa"/>
              </w:tcPr>
            </w:tcPrChange>
          </w:tcPr>
          <w:p w14:paraId="6BFFDEFB" w14:textId="77777777" w:rsidR="008667A0" w:rsidRDefault="00165603">
            <w:pPr>
              <w:cnfStyle w:val="000000000000" w:firstRow="0" w:lastRow="0" w:firstColumn="0" w:lastColumn="0" w:oddVBand="0" w:evenVBand="0" w:oddHBand="0" w:evenHBand="0" w:firstRowFirstColumn="0" w:firstRowLastColumn="0" w:lastRowFirstColumn="0" w:lastRowLastColumn="0"/>
            </w:pPr>
            <w:r>
              <w:t>91.7</w:t>
            </w:r>
          </w:p>
        </w:tc>
        <w:tc>
          <w:tcPr>
            <w:tcW w:w="1701" w:type="dxa"/>
            <w:tcPrChange w:id="934" w:author="Kevin Toohey" w:date="2023-10-03T16:56:00Z">
              <w:tcPr>
                <w:tcW w:w="2408" w:type="dxa"/>
              </w:tcPr>
            </w:tcPrChange>
          </w:tcPr>
          <w:p w14:paraId="521A32C0" w14:textId="77777777" w:rsidR="008667A0" w:rsidRDefault="00165603">
            <w:pPr>
              <w:cnfStyle w:val="000000000000" w:firstRow="0" w:lastRow="0" w:firstColumn="0" w:lastColumn="0" w:oddVBand="0" w:evenVBand="0" w:oddHBand="0" w:evenHBand="0" w:firstRowFirstColumn="0" w:firstRowLastColumn="0" w:lastRowFirstColumn="0" w:lastRowLastColumn="0"/>
            </w:pPr>
            <w:r>
              <w:t>94.5</w:t>
            </w:r>
          </w:p>
        </w:tc>
      </w:tr>
      <w:tr w:rsidR="008667A0" w14:paraId="79FAAD87" w14:textId="77777777" w:rsidTr="002D11C8">
        <w:tc>
          <w:tcPr>
            <w:cnfStyle w:val="001000000000" w:firstRow="0" w:lastRow="0" w:firstColumn="1" w:lastColumn="0" w:oddVBand="0" w:evenVBand="0" w:oddHBand="0" w:evenHBand="0" w:firstRowFirstColumn="0" w:firstRowLastColumn="0" w:lastRowFirstColumn="0" w:lastRowLastColumn="0"/>
            <w:tcW w:w="4536" w:type="dxa"/>
            <w:tcPrChange w:id="935" w:author="Kevin Toohey" w:date="2023-10-03T16:56:00Z">
              <w:tcPr>
                <w:tcW w:w="5040" w:type="dxa"/>
              </w:tcPr>
            </w:tcPrChange>
          </w:tcPr>
          <w:p w14:paraId="450398BF" w14:textId="77777777" w:rsidR="008667A0" w:rsidRDefault="00165603">
            <w:pPr>
              <w:pStyle w:val="Mark1"/>
            </w:pPr>
            <w:r>
              <w:t xml:space="preserve">  CPI+2.0%p.a. over a 7-year rolling period(%)</w:t>
            </w:r>
          </w:p>
        </w:tc>
        <w:tc>
          <w:tcPr>
            <w:tcW w:w="1652" w:type="dxa"/>
            <w:tcPrChange w:id="936" w:author="Kevin Toohey" w:date="2023-10-03T16:56:00Z">
              <w:tcPr>
                <w:tcW w:w="2408" w:type="dxa"/>
              </w:tcPr>
            </w:tcPrChange>
          </w:tcPr>
          <w:p w14:paraId="3607C169"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86.9</w:t>
            </w:r>
          </w:p>
        </w:tc>
        <w:tc>
          <w:tcPr>
            <w:tcW w:w="1559" w:type="dxa"/>
            <w:tcPrChange w:id="937" w:author="Kevin Toohey" w:date="2023-10-03T16:56:00Z">
              <w:tcPr>
                <w:tcW w:w="2408" w:type="dxa"/>
              </w:tcPr>
            </w:tcPrChange>
          </w:tcPr>
          <w:p w14:paraId="6293B3CE"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87.1</w:t>
            </w:r>
          </w:p>
        </w:tc>
        <w:tc>
          <w:tcPr>
            <w:tcW w:w="1701" w:type="dxa"/>
            <w:tcPrChange w:id="938" w:author="Kevin Toohey" w:date="2023-10-03T16:56:00Z">
              <w:tcPr>
                <w:tcW w:w="2408" w:type="dxa"/>
              </w:tcPr>
            </w:tcPrChange>
          </w:tcPr>
          <w:p w14:paraId="5765DDCC"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90.0</w:t>
            </w:r>
          </w:p>
        </w:tc>
      </w:tr>
      <w:tr w:rsidR="008667A0" w14:paraId="1B425E70" w14:textId="77777777" w:rsidTr="002D11C8">
        <w:tc>
          <w:tcPr>
            <w:cnfStyle w:val="001000000000" w:firstRow="0" w:lastRow="0" w:firstColumn="1" w:lastColumn="0" w:oddVBand="0" w:evenVBand="0" w:oddHBand="0" w:evenHBand="0" w:firstRowFirstColumn="0" w:firstRowLastColumn="0" w:lastRowFirstColumn="0" w:lastRowLastColumn="0"/>
            <w:tcW w:w="4536" w:type="dxa"/>
            <w:tcPrChange w:id="939" w:author="Kevin Toohey" w:date="2023-10-03T16:56:00Z">
              <w:tcPr>
                <w:tcW w:w="5040" w:type="dxa"/>
              </w:tcPr>
            </w:tcPrChange>
          </w:tcPr>
          <w:p w14:paraId="20E00CC1" w14:textId="77777777" w:rsidR="008667A0" w:rsidRDefault="00165603">
            <w:r>
              <w:t xml:space="preserve">  CPI+2.5%p.a. over a 7-year rolling period(%)</w:t>
            </w:r>
          </w:p>
        </w:tc>
        <w:tc>
          <w:tcPr>
            <w:tcW w:w="1652" w:type="dxa"/>
            <w:tcPrChange w:id="940" w:author="Kevin Toohey" w:date="2023-10-03T16:56:00Z">
              <w:tcPr>
                <w:tcW w:w="2408" w:type="dxa"/>
              </w:tcPr>
            </w:tcPrChange>
          </w:tcPr>
          <w:p w14:paraId="4E561391" w14:textId="77777777" w:rsidR="008667A0" w:rsidRDefault="00165603">
            <w:pPr>
              <w:cnfStyle w:val="000000000000" w:firstRow="0" w:lastRow="0" w:firstColumn="0" w:lastColumn="0" w:oddVBand="0" w:evenVBand="0" w:oddHBand="0" w:evenHBand="0" w:firstRowFirstColumn="0" w:firstRowLastColumn="0" w:lastRowFirstColumn="0" w:lastRowLastColumn="0"/>
            </w:pPr>
            <w:r>
              <w:t>79.3</w:t>
            </w:r>
          </w:p>
        </w:tc>
        <w:tc>
          <w:tcPr>
            <w:tcW w:w="1559" w:type="dxa"/>
            <w:tcPrChange w:id="941" w:author="Kevin Toohey" w:date="2023-10-03T16:56:00Z">
              <w:tcPr>
                <w:tcW w:w="2408" w:type="dxa"/>
              </w:tcPr>
            </w:tcPrChange>
          </w:tcPr>
          <w:p w14:paraId="57397824" w14:textId="77777777" w:rsidR="008667A0" w:rsidRDefault="00165603">
            <w:pPr>
              <w:cnfStyle w:val="000000000000" w:firstRow="0" w:lastRow="0" w:firstColumn="0" w:lastColumn="0" w:oddVBand="0" w:evenVBand="0" w:oddHBand="0" w:evenHBand="0" w:firstRowFirstColumn="0" w:firstRowLastColumn="0" w:lastRowFirstColumn="0" w:lastRowLastColumn="0"/>
            </w:pPr>
            <w:r>
              <w:t>80.9</w:t>
            </w:r>
          </w:p>
        </w:tc>
        <w:tc>
          <w:tcPr>
            <w:tcW w:w="1701" w:type="dxa"/>
            <w:tcPrChange w:id="942" w:author="Kevin Toohey" w:date="2023-10-03T16:56:00Z">
              <w:tcPr>
                <w:tcW w:w="2408" w:type="dxa"/>
              </w:tcPr>
            </w:tcPrChange>
          </w:tcPr>
          <w:p w14:paraId="52C2EE72" w14:textId="77777777" w:rsidR="008667A0" w:rsidRDefault="00165603">
            <w:pPr>
              <w:cnfStyle w:val="000000000000" w:firstRow="0" w:lastRow="0" w:firstColumn="0" w:lastColumn="0" w:oddVBand="0" w:evenVBand="0" w:oddHBand="0" w:evenHBand="0" w:firstRowFirstColumn="0" w:firstRowLastColumn="0" w:lastRowFirstColumn="0" w:lastRowLastColumn="0"/>
            </w:pPr>
            <w:r>
              <w:t>83.0</w:t>
            </w:r>
          </w:p>
        </w:tc>
      </w:tr>
      <w:tr w:rsidR="008667A0" w14:paraId="7303A5B1" w14:textId="77777777" w:rsidTr="002D11C8">
        <w:tc>
          <w:tcPr>
            <w:cnfStyle w:val="001000000000" w:firstRow="0" w:lastRow="0" w:firstColumn="1" w:lastColumn="0" w:oddVBand="0" w:evenVBand="0" w:oddHBand="0" w:evenHBand="0" w:firstRowFirstColumn="0" w:firstRowLastColumn="0" w:lastRowFirstColumn="0" w:lastRowLastColumn="0"/>
            <w:tcW w:w="4536" w:type="dxa"/>
            <w:tcPrChange w:id="943" w:author="Kevin Toohey" w:date="2023-10-03T16:56:00Z">
              <w:tcPr>
                <w:tcW w:w="5040" w:type="dxa"/>
              </w:tcPr>
            </w:tcPrChange>
          </w:tcPr>
          <w:p w14:paraId="5C2DAC0D" w14:textId="77777777" w:rsidR="008667A0" w:rsidRDefault="00165603">
            <w:r>
              <w:t xml:space="preserve">  CPI+3.0%p.a. over a 7-year rolling period(%)</w:t>
            </w:r>
          </w:p>
        </w:tc>
        <w:tc>
          <w:tcPr>
            <w:tcW w:w="1652" w:type="dxa"/>
            <w:tcPrChange w:id="944" w:author="Kevin Toohey" w:date="2023-10-03T16:56:00Z">
              <w:tcPr>
                <w:tcW w:w="2408" w:type="dxa"/>
              </w:tcPr>
            </w:tcPrChange>
          </w:tcPr>
          <w:p w14:paraId="5F2E65DB" w14:textId="77777777" w:rsidR="008667A0" w:rsidRDefault="00165603">
            <w:pPr>
              <w:cnfStyle w:val="000000000000" w:firstRow="0" w:lastRow="0" w:firstColumn="0" w:lastColumn="0" w:oddVBand="0" w:evenVBand="0" w:oddHBand="0" w:evenHBand="0" w:firstRowFirstColumn="0" w:firstRowLastColumn="0" w:lastRowFirstColumn="0" w:lastRowLastColumn="0"/>
            </w:pPr>
            <w:r>
              <w:t>69.3</w:t>
            </w:r>
          </w:p>
        </w:tc>
        <w:tc>
          <w:tcPr>
            <w:tcW w:w="1559" w:type="dxa"/>
            <w:tcPrChange w:id="945" w:author="Kevin Toohey" w:date="2023-10-03T16:56:00Z">
              <w:tcPr>
                <w:tcW w:w="2408" w:type="dxa"/>
              </w:tcPr>
            </w:tcPrChange>
          </w:tcPr>
          <w:p w14:paraId="12067B6C" w14:textId="77777777" w:rsidR="008667A0" w:rsidRDefault="00165603">
            <w:pPr>
              <w:cnfStyle w:val="000000000000" w:firstRow="0" w:lastRow="0" w:firstColumn="0" w:lastColumn="0" w:oddVBand="0" w:evenVBand="0" w:oddHBand="0" w:evenHBand="0" w:firstRowFirstColumn="0" w:firstRowLastColumn="0" w:lastRowFirstColumn="0" w:lastRowLastColumn="0"/>
            </w:pPr>
            <w:r>
              <w:t>72.9</w:t>
            </w:r>
          </w:p>
        </w:tc>
        <w:tc>
          <w:tcPr>
            <w:tcW w:w="1701" w:type="dxa"/>
            <w:tcPrChange w:id="946" w:author="Kevin Toohey" w:date="2023-10-03T16:56:00Z">
              <w:tcPr>
                <w:tcW w:w="2408" w:type="dxa"/>
              </w:tcPr>
            </w:tcPrChange>
          </w:tcPr>
          <w:p w14:paraId="1DB99130" w14:textId="77777777" w:rsidR="008667A0" w:rsidRDefault="00165603">
            <w:pPr>
              <w:cnfStyle w:val="000000000000" w:firstRow="0" w:lastRow="0" w:firstColumn="0" w:lastColumn="0" w:oddVBand="0" w:evenVBand="0" w:oddHBand="0" w:evenHBand="0" w:firstRowFirstColumn="0" w:firstRowLastColumn="0" w:lastRowFirstColumn="0" w:lastRowLastColumn="0"/>
            </w:pPr>
            <w:r>
              <w:t>73.0</w:t>
            </w:r>
          </w:p>
        </w:tc>
      </w:tr>
      <w:tr w:rsidR="008667A0" w14:paraId="2C34CC1C" w14:textId="77777777" w:rsidTr="002D11C8">
        <w:tc>
          <w:tcPr>
            <w:cnfStyle w:val="001000000000" w:firstRow="0" w:lastRow="0" w:firstColumn="1" w:lastColumn="0" w:oddVBand="0" w:evenVBand="0" w:oddHBand="0" w:evenHBand="0" w:firstRowFirstColumn="0" w:firstRowLastColumn="0" w:lastRowFirstColumn="0" w:lastRowLastColumn="0"/>
            <w:tcW w:w="4536" w:type="dxa"/>
            <w:tcPrChange w:id="947" w:author="Kevin Toohey" w:date="2023-10-03T16:56:00Z">
              <w:tcPr>
                <w:tcW w:w="5040" w:type="dxa"/>
              </w:tcPr>
            </w:tcPrChange>
          </w:tcPr>
          <w:p w14:paraId="6DF86D89" w14:textId="77777777" w:rsidR="008667A0" w:rsidRDefault="00165603">
            <w:r>
              <w:t xml:space="preserve">  CPI+1.0%p.a. over a 8-year rolling period(%)</w:t>
            </w:r>
          </w:p>
        </w:tc>
        <w:tc>
          <w:tcPr>
            <w:tcW w:w="1652" w:type="dxa"/>
            <w:tcPrChange w:id="948" w:author="Kevin Toohey" w:date="2023-10-03T16:56:00Z">
              <w:tcPr>
                <w:tcW w:w="2408" w:type="dxa"/>
              </w:tcPr>
            </w:tcPrChange>
          </w:tcPr>
          <w:p w14:paraId="6E8F12E2" w14:textId="77777777" w:rsidR="008667A0" w:rsidRDefault="00165603">
            <w:pPr>
              <w:cnfStyle w:val="000000000000" w:firstRow="0" w:lastRow="0" w:firstColumn="0" w:lastColumn="0" w:oddVBand="0" w:evenVBand="0" w:oddHBand="0" w:evenHBand="0" w:firstRowFirstColumn="0" w:firstRowLastColumn="0" w:lastRowFirstColumn="0" w:lastRowLastColumn="0"/>
            </w:pPr>
            <w:r>
              <w:t>97.2</w:t>
            </w:r>
          </w:p>
        </w:tc>
        <w:tc>
          <w:tcPr>
            <w:tcW w:w="1559" w:type="dxa"/>
            <w:tcPrChange w:id="949" w:author="Kevin Toohey" w:date="2023-10-03T16:56:00Z">
              <w:tcPr>
                <w:tcW w:w="2408" w:type="dxa"/>
              </w:tcPr>
            </w:tcPrChange>
          </w:tcPr>
          <w:p w14:paraId="01D45A85" w14:textId="77777777" w:rsidR="008667A0" w:rsidRDefault="00165603">
            <w:pPr>
              <w:cnfStyle w:val="000000000000" w:firstRow="0" w:lastRow="0" w:firstColumn="0" w:lastColumn="0" w:oddVBand="0" w:evenVBand="0" w:oddHBand="0" w:evenHBand="0" w:firstRowFirstColumn="0" w:firstRowLastColumn="0" w:lastRowFirstColumn="0" w:lastRowLastColumn="0"/>
            </w:pPr>
            <w:r>
              <w:t>96.7</w:t>
            </w:r>
          </w:p>
        </w:tc>
        <w:tc>
          <w:tcPr>
            <w:tcW w:w="1701" w:type="dxa"/>
            <w:tcPrChange w:id="950" w:author="Kevin Toohey" w:date="2023-10-03T16:56:00Z">
              <w:tcPr>
                <w:tcW w:w="2408" w:type="dxa"/>
              </w:tcPr>
            </w:tcPrChange>
          </w:tcPr>
          <w:p w14:paraId="4AA161E1" w14:textId="77777777" w:rsidR="008667A0" w:rsidRDefault="00165603">
            <w:pPr>
              <w:cnfStyle w:val="000000000000" w:firstRow="0" w:lastRow="0" w:firstColumn="0" w:lastColumn="0" w:oddVBand="0" w:evenVBand="0" w:oddHBand="0" w:evenHBand="0" w:firstRowFirstColumn="0" w:firstRowLastColumn="0" w:lastRowFirstColumn="0" w:lastRowLastColumn="0"/>
            </w:pPr>
            <w:r>
              <w:t>98.4</w:t>
            </w:r>
          </w:p>
        </w:tc>
      </w:tr>
      <w:tr w:rsidR="008667A0" w14:paraId="2DF756C1" w14:textId="77777777" w:rsidTr="002D11C8">
        <w:tc>
          <w:tcPr>
            <w:cnfStyle w:val="001000000000" w:firstRow="0" w:lastRow="0" w:firstColumn="1" w:lastColumn="0" w:oddVBand="0" w:evenVBand="0" w:oddHBand="0" w:evenHBand="0" w:firstRowFirstColumn="0" w:firstRowLastColumn="0" w:lastRowFirstColumn="0" w:lastRowLastColumn="0"/>
            <w:tcW w:w="4536" w:type="dxa"/>
            <w:tcPrChange w:id="951" w:author="Kevin Toohey" w:date="2023-10-03T16:56:00Z">
              <w:tcPr>
                <w:tcW w:w="5040" w:type="dxa"/>
              </w:tcPr>
            </w:tcPrChange>
          </w:tcPr>
          <w:p w14:paraId="008710B6" w14:textId="77777777" w:rsidR="008667A0" w:rsidRDefault="00165603">
            <w:r>
              <w:t xml:space="preserve">  CPI+1.5%p.a. over a 8-year rolling period(%)</w:t>
            </w:r>
          </w:p>
        </w:tc>
        <w:tc>
          <w:tcPr>
            <w:tcW w:w="1652" w:type="dxa"/>
            <w:tcPrChange w:id="952" w:author="Kevin Toohey" w:date="2023-10-03T16:56:00Z">
              <w:tcPr>
                <w:tcW w:w="2408" w:type="dxa"/>
              </w:tcPr>
            </w:tcPrChange>
          </w:tcPr>
          <w:p w14:paraId="5898D4FB" w14:textId="77777777" w:rsidR="008667A0" w:rsidRDefault="00165603">
            <w:pPr>
              <w:cnfStyle w:val="000000000000" w:firstRow="0" w:lastRow="0" w:firstColumn="0" w:lastColumn="0" w:oddVBand="0" w:evenVBand="0" w:oddHBand="0" w:evenHBand="0" w:firstRowFirstColumn="0" w:firstRowLastColumn="0" w:lastRowFirstColumn="0" w:lastRowLastColumn="0"/>
            </w:pPr>
            <w:r>
              <w:t>94.5</w:t>
            </w:r>
          </w:p>
        </w:tc>
        <w:tc>
          <w:tcPr>
            <w:tcW w:w="1559" w:type="dxa"/>
            <w:tcPrChange w:id="953" w:author="Kevin Toohey" w:date="2023-10-03T16:56:00Z">
              <w:tcPr>
                <w:tcW w:w="2408" w:type="dxa"/>
              </w:tcPr>
            </w:tcPrChange>
          </w:tcPr>
          <w:p w14:paraId="7A2F8A3B" w14:textId="77777777" w:rsidR="008667A0" w:rsidRDefault="00165603">
            <w:pPr>
              <w:cnfStyle w:val="000000000000" w:firstRow="0" w:lastRow="0" w:firstColumn="0" w:lastColumn="0" w:oddVBand="0" w:evenVBand="0" w:oddHBand="0" w:evenHBand="0" w:firstRowFirstColumn="0" w:firstRowLastColumn="0" w:lastRowFirstColumn="0" w:lastRowLastColumn="0"/>
            </w:pPr>
            <w:r>
              <w:t>94.1</w:t>
            </w:r>
          </w:p>
        </w:tc>
        <w:tc>
          <w:tcPr>
            <w:tcW w:w="1701" w:type="dxa"/>
            <w:tcPrChange w:id="954" w:author="Kevin Toohey" w:date="2023-10-03T16:56:00Z">
              <w:tcPr>
                <w:tcW w:w="2408" w:type="dxa"/>
              </w:tcPr>
            </w:tcPrChange>
          </w:tcPr>
          <w:p w14:paraId="0CD6F811" w14:textId="77777777" w:rsidR="008667A0" w:rsidRDefault="00165603">
            <w:pPr>
              <w:cnfStyle w:val="000000000000" w:firstRow="0" w:lastRow="0" w:firstColumn="0" w:lastColumn="0" w:oddVBand="0" w:evenVBand="0" w:oddHBand="0" w:evenHBand="0" w:firstRowFirstColumn="0" w:firstRowLastColumn="0" w:lastRowFirstColumn="0" w:lastRowLastColumn="0"/>
            </w:pPr>
            <w:r>
              <w:t>96.4</w:t>
            </w:r>
          </w:p>
        </w:tc>
      </w:tr>
      <w:tr w:rsidR="008667A0" w14:paraId="256D9BBC" w14:textId="77777777" w:rsidTr="002D11C8">
        <w:tc>
          <w:tcPr>
            <w:cnfStyle w:val="001000000000" w:firstRow="0" w:lastRow="0" w:firstColumn="1" w:lastColumn="0" w:oddVBand="0" w:evenVBand="0" w:oddHBand="0" w:evenHBand="0" w:firstRowFirstColumn="0" w:firstRowLastColumn="0" w:lastRowFirstColumn="0" w:lastRowLastColumn="0"/>
            <w:tcW w:w="4536" w:type="dxa"/>
            <w:tcPrChange w:id="955" w:author="Kevin Toohey" w:date="2023-10-03T16:56:00Z">
              <w:tcPr>
                <w:tcW w:w="5040" w:type="dxa"/>
              </w:tcPr>
            </w:tcPrChange>
          </w:tcPr>
          <w:p w14:paraId="04C7F4E5" w14:textId="77777777" w:rsidR="008667A0" w:rsidRDefault="00165603">
            <w:r>
              <w:t xml:space="preserve">  CPI+2.0%p.a. over a 8-year rolling period(%)</w:t>
            </w:r>
          </w:p>
        </w:tc>
        <w:tc>
          <w:tcPr>
            <w:tcW w:w="1652" w:type="dxa"/>
            <w:tcPrChange w:id="956" w:author="Kevin Toohey" w:date="2023-10-03T16:56:00Z">
              <w:tcPr>
                <w:tcW w:w="2408" w:type="dxa"/>
              </w:tcPr>
            </w:tcPrChange>
          </w:tcPr>
          <w:p w14:paraId="060AB350" w14:textId="77777777" w:rsidR="008667A0" w:rsidRDefault="00165603">
            <w:pPr>
              <w:cnfStyle w:val="000000000000" w:firstRow="0" w:lastRow="0" w:firstColumn="0" w:lastColumn="0" w:oddVBand="0" w:evenVBand="0" w:oddHBand="0" w:evenHBand="0" w:firstRowFirstColumn="0" w:firstRowLastColumn="0" w:lastRowFirstColumn="0" w:lastRowLastColumn="0"/>
            </w:pPr>
            <w:r>
              <w:t>89.7</w:t>
            </w:r>
          </w:p>
        </w:tc>
        <w:tc>
          <w:tcPr>
            <w:tcW w:w="1559" w:type="dxa"/>
            <w:tcPrChange w:id="957" w:author="Kevin Toohey" w:date="2023-10-03T16:56:00Z">
              <w:tcPr>
                <w:tcW w:w="2408" w:type="dxa"/>
              </w:tcPr>
            </w:tcPrChange>
          </w:tcPr>
          <w:p w14:paraId="638DA76D" w14:textId="77777777" w:rsidR="008667A0" w:rsidRDefault="00165603">
            <w:pPr>
              <w:cnfStyle w:val="000000000000" w:firstRow="0" w:lastRow="0" w:firstColumn="0" w:lastColumn="0" w:oddVBand="0" w:evenVBand="0" w:oddHBand="0" w:evenHBand="0" w:firstRowFirstColumn="0" w:firstRowLastColumn="0" w:lastRowFirstColumn="0" w:lastRowLastColumn="0"/>
            </w:pPr>
            <w:r>
              <w:t>90.0</w:t>
            </w:r>
          </w:p>
        </w:tc>
        <w:tc>
          <w:tcPr>
            <w:tcW w:w="1701" w:type="dxa"/>
            <w:tcPrChange w:id="958" w:author="Kevin Toohey" w:date="2023-10-03T16:56:00Z">
              <w:tcPr>
                <w:tcW w:w="2408" w:type="dxa"/>
              </w:tcPr>
            </w:tcPrChange>
          </w:tcPr>
          <w:p w14:paraId="4C5CF69C" w14:textId="77777777" w:rsidR="008667A0" w:rsidRDefault="00165603">
            <w:pPr>
              <w:cnfStyle w:val="000000000000" w:firstRow="0" w:lastRow="0" w:firstColumn="0" w:lastColumn="0" w:oddVBand="0" w:evenVBand="0" w:oddHBand="0" w:evenHBand="0" w:firstRowFirstColumn="0" w:firstRowLastColumn="0" w:lastRowFirstColumn="0" w:lastRowLastColumn="0"/>
            </w:pPr>
            <w:r>
              <w:t>92.6</w:t>
            </w:r>
          </w:p>
        </w:tc>
      </w:tr>
      <w:tr w:rsidR="008667A0" w14:paraId="1509A2C3" w14:textId="77777777" w:rsidTr="002D11C8">
        <w:tc>
          <w:tcPr>
            <w:cnfStyle w:val="001000000000" w:firstRow="0" w:lastRow="0" w:firstColumn="1" w:lastColumn="0" w:oddVBand="0" w:evenVBand="0" w:oddHBand="0" w:evenHBand="0" w:firstRowFirstColumn="0" w:firstRowLastColumn="0" w:lastRowFirstColumn="0" w:lastRowLastColumn="0"/>
            <w:tcW w:w="4536" w:type="dxa"/>
            <w:tcPrChange w:id="959" w:author="Kevin Toohey" w:date="2023-10-03T16:56:00Z">
              <w:tcPr>
                <w:tcW w:w="5040" w:type="dxa"/>
              </w:tcPr>
            </w:tcPrChange>
          </w:tcPr>
          <w:p w14:paraId="78FC45B3" w14:textId="77777777" w:rsidR="008667A0" w:rsidRDefault="00165603">
            <w:r>
              <w:t xml:space="preserve">  CPI+2.5%p.a. over a 8-year rolling period(%)</w:t>
            </w:r>
          </w:p>
        </w:tc>
        <w:tc>
          <w:tcPr>
            <w:tcW w:w="1652" w:type="dxa"/>
            <w:tcPrChange w:id="960" w:author="Kevin Toohey" w:date="2023-10-03T16:56:00Z">
              <w:tcPr>
                <w:tcW w:w="2408" w:type="dxa"/>
              </w:tcPr>
            </w:tcPrChange>
          </w:tcPr>
          <w:p w14:paraId="010ACC08" w14:textId="77777777" w:rsidR="008667A0" w:rsidRDefault="00165603">
            <w:pPr>
              <w:cnfStyle w:val="000000000000" w:firstRow="0" w:lastRow="0" w:firstColumn="0" w:lastColumn="0" w:oddVBand="0" w:evenVBand="0" w:oddHBand="0" w:evenHBand="0" w:firstRowFirstColumn="0" w:firstRowLastColumn="0" w:lastRowFirstColumn="0" w:lastRowLastColumn="0"/>
            </w:pPr>
            <w:r>
              <w:t>82.2</w:t>
            </w:r>
          </w:p>
        </w:tc>
        <w:tc>
          <w:tcPr>
            <w:tcW w:w="1559" w:type="dxa"/>
            <w:tcPrChange w:id="961" w:author="Kevin Toohey" w:date="2023-10-03T16:56:00Z">
              <w:tcPr>
                <w:tcW w:w="2408" w:type="dxa"/>
              </w:tcPr>
            </w:tcPrChange>
          </w:tcPr>
          <w:p w14:paraId="164206E1" w14:textId="77777777" w:rsidR="008667A0" w:rsidRDefault="00165603">
            <w:pPr>
              <w:cnfStyle w:val="000000000000" w:firstRow="0" w:lastRow="0" w:firstColumn="0" w:lastColumn="0" w:oddVBand="0" w:evenVBand="0" w:oddHBand="0" w:evenHBand="0" w:firstRowFirstColumn="0" w:firstRowLastColumn="0" w:lastRowFirstColumn="0" w:lastRowLastColumn="0"/>
            </w:pPr>
            <w:r>
              <w:t>83.9</w:t>
            </w:r>
          </w:p>
        </w:tc>
        <w:tc>
          <w:tcPr>
            <w:tcW w:w="1701" w:type="dxa"/>
            <w:tcPrChange w:id="962" w:author="Kevin Toohey" w:date="2023-10-03T16:56:00Z">
              <w:tcPr>
                <w:tcW w:w="2408" w:type="dxa"/>
              </w:tcPr>
            </w:tcPrChange>
          </w:tcPr>
          <w:p w14:paraId="7E0EB383" w14:textId="77777777" w:rsidR="008667A0" w:rsidRDefault="00165603">
            <w:pPr>
              <w:cnfStyle w:val="000000000000" w:firstRow="0" w:lastRow="0" w:firstColumn="0" w:lastColumn="0" w:oddVBand="0" w:evenVBand="0" w:oddHBand="0" w:evenHBand="0" w:firstRowFirstColumn="0" w:firstRowLastColumn="0" w:lastRowFirstColumn="0" w:lastRowLastColumn="0"/>
            </w:pPr>
            <w:r>
              <w:t>86.0</w:t>
            </w:r>
          </w:p>
        </w:tc>
      </w:tr>
      <w:tr w:rsidR="008667A0" w14:paraId="7A058605" w14:textId="77777777" w:rsidTr="002D11C8">
        <w:tc>
          <w:tcPr>
            <w:cnfStyle w:val="001000000000" w:firstRow="0" w:lastRow="0" w:firstColumn="1" w:lastColumn="0" w:oddVBand="0" w:evenVBand="0" w:oddHBand="0" w:evenHBand="0" w:firstRowFirstColumn="0" w:firstRowLastColumn="0" w:lastRowFirstColumn="0" w:lastRowLastColumn="0"/>
            <w:tcW w:w="4536" w:type="dxa"/>
            <w:tcPrChange w:id="963" w:author="Kevin Toohey" w:date="2023-10-03T16:56:00Z">
              <w:tcPr>
                <w:tcW w:w="5040" w:type="dxa"/>
              </w:tcPr>
            </w:tcPrChange>
          </w:tcPr>
          <w:p w14:paraId="2DB5DFF1" w14:textId="77777777" w:rsidR="008667A0" w:rsidRDefault="00165603">
            <w:r>
              <w:t xml:space="preserve">  CPI+3.0%p.a. over a 8-year rolling period(%)</w:t>
            </w:r>
          </w:p>
        </w:tc>
        <w:tc>
          <w:tcPr>
            <w:tcW w:w="1652" w:type="dxa"/>
            <w:tcPrChange w:id="964" w:author="Kevin Toohey" w:date="2023-10-03T16:56:00Z">
              <w:tcPr>
                <w:tcW w:w="2408" w:type="dxa"/>
              </w:tcPr>
            </w:tcPrChange>
          </w:tcPr>
          <w:p w14:paraId="355CF6DF" w14:textId="77777777" w:rsidR="008667A0" w:rsidRDefault="00165603">
            <w:pPr>
              <w:cnfStyle w:val="000000000000" w:firstRow="0" w:lastRow="0" w:firstColumn="0" w:lastColumn="0" w:oddVBand="0" w:evenVBand="0" w:oddHBand="0" w:evenHBand="0" w:firstRowFirstColumn="0" w:firstRowLastColumn="0" w:lastRowFirstColumn="0" w:lastRowLastColumn="0"/>
            </w:pPr>
            <w:r>
              <w:t>71.6</w:t>
            </w:r>
          </w:p>
        </w:tc>
        <w:tc>
          <w:tcPr>
            <w:tcW w:w="1559" w:type="dxa"/>
            <w:tcPrChange w:id="965" w:author="Kevin Toohey" w:date="2023-10-03T16:56:00Z">
              <w:tcPr>
                <w:tcW w:w="2408" w:type="dxa"/>
              </w:tcPr>
            </w:tcPrChange>
          </w:tcPr>
          <w:p w14:paraId="4A778614" w14:textId="77777777" w:rsidR="008667A0" w:rsidRDefault="00165603">
            <w:pPr>
              <w:cnfStyle w:val="000000000000" w:firstRow="0" w:lastRow="0" w:firstColumn="0" w:lastColumn="0" w:oddVBand="0" w:evenVBand="0" w:oddHBand="0" w:evenHBand="0" w:firstRowFirstColumn="0" w:firstRowLastColumn="0" w:lastRowFirstColumn="0" w:lastRowLastColumn="0"/>
            </w:pPr>
            <w:r>
              <w:t>75.5</w:t>
            </w:r>
          </w:p>
        </w:tc>
        <w:tc>
          <w:tcPr>
            <w:tcW w:w="1701" w:type="dxa"/>
            <w:tcPrChange w:id="966" w:author="Kevin Toohey" w:date="2023-10-03T16:56:00Z">
              <w:tcPr>
                <w:tcW w:w="2408" w:type="dxa"/>
              </w:tcPr>
            </w:tcPrChange>
          </w:tcPr>
          <w:p w14:paraId="665F8887" w14:textId="77777777" w:rsidR="008667A0" w:rsidRDefault="00165603">
            <w:pPr>
              <w:cnfStyle w:val="000000000000" w:firstRow="0" w:lastRow="0" w:firstColumn="0" w:lastColumn="0" w:oddVBand="0" w:evenVBand="0" w:oddHBand="0" w:evenHBand="0" w:firstRowFirstColumn="0" w:firstRowLastColumn="0" w:lastRowFirstColumn="0" w:lastRowLastColumn="0"/>
            </w:pPr>
            <w:r>
              <w:t>75.7</w:t>
            </w:r>
          </w:p>
        </w:tc>
      </w:tr>
      <w:tr w:rsidR="008667A0" w14:paraId="207E6CD2" w14:textId="77777777" w:rsidTr="002D11C8">
        <w:tc>
          <w:tcPr>
            <w:cnfStyle w:val="001000000000" w:firstRow="0" w:lastRow="0" w:firstColumn="1" w:lastColumn="0" w:oddVBand="0" w:evenVBand="0" w:oddHBand="0" w:evenHBand="0" w:firstRowFirstColumn="0" w:firstRowLastColumn="0" w:lastRowFirstColumn="0" w:lastRowLastColumn="0"/>
            <w:tcW w:w="4536" w:type="dxa"/>
            <w:tcPrChange w:id="967" w:author="Kevin Toohey" w:date="2023-10-03T16:56:00Z">
              <w:tcPr>
                <w:tcW w:w="5040" w:type="dxa"/>
              </w:tcPr>
            </w:tcPrChange>
          </w:tcPr>
          <w:p w14:paraId="40F36BFF" w14:textId="77777777" w:rsidR="008667A0" w:rsidRDefault="00165603">
            <w:r>
              <w:t xml:space="preserve">  CPI+1.0%p.a. over a 9-year rolling period(%)</w:t>
            </w:r>
          </w:p>
        </w:tc>
        <w:tc>
          <w:tcPr>
            <w:tcW w:w="1652" w:type="dxa"/>
            <w:tcPrChange w:id="968" w:author="Kevin Toohey" w:date="2023-10-03T16:56:00Z">
              <w:tcPr>
                <w:tcW w:w="2408" w:type="dxa"/>
              </w:tcPr>
            </w:tcPrChange>
          </w:tcPr>
          <w:p w14:paraId="5582EAFB" w14:textId="77777777" w:rsidR="008667A0" w:rsidRDefault="00165603">
            <w:pPr>
              <w:cnfStyle w:val="000000000000" w:firstRow="0" w:lastRow="0" w:firstColumn="0" w:lastColumn="0" w:oddVBand="0" w:evenVBand="0" w:oddHBand="0" w:evenHBand="0" w:firstRowFirstColumn="0" w:firstRowLastColumn="0" w:lastRowFirstColumn="0" w:lastRowLastColumn="0"/>
            </w:pPr>
            <w:r>
              <w:t>98.4</w:t>
            </w:r>
          </w:p>
        </w:tc>
        <w:tc>
          <w:tcPr>
            <w:tcW w:w="1559" w:type="dxa"/>
            <w:tcPrChange w:id="969" w:author="Kevin Toohey" w:date="2023-10-03T16:56:00Z">
              <w:tcPr>
                <w:tcW w:w="2408" w:type="dxa"/>
              </w:tcPr>
            </w:tcPrChange>
          </w:tcPr>
          <w:p w14:paraId="1A7D74C1" w14:textId="77777777" w:rsidR="008667A0" w:rsidRDefault="00165603">
            <w:pPr>
              <w:cnfStyle w:val="000000000000" w:firstRow="0" w:lastRow="0" w:firstColumn="0" w:lastColumn="0" w:oddVBand="0" w:evenVBand="0" w:oddHBand="0" w:evenHBand="0" w:firstRowFirstColumn="0" w:firstRowLastColumn="0" w:lastRowFirstColumn="0" w:lastRowLastColumn="0"/>
            </w:pPr>
            <w:r>
              <w:t>98.0</w:t>
            </w:r>
          </w:p>
        </w:tc>
        <w:tc>
          <w:tcPr>
            <w:tcW w:w="1701" w:type="dxa"/>
            <w:tcPrChange w:id="970" w:author="Kevin Toohey" w:date="2023-10-03T16:56:00Z">
              <w:tcPr>
                <w:tcW w:w="2408" w:type="dxa"/>
              </w:tcPr>
            </w:tcPrChange>
          </w:tcPr>
          <w:p w14:paraId="59F4D439" w14:textId="77777777" w:rsidR="008667A0" w:rsidRDefault="00165603">
            <w:pPr>
              <w:cnfStyle w:val="000000000000" w:firstRow="0" w:lastRow="0" w:firstColumn="0" w:lastColumn="0" w:oddVBand="0" w:evenVBand="0" w:oddHBand="0" w:evenHBand="0" w:firstRowFirstColumn="0" w:firstRowLastColumn="0" w:lastRowFirstColumn="0" w:lastRowLastColumn="0"/>
            </w:pPr>
            <w:r>
              <w:t>99.2</w:t>
            </w:r>
          </w:p>
        </w:tc>
      </w:tr>
      <w:tr w:rsidR="008667A0" w14:paraId="01195428" w14:textId="77777777" w:rsidTr="002D11C8">
        <w:tc>
          <w:tcPr>
            <w:cnfStyle w:val="001000000000" w:firstRow="0" w:lastRow="0" w:firstColumn="1" w:lastColumn="0" w:oddVBand="0" w:evenVBand="0" w:oddHBand="0" w:evenHBand="0" w:firstRowFirstColumn="0" w:firstRowLastColumn="0" w:lastRowFirstColumn="0" w:lastRowLastColumn="0"/>
            <w:tcW w:w="4536" w:type="dxa"/>
            <w:tcPrChange w:id="971" w:author="Kevin Toohey" w:date="2023-10-03T16:56:00Z">
              <w:tcPr>
                <w:tcW w:w="5040" w:type="dxa"/>
              </w:tcPr>
            </w:tcPrChange>
          </w:tcPr>
          <w:p w14:paraId="2D216D29" w14:textId="77777777" w:rsidR="008667A0" w:rsidRDefault="00165603">
            <w:r>
              <w:t xml:space="preserve">  CPI+1.5%p.a. over a 9-year rolling period(%)</w:t>
            </w:r>
          </w:p>
        </w:tc>
        <w:tc>
          <w:tcPr>
            <w:tcW w:w="1652" w:type="dxa"/>
            <w:tcPrChange w:id="972" w:author="Kevin Toohey" w:date="2023-10-03T16:56:00Z">
              <w:tcPr>
                <w:tcW w:w="2408" w:type="dxa"/>
              </w:tcPr>
            </w:tcPrChange>
          </w:tcPr>
          <w:p w14:paraId="7665928F" w14:textId="77777777" w:rsidR="008667A0" w:rsidRDefault="00165603">
            <w:pPr>
              <w:cnfStyle w:val="000000000000" w:firstRow="0" w:lastRow="0" w:firstColumn="0" w:lastColumn="0" w:oddVBand="0" w:evenVBand="0" w:oddHBand="0" w:evenHBand="0" w:firstRowFirstColumn="0" w:firstRowLastColumn="0" w:lastRowFirstColumn="0" w:lastRowLastColumn="0"/>
            </w:pPr>
            <w:r>
              <w:t>96.3</w:t>
            </w:r>
          </w:p>
        </w:tc>
        <w:tc>
          <w:tcPr>
            <w:tcW w:w="1559" w:type="dxa"/>
            <w:tcPrChange w:id="973" w:author="Kevin Toohey" w:date="2023-10-03T16:56:00Z">
              <w:tcPr>
                <w:tcW w:w="2408" w:type="dxa"/>
              </w:tcPr>
            </w:tcPrChange>
          </w:tcPr>
          <w:p w14:paraId="31B481E5" w14:textId="77777777" w:rsidR="008667A0" w:rsidRDefault="00165603">
            <w:pPr>
              <w:cnfStyle w:val="000000000000" w:firstRow="0" w:lastRow="0" w:firstColumn="0" w:lastColumn="0" w:oddVBand="0" w:evenVBand="0" w:oddHBand="0" w:evenHBand="0" w:firstRowFirstColumn="0" w:firstRowLastColumn="0" w:lastRowFirstColumn="0" w:lastRowLastColumn="0"/>
            </w:pPr>
            <w:r>
              <w:t>96.0</w:t>
            </w:r>
          </w:p>
        </w:tc>
        <w:tc>
          <w:tcPr>
            <w:tcW w:w="1701" w:type="dxa"/>
            <w:tcPrChange w:id="974" w:author="Kevin Toohey" w:date="2023-10-03T16:56:00Z">
              <w:tcPr>
                <w:tcW w:w="2408" w:type="dxa"/>
              </w:tcPr>
            </w:tcPrChange>
          </w:tcPr>
          <w:p w14:paraId="74E7F119" w14:textId="77777777" w:rsidR="008667A0" w:rsidRDefault="00165603">
            <w:pPr>
              <w:cnfStyle w:val="000000000000" w:firstRow="0" w:lastRow="0" w:firstColumn="0" w:lastColumn="0" w:oddVBand="0" w:evenVBand="0" w:oddHBand="0" w:evenHBand="0" w:firstRowFirstColumn="0" w:firstRowLastColumn="0" w:lastRowFirstColumn="0" w:lastRowLastColumn="0"/>
            </w:pPr>
            <w:r>
              <w:t>97.8</w:t>
            </w:r>
          </w:p>
        </w:tc>
      </w:tr>
      <w:tr w:rsidR="008667A0" w14:paraId="7277AAC6" w14:textId="77777777" w:rsidTr="002D11C8">
        <w:tc>
          <w:tcPr>
            <w:cnfStyle w:val="001000000000" w:firstRow="0" w:lastRow="0" w:firstColumn="1" w:lastColumn="0" w:oddVBand="0" w:evenVBand="0" w:oddHBand="0" w:evenHBand="0" w:firstRowFirstColumn="0" w:firstRowLastColumn="0" w:lastRowFirstColumn="0" w:lastRowLastColumn="0"/>
            <w:tcW w:w="4536" w:type="dxa"/>
            <w:tcPrChange w:id="975" w:author="Kevin Toohey" w:date="2023-10-03T16:56:00Z">
              <w:tcPr>
                <w:tcW w:w="5040" w:type="dxa"/>
              </w:tcPr>
            </w:tcPrChange>
          </w:tcPr>
          <w:p w14:paraId="43BE309D" w14:textId="77777777" w:rsidR="008667A0" w:rsidRDefault="00165603">
            <w:r>
              <w:t xml:space="preserve">  CPI+2.0%p.a. over a 9-year rolling period(%)</w:t>
            </w:r>
          </w:p>
        </w:tc>
        <w:tc>
          <w:tcPr>
            <w:tcW w:w="1652" w:type="dxa"/>
            <w:tcPrChange w:id="976" w:author="Kevin Toohey" w:date="2023-10-03T16:56:00Z">
              <w:tcPr>
                <w:tcW w:w="2408" w:type="dxa"/>
              </w:tcPr>
            </w:tcPrChange>
          </w:tcPr>
          <w:p w14:paraId="725BC5B5" w14:textId="77777777" w:rsidR="008667A0" w:rsidRDefault="00165603">
            <w:pPr>
              <w:cnfStyle w:val="000000000000" w:firstRow="0" w:lastRow="0" w:firstColumn="0" w:lastColumn="0" w:oddVBand="0" w:evenVBand="0" w:oddHBand="0" w:evenHBand="0" w:firstRowFirstColumn="0" w:firstRowLastColumn="0" w:lastRowFirstColumn="0" w:lastRowLastColumn="0"/>
            </w:pPr>
            <w:r>
              <w:t>92.2</w:t>
            </w:r>
          </w:p>
        </w:tc>
        <w:tc>
          <w:tcPr>
            <w:tcW w:w="1559" w:type="dxa"/>
            <w:tcPrChange w:id="977" w:author="Kevin Toohey" w:date="2023-10-03T16:56:00Z">
              <w:tcPr>
                <w:tcW w:w="2408" w:type="dxa"/>
              </w:tcPr>
            </w:tcPrChange>
          </w:tcPr>
          <w:p w14:paraId="45BCB1C8" w14:textId="77777777" w:rsidR="008667A0" w:rsidRDefault="00165603">
            <w:pPr>
              <w:cnfStyle w:val="000000000000" w:firstRow="0" w:lastRow="0" w:firstColumn="0" w:lastColumn="0" w:oddVBand="0" w:evenVBand="0" w:oddHBand="0" w:evenHBand="0" w:firstRowFirstColumn="0" w:firstRowLastColumn="0" w:lastRowFirstColumn="0" w:lastRowLastColumn="0"/>
            </w:pPr>
            <w:r>
              <w:t>92.5</w:t>
            </w:r>
          </w:p>
        </w:tc>
        <w:tc>
          <w:tcPr>
            <w:tcW w:w="1701" w:type="dxa"/>
            <w:tcPrChange w:id="978" w:author="Kevin Toohey" w:date="2023-10-03T16:56:00Z">
              <w:tcPr>
                <w:tcW w:w="2408" w:type="dxa"/>
              </w:tcPr>
            </w:tcPrChange>
          </w:tcPr>
          <w:p w14:paraId="72FD1766" w14:textId="77777777" w:rsidR="008667A0" w:rsidRDefault="00165603">
            <w:pPr>
              <w:cnfStyle w:val="000000000000" w:firstRow="0" w:lastRow="0" w:firstColumn="0" w:lastColumn="0" w:oddVBand="0" w:evenVBand="0" w:oddHBand="0" w:evenHBand="0" w:firstRowFirstColumn="0" w:firstRowLastColumn="0" w:lastRowFirstColumn="0" w:lastRowLastColumn="0"/>
            </w:pPr>
            <w:r>
              <w:t>94.8</w:t>
            </w:r>
          </w:p>
        </w:tc>
      </w:tr>
      <w:tr w:rsidR="008667A0" w14:paraId="3330A3CD" w14:textId="77777777" w:rsidTr="002D11C8">
        <w:tc>
          <w:tcPr>
            <w:cnfStyle w:val="001000000000" w:firstRow="0" w:lastRow="0" w:firstColumn="1" w:lastColumn="0" w:oddVBand="0" w:evenVBand="0" w:oddHBand="0" w:evenHBand="0" w:firstRowFirstColumn="0" w:firstRowLastColumn="0" w:lastRowFirstColumn="0" w:lastRowLastColumn="0"/>
            <w:tcW w:w="4536" w:type="dxa"/>
            <w:tcPrChange w:id="979" w:author="Kevin Toohey" w:date="2023-10-03T16:56:00Z">
              <w:tcPr>
                <w:tcW w:w="5040" w:type="dxa"/>
              </w:tcPr>
            </w:tcPrChange>
          </w:tcPr>
          <w:p w14:paraId="73DF5E8B" w14:textId="77777777" w:rsidR="008667A0" w:rsidRDefault="00165603">
            <w:r>
              <w:t xml:space="preserve">  CPI+2.5%p.a. over a 9-year rolling period(%)</w:t>
            </w:r>
          </w:p>
        </w:tc>
        <w:tc>
          <w:tcPr>
            <w:tcW w:w="1652" w:type="dxa"/>
            <w:tcPrChange w:id="980" w:author="Kevin Toohey" w:date="2023-10-03T16:56:00Z">
              <w:tcPr>
                <w:tcW w:w="2408" w:type="dxa"/>
              </w:tcPr>
            </w:tcPrChange>
          </w:tcPr>
          <w:p w14:paraId="5B3AFAFF" w14:textId="77777777" w:rsidR="008667A0" w:rsidRDefault="00165603">
            <w:pPr>
              <w:cnfStyle w:val="000000000000" w:firstRow="0" w:lastRow="0" w:firstColumn="0" w:lastColumn="0" w:oddVBand="0" w:evenVBand="0" w:oddHBand="0" w:evenHBand="0" w:firstRowFirstColumn="0" w:firstRowLastColumn="0" w:lastRowFirstColumn="0" w:lastRowLastColumn="0"/>
            </w:pPr>
            <w:r>
              <w:t>85.0</w:t>
            </w:r>
          </w:p>
        </w:tc>
        <w:tc>
          <w:tcPr>
            <w:tcW w:w="1559" w:type="dxa"/>
            <w:tcPrChange w:id="981" w:author="Kevin Toohey" w:date="2023-10-03T16:56:00Z">
              <w:tcPr>
                <w:tcW w:w="2408" w:type="dxa"/>
              </w:tcPr>
            </w:tcPrChange>
          </w:tcPr>
          <w:p w14:paraId="00BBF643" w14:textId="77777777" w:rsidR="008667A0" w:rsidRDefault="00165603">
            <w:pPr>
              <w:cnfStyle w:val="000000000000" w:firstRow="0" w:lastRow="0" w:firstColumn="0" w:lastColumn="0" w:oddVBand="0" w:evenVBand="0" w:oddHBand="0" w:evenHBand="0" w:firstRowFirstColumn="0" w:firstRowLastColumn="0" w:lastRowFirstColumn="0" w:lastRowLastColumn="0"/>
            </w:pPr>
            <w:r>
              <w:t>86.7</w:t>
            </w:r>
          </w:p>
        </w:tc>
        <w:tc>
          <w:tcPr>
            <w:tcW w:w="1701" w:type="dxa"/>
            <w:tcPrChange w:id="982" w:author="Kevin Toohey" w:date="2023-10-03T16:56:00Z">
              <w:tcPr>
                <w:tcW w:w="2408" w:type="dxa"/>
              </w:tcPr>
            </w:tcPrChange>
          </w:tcPr>
          <w:p w14:paraId="45E311DA" w14:textId="77777777" w:rsidR="008667A0" w:rsidRDefault="00165603">
            <w:pPr>
              <w:cnfStyle w:val="000000000000" w:firstRow="0" w:lastRow="0" w:firstColumn="0" w:lastColumn="0" w:oddVBand="0" w:evenVBand="0" w:oddHBand="0" w:evenHBand="0" w:firstRowFirstColumn="0" w:firstRowLastColumn="0" w:lastRowFirstColumn="0" w:lastRowLastColumn="0"/>
            </w:pPr>
            <w:r>
              <w:t>88.7</w:t>
            </w:r>
          </w:p>
        </w:tc>
      </w:tr>
      <w:tr w:rsidR="008667A0" w14:paraId="09887293" w14:textId="77777777" w:rsidTr="002D11C8">
        <w:tc>
          <w:tcPr>
            <w:cnfStyle w:val="001000000000" w:firstRow="0" w:lastRow="0" w:firstColumn="1" w:lastColumn="0" w:oddVBand="0" w:evenVBand="0" w:oddHBand="0" w:evenHBand="0" w:firstRowFirstColumn="0" w:firstRowLastColumn="0" w:lastRowFirstColumn="0" w:lastRowLastColumn="0"/>
            <w:tcW w:w="4536" w:type="dxa"/>
            <w:tcPrChange w:id="983" w:author="Kevin Toohey" w:date="2023-10-03T16:56:00Z">
              <w:tcPr>
                <w:tcW w:w="5040" w:type="dxa"/>
              </w:tcPr>
            </w:tcPrChange>
          </w:tcPr>
          <w:p w14:paraId="6C08B8FA" w14:textId="77777777" w:rsidR="008667A0" w:rsidRDefault="00165603">
            <w:r>
              <w:t xml:space="preserve">  CPI+3.0%p.a. over a 9-year rolling period(%)</w:t>
            </w:r>
          </w:p>
        </w:tc>
        <w:tc>
          <w:tcPr>
            <w:tcW w:w="1652" w:type="dxa"/>
            <w:tcPrChange w:id="984" w:author="Kevin Toohey" w:date="2023-10-03T16:56:00Z">
              <w:tcPr>
                <w:tcW w:w="2408" w:type="dxa"/>
              </w:tcPr>
            </w:tcPrChange>
          </w:tcPr>
          <w:p w14:paraId="25AD2FEE" w14:textId="77777777" w:rsidR="008667A0" w:rsidRDefault="00165603">
            <w:pPr>
              <w:cnfStyle w:val="000000000000" w:firstRow="0" w:lastRow="0" w:firstColumn="0" w:lastColumn="0" w:oddVBand="0" w:evenVBand="0" w:oddHBand="0" w:evenHBand="0" w:firstRowFirstColumn="0" w:firstRowLastColumn="0" w:lastRowFirstColumn="0" w:lastRowLastColumn="0"/>
            </w:pPr>
            <w:r>
              <w:t>74.0</w:t>
            </w:r>
          </w:p>
        </w:tc>
        <w:tc>
          <w:tcPr>
            <w:tcW w:w="1559" w:type="dxa"/>
            <w:tcPrChange w:id="985" w:author="Kevin Toohey" w:date="2023-10-03T16:56:00Z">
              <w:tcPr>
                <w:tcW w:w="2408" w:type="dxa"/>
              </w:tcPr>
            </w:tcPrChange>
          </w:tcPr>
          <w:p w14:paraId="00148087" w14:textId="77777777" w:rsidR="008667A0" w:rsidRDefault="00165603">
            <w:pPr>
              <w:cnfStyle w:val="000000000000" w:firstRow="0" w:lastRow="0" w:firstColumn="0" w:lastColumn="0" w:oddVBand="0" w:evenVBand="0" w:oddHBand="0" w:evenHBand="0" w:firstRowFirstColumn="0" w:firstRowLastColumn="0" w:lastRowFirstColumn="0" w:lastRowLastColumn="0"/>
            </w:pPr>
            <w:r>
              <w:t>78.2</w:t>
            </w:r>
          </w:p>
        </w:tc>
        <w:tc>
          <w:tcPr>
            <w:tcW w:w="1701" w:type="dxa"/>
            <w:tcPrChange w:id="986" w:author="Kevin Toohey" w:date="2023-10-03T16:56:00Z">
              <w:tcPr>
                <w:tcW w:w="2408" w:type="dxa"/>
              </w:tcPr>
            </w:tcPrChange>
          </w:tcPr>
          <w:p w14:paraId="2D935DF6" w14:textId="77777777" w:rsidR="008667A0" w:rsidRDefault="00165603">
            <w:pPr>
              <w:cnfStyle w:val="000000000000" w:firstRow="0" w:lastRow="0" w:firstColumn="0" w:lastColumn="0" w:oddVBand="0" w:evenVBand="0" w:oddHBand="0" w:evenHBand="0" w:firstRowFirstColumn="0" w:firstRowLastColumn="0" w:lastRowFirstColumn="0" w:lastRowLastColumn="0"/>
            </w:pPr>
            <w:r>
              <w:t>78.4</w:t>
            </w:r>
          </w:p>
        </w:tc>
      </w:tr>
      <w:tr w:rsidR="008667A0" w14:paraId="458D1E42" w14:textId="77777777" w:rsidTr="002D11C8">
        <w:tc>
          <w:tcPr>
            <w:cnfStyle w:val="001000000000" w:firstRow="0" w:lastRow="0" w:firstColumn="1" w:lastColumn="0" w:oddVBand="0" w:evenVBand="0" w:oddHBand="0" w:evenHBand="0" w:firstRowFirstColumn="0" w:firstRowLastColumn="0" w:lastRowFirstColumn="0" w:lastRowLastColumn="0"/>
            <w:tcW w:w="4536" w:type="dxa"/>
            <w:tcPrChange w:id="987" w:author="Kevin Toohey" w:date="2023-10-03T16:56:00Z">
              <w:tcPr>
                <w:tcW w:w="5040" w:type="dxa"/>
              </w:tcPr>
            </w:tcPrChange>
          </w:tcPr>
          <w:p w14:paraId="52A02819" w14:textId="77777777" w:rsidR="008667A0" w:rsidRDefault="00165603">
            <w:r>
              <w:rPr>
                <w:b/>
              </w:rPr>
              <w:t>Annualised Value at Risk</w:t>
            </w:r>
          </w:p>
        </w:tc>
        <w:tc>
          <w:tcPr>
            <w:tcW w:w="1652" w:type="dxa"/>
            <w:tcPrChange w:id="988" w:author="Kevin Toohey" w:date="2023-10-03T16:56:00Z">
              <w:tcPr>
                <w:tcW w:w="2408" w:type="dxa"/>
              </w:tcPr>
            </w:tcPrChange>
          </w:tcPr>
          <w:p w14:paraId="652F37D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989" w:author="Kevin Toohey" w:date="2023-10-03T16:56:00Z">
              <w:tcPr>
                <w:tcW w:w="2408" w:type="dxa"/>
              </w:tcPr>
            </w:tcPrChange>
          </w:tcPr>
          <w:p w14:paraId="5F7E67D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Change w:id="990" w:author="Kevin Toohey" w:date="2023-10-03T16:56:00Z">
              <w:tcPr>
                <w:tcW w:w="2408" w:type="dxa"/>
              </w:tcPr>
            </w:tcPrChange>
          </w:tcPr>
          <w:p w14:paraId="0F6234B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798F26D9" w14:textId="77777777" w:rsidTr="002D11C8">
        <w:tc>
          <w:tcPr>
            <w:cnfStyle w:val="001000000000" w:firstRow="0" w:lastRow="0" w:firstColumn="1" w:lastColumn="0" w:oddVBand="0" w:evenVBand="0" w:oddHBand="0" w:evenHBand="0" w:firstRowFirstColumn="0" w:firstRowLastColumn="0" w:lastRowFirstColumn="0" w:lastRowLastColumn="0"/>
            <w:tcW w:w="4536" w:type="dxa"/>
            <w:tcPrChange w:id="991" w:author="Kevin Toohey" w:date="2023-10-03T16:56:00Z">
              <w:tcPr>
                <w:tcW w:w="5040" w:type="dxa"/>
              </w:tcPr>
            </w:tcPrChange>
          </w:tcPr>
          <w:p w14:paraId="51CE9248" w14:textId="77777777" w:rsidR="008667A0" w:rsidRDefault="00165603">
            <w:r>
              <w:t xml:space="preserve">  1 in 20 year event(%)</w:t>
            </w:r>
          </w:p>
        </w:tc>
        <w:tc>
          <w:tcPr>
            <w:tcW w:w="1652" w:type="dxa"/>
            <w:tcPrChange w:id="992" w:author="Kevin Toohey" w:date="2023-10-03T16:56:00Z">
              <w:tcPr>
                <w:tcW w:w="2408" w:type="dxa"/>
              </w:tcPr>
            </w:tcPrChange>
          </w:tcPr>
          <w:p w14:paraId="7CCEB8DB" w14:textId="77777777" w:rsidR="008667A0" w:rsidRDefault="00165603">
            <w:pPr>
              <w:cnfStyle w:val="000000000000" w:firstRow="0" w:lastRow="0" w:firstColumn="0" w:lastColumn="0" w:oddVBand="0" w:evenVBand="0" w:oddHBand="0" w:evenHBand="0" w:firstRowFirstColumn="0" w:firstRowLastColumn="0" w:lastRowFirstColumn="0" w:lastRowLastColumn="0"/>
            </w:pPr>
            <w:r>
              <w:t>-3.1</w:t>
            </w:r>
          </w:p>
        </w:tc>
        <w:tc>
          <w:tcPr>
            <w:tcW w:w="1559" w:type="dxa"/>
            <w:tcPrChange w:id="993" w:author="Kevin Toohey" w:date="2023-10-03T16:56:00Z">
              <w:tcPr>
                <w:tcW w:w="2408" w:type="dxa"/>
              </w:tcPr>
            </w:tcPrChange>
          </w:tcPr>
          <w:p w14:paraId="2196AE8F" w14:textId="77777777" w:rsidR="008667A0" w:rsidRDefault="00165603">
            <w:pPr>
              <w:cnfStyle w:val="000000000000" w:firstRow="0" w:lastRow="0" w:firstColumn="0" w:lastColumn="0" w:oddVBand="0" w:evenVBand="0" w:oddHBand="0" w:evenHBand="0" w:firstRowFirstColumn="0" w:firstRowLastColumn="0" w:lastRowFirstColumn="0" w:lastRowLastColumn="0"/>
            </w:pPr>
            <w:r>
              <w:t>-4.5</w:t>
            </w:r>
          </w:p>
        </w:tc>
        <w:tc>
          <w:tcPr>
            <w:tcW w:w="1701" w:type="dxa"/>
            <w:tcPrChange w:id="994" w:author="Kevin Toohey" w:date="2023-10-03T16:56:00Z">
              <w:tcPr>
                <w:tcW w:w="2408" w:type="dxa"/>
              </w:tcPr>
            </w:tcPrChange>
          </w:tcPr>
          <w:p w14:paraId="2CB36750" w14:textId="77777777" w:rsidR="008667A0" w:rsidRDefault="00165603">
            <w:pPr>
              <w:cnfStyle w:val="000000000000" w:firstRow="0" w:lastRow="0" w:firstColumn="0" w:lastColumn="0" w:oddVBand="0" w:evenVBand="0" w:oddHBand="0" w:evenHBand="0" w:firstRowFirstColumn="0" w:firstRowLastColumn="0" w:lastRowFirstColumn="0" w:lastRowLastColumn="0"/>
            </w:pPr>
            <w:r>
              <w:t>-2.3</w:t>
            </w:r>
          </w:p>
        </w:tc>
      </w:tr>
      <w:tr w:rsidR="008667A0" w14:paraId="787B92D6" w14:textId="77777777" w:rsidTr="002D11C8">
        <w:tc>
          <w:tcPr>
            <w:cnfStyle w:val="001000000000" w:firstRow="0" w:lastRow="0" w:firstColumn="1" w:lastColumn="0" w:oddVBand="0" w:evenVBand="0" w:oddHBand="0" w:evenHBand="0" w:firstRowFirstColumn="0" w:firstRowLastColumn="0" w:lastRowFirstColumn="0" w:lastRowLastColumn="0"/>
            <w:tcW w:w="4536" w:type="dxa"/>
            <w:tcPrChange w:id="995" w:author="Kevin Toohey" w:date="2023-10-03T16:56:00Z">
              <w:tcPr>
                <w:tcW w:w="5040" w:type="dxa"/>
              </w:tcPr>
            </w:tcPrChange>
          </w:tcPr>
          <w:p w14:paraId="03D25B48" w14:textId="77777777" w:rsidR="008667A0" w:rsidRDefault="00165603">
            <w:r>
              <w:rPr>
                <w:b/>
              </w:rPr>
              <w:t>Frequency of Negative Annual Total Return</w:t>
            </w:r>
          </w:p>
        </w:tc>
        <w:tc>
          <w:tcPr>
            <w:tcW w:w="1652" w:type="dxa"/>
            <w:tcPrChange w:id="996" w:author="Kevin Toohey" w:date="2023-10-03T16:56:00Z">
              <w:tcPr>
                <w:tcW w:w="2408" w:type="dxa"/>
              </w:tcPr>
            </w:tcPrChange>
          </w:tcPr>
          <w:p w14:paraId="380483C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997" w:author="Kevin Toohey" w:date="2023-10-03T16:56:00Z">
              <w:tcPr>
                <w:tcW w:w="2408" w:type="dxa"/>
              </w:tcPr>
            </w:tcPrChange>
          </w:tcPr>
          <w:p w14:paraId="2040C3C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Change w:id="998" w:author="Kevin Toohey" w:date="2023-10-03T16:56:00Z">
              <w:tcPr>
                <w:tcW w:w="2408" w:type="dxa"/>
              </w:tcPr>
            </w:tcPrChange>
          </w:tcPr>
          <w:p w14:paraId="6FA3C2F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579DF91A" w14:textId="77777777" w:rsidTr="002D11C8">
        <w:tc>
          <w:tcPr>
            <w:cnfStyle w:val="001000000000" w:firstRow="0" w:lastRow="0" w:firstColumn="1" w:lastColumn="0" w:oddVBand="0" w:evenVBand="0" w:oddHBand="0" w:evenHBand="0" w:firstRowFirstColumn="0" w:firstRowLastColumn="0" w:lastRowFirstColumn="0" w:lastRowLastColumn="0"/>
            <w:tcW w:w="4536" w:type="dxa"/>
            <w:tcPrChange w:id="999" w:author="Kevin Toohey" w:date="2023-10-03T16:56:00Z">
              <w:tcPr>
                <w:tcW w:w="5040" w:type="dxa"/>
              </w:tcPr>
            </w:tcPrChange>
          </w:tcPr>
          <w:p w14:paraId="37BD0791" w14:textId="77777777" w:rsidR="008667A0" w:rsidRDefault="00165603">
            <w:r>
              <w:t xml:space="preserve">  Number of Negative Annual Return in any 20-year period</w:t>
            </w:r>
          </w:p>
        </w:tc>
        <w:tc>
          <w:tcPr>
            <w:tcW w:w="1652" w:type="dxa"/>
            <w:tcPrChange w:id="1000" w:author="Kevin Toohey" w:date="2023-10-03T16:56:00Z">
              <w:tcPr>
                <w:tcW w:w="2408" w:type="dxa"/>
              </w:tcPr>
            </w:tcPrChange>
          </w:tcPr>
          <w:p w14:paraId="69D807D6" w14:textId="77777777" w:rsidR="008667A0" w:rsidRDefault="00165603">
            <w:pPr>
              <w:cnfStyle w:val="000000000000" w:firstRow="0" w:lastRow="0" w:firstColumn="0" w:lastColumn="0" w:oddVBand="0" w:evenVBand="0" w:oddHBand="0" w:evenHBand="0" w:firstRowFirstColumn="0" w:firstRowLastColumn="0" w:lastRowFirstColumn="0" w:lastRowLastColumn="0"/>
            </w:pPr>
            <w:r>
              <w:t>2.7</w:t>
            </w:r>
          </w:p>
        </w:tc>
        <w:tc>
          <w:tcPr>
            <w:tcW w:w="1559" w:type="dxa"/>
            <w:tcPrChange w:id="1001" w:author="Kevin Toohey" w:date="2023-10-03T16:56:00Z">
              <w:tcPr>
                <w:tcW w:w="2408" w:type="dxa"/>
              </w:tcPr>
            </w:tcPrChange>
          </w:tcPr>
          <w:p w14:paraId="1FB1857F" w14:textId="77777777" w:rsidR="008667A0" w:rsidRDefault="00165603">
            <w:pPr>
              <w:cnfStyle w:val="000000000000" w:firstRow="0" w:lastRow="0" w:firstColumn="0" w:lastColumn="0" w:oddVBand="0" w:evenVBand="0" w:oddHBand="0" w:evenHBand="0" w:firstRowFirstColumn="0" w:firstRowLastColumn="0" w:lastRowFirstColumn="0" w:lastRowLastColumn="0"/>
            </w:pPr>
            <w:r>
              <w:t>3.2</w:t>
            </w:r>
          </w:p>
        </w:tc>
        <w:tc>
          <w:tcPr>
            <w:tcW w:w="1701" w:type="dxa"/>
            <w:tcPrChange w:id="1002" w:author="Kevin Toohey" w:date="2023-10-03T16:56:00Z">
              <w:tcPr>
                <w:tcW w:w="2408" w:type="dxa"/>
              </w:tcPr>
            </w:tcPrChange>
          </w:tcPr>
          <w:p w14:paraId="785B0A10" w14:textId="77777777" w:rsidR="008667A0" w:rsidRDefault="00165603">
            <w:pPr>
              <w:cnfStyle w:val="000000000000" w:firstRow="0" w:lastRow="0" w:firstColumn="0" w:lastColumn="0" w:oddVBand="0" w:evenVBand="0" w:oddHBand="0" w:evenHBand="0" w:firstRowFirstColumn="0" w:firstRowLastColumn="0" w:lastRowFirstColumn="0" w:lastRowLastColumn="0"/>
            </w:pPr>
            <w:r>
              <w:t>2.2</w:t>
            </w:r>
          </w:p>
        </w:tc>
      </w:tr>
      <w:tr w:rsidR="008667A0" w14:paraId="37C64E54" w14:textId="77777777" w:rsidTr="002D11C8">
        <w:tc>
          <w:tcPr>
            <w:cnfStyle w:val="001000000000" w:firstRow="0" w:lastRow="0" w:firstColumn="1" w:lastColumn="0" w:oddVBand="0" w:evenVBand="0" w:oddHBand="0" w:evenHBand="0" w:firstRowFirstColumn="0" w:firstRowLastColumn="0" w:lastRowFirstColumn="0" w:lastRowLastColumn="0"/>
            <w:tcW w:w="4536" w:type="dxa"/>
            <w:tcPrChange w:id="1003" w:author="Kevin Toohey" w:date="2023-10-03T16:56:00Z">
              <w:tcPr>
                <w:tcW w:w="5040" w:type="dxa"/>
              </w:tcPr>
            </w:tcPrChange>
          </w:tcPr>
          <w:p w14:paraId="626A4CDC" w14:textId="77777777" w:rsidR="008667A0" w:rsidRDefault="00165603">
            <w:r>
              <w:t xml:space="preserve">  Probability of a Negative Annual Return(%)</w:t>
            </w:r>
          </w:p>
        </w:tc>
        <w:tc>
          <w:tcPr>
            <w:tcW w:w="1652" w:type="dxa"/>
            <w:tcPrChange w:id="1004" w:author="Kevin Toohey" w:date="2023-10-03T16:56:00Z">
              <w:tcPr>
                <w:tcW w:w="2408" w:type="dxa"/>
              </w:tcPr>
            </w:tcPrChange>
          </w:tcPr>
          <w:p w14:paraId="23137BC6" w14:textId="77777777" w:rsidR="008667A0" w:rsidRDefault="00165603">
            <w:pPr>
              <w:cnfStyle w:val="000000000000" w:firstRow="0" w:lastRow="0" w:firstColumn="0" w:lastColumn="0" w:oddVBand="0" w:evenVBand="0" w:oddHBand="0" w:evenHBand="0" w:firstRowFirstColumn="0" w:firstRowLastColumn="0" w:lastRowFirstColumn="0" w:lastRowLastColumn="0"/>
            </w:pPr>
            <w:r>
              <w:t>13.3</w:t>
            </w:r>
          </w:p>
        </w:tc>
        <w:tc>
          <w:tcPr>
            <w:tcW w:w="1559" w:type="dxa"/>
            <w:tcPrChange w:id="1005" w:author="Kevin Toohey" w:date="2023-10-03T16:56:00Z">
              <w:tcPr>
                <w:tcW w:w="2408" w:type="dxa"/>
              </w:tcPr>
            </w:tcPrChange>
          </w:tcPr>
          <w:p w14:paraId="3D802B54" w14:textId="77777777" w:rsidR="008667A0" w:rsidRDefault="00165603">
            <w:pPr>
              <w:cnfStyle w:val="000000000000" w:firstRow="0" w:lastRow="0" w:firstColumn="0" w:lastColumn="0" w:oddVBand="0" w:evenVBand="0" w:oddHBand="0" w:evenHBand="0" w:firstRowFirstColumn="0" w:firstRowLastColumn="0" w:lastRowFirstColumn="0" w:lastRowLastColumn="0"/>
            </w:pPr>
            <w:r>
              <w:t>16.1</w:t>
            </w:r>
          </w:p>
        </w:tc>
        <w:tc>
          <w:tcPr>
            <w:tcW w:w="1701" w:type="dxa"/>
            <w:tcPrChange w:id="1006" w:author="Kevin Toohey" w:date="2023-10-03T16:56:00Z">
              <w:tcPr>
                <w:tcW w:w="2408" w:type="dxa"/>
              </w:tcPr>
            </w:tcPrChange>
          </w:tcPr>
          <w:p w14:paraId="790B0B88" w14:textId="77777777" w:rsidR="008667A0" w:rsidRDefault="00165603">
            <w:pPr>
              <w:cnfStyle w:val="000000000000" w:firstRow="0" w:lastRow="0" w:firstColumn="0" w:lastColumn="0" w:oddVBand="0" w:evenVBand="0" w:oddHBand="0" w:evenHBand="0" w:firstRowFirstColumn="0" w:firstRowLastColumn="0" w:lastRowFirstColumn="0" w:lastRowLastColumn="0"/>
            </w:pPr>
            <w:r>
              <w:t>11.1</w:t>
            </w:r>
          </w:p>
        </w:tc>
      </w:tr>
    </w:tbl>
    <w:p w14:paraId="4DB7B1F9" w14:textId="77777777" w:rsidR="008667A0" w:rsidRDefault="008667A0">
      <w:pPr>
        <w:pStyle w:val="BodyStyle"/>
      </w:pPr>
    </w:p>
    <w:p w14:paraId="1B3385E9" w14:textId="77777777" w:rsidR="008667A0" w:rsidRDefault="00165603">
      <w:pPr>
        <w:pStyle w:val="BodyStyle"/>
      </w:pPr>
      <w:r>
        <w:t>Table 16 tests and demonstrates the returns, volatility of returns and the probabilities of the current SAA meeting the current stated investment objective of CPI + 2.0% pa over 7-year periods, on a forecast basis, before management fees and tax.</w:t>
      </w:r>
    </w:p>
    <w:p w14:paraId="22A4F711" w14:textId="77777777" w:rsidR="008667A0" w:rsidRDefault="00165603">
      <w:pPr>
        <w:pStyle w:val="T-Title"/>
      </w:pPr>
      <w:r>
        <w:t>Table 16: Scenario 2 Forecast Analysis – Strategic Asset Allocations</w:t>
      </w:r>
    </w:p>
    <w:tbl>
      <w:tblPr>
        <w:tblStyle w:val="Table2"/>
        <w:tblW w:w="10016" w:type="dxa"/>
        <w:tblLook w:val="04A0" w:firstRow="1" w:lastRow="0" w:firstColumn="1" w:lastColumn="0" w:noHBand="0" w:noVBand="1"/>
        <w:tblPrChange w:id="1007" w:author="Kevin Toohey" w:date="2023-10-03T16:57:00Z">
          <w:tblPr>
            <w:tblStyle w:val="Table2"/>
            <w:tblW w:w="0" w:type="auto"/>
            <w:tblLook w:val="04A0" w:firstRow="1" w:lastRow="0" w:firstColumn="1" w:lastColumn="0" w:noHBand="0" w:noVBand="1"/>
          </w:tblPr>
        </w:tblPrChange>
      </w:tblPr>
      <w:tblGrid>
        <w:gridCol w:w="4962"/>
        <w:gridCol w:w="1652"/>
        <w:gridCol w:w="1701"/>
        <w:gridCol w:w="1701"/>
        <w:tblGridChange w:id="1008">
          <w:tblGrid>
            <w:gridCol w:w="3877"/>
            <w:gridCol w:w="1899"/>
            <w:gridCol w:w="1928"/>
            <w:gridCol w:w="1928"/>
          </w:tblGrid>
        </w:tblGridChange>
      </w:tblGrid>
      <w:tr w:rsidR="008667A0" w14:paraId="70178C86" w14:textId="77777777" w:rsidTr="002D11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Change w:id="1009" w:author="Kevin Toohey" w:date="2023-10-03T16:57:00Z">
              <w:tcPr>
                <w:tcW w:w="5040" w:type="dxa"/>
              </w:tcPr>
            </w:tcPrChange>
          </w:tcPr>
          <w:p w14:paraId="2DA6FC3A" w14:textId="77777777" w:rsidR="008667A0" w:rsidRDefault="00165603">
            <w:pPr>
              <w:cnfStyle w:val="101000000000" w:firstRow="1" w:lastRow="0" w:firstColumn="1" w:lastColumn="0" w:oddVBand="0" w:evenVBand="0" w:oddHBand="0" w:evenHBand="0" w:firstRowFirstColumn="0" w:firstRowLastColumn="0" w:lastRowFirstColumn="0" w:lastRowLastColumn="0"/>
            </w:pPr>
            <w:r>
              <w:t>Category</w:t>
            </w:r>
          </w:p>
        </w:tc>
        <w:tc>
          <w:tcPr>
            <w:tcW w:w="1652" w:type="dxa"/>
            <w:tcPrChange w:id="1010" w:author="Kevin Toohey" w:date="2023-10-03T16:57:00Z">
              <w:tcPr>
                <w:tcW w:w="2408" w:type="dxa"/>
              </w:tcPr>
            </w:tcPrChange>
          </w:tcPr>
          <w:p w14:paraId="7A27079F"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701" w:type="dxa"/>
            <w:tcPrChange w:id="1011" w:author="Kevin Toohey" w:date="2023-10-03T16:57:00Z">
              <w:tcPr>
                <w:tcW w:w="2408" w:type="dxa"/>
              </w:tcPr>
            </w:tcPrChange>
          </w:tcPr>
          <w:p w14:paraId="465C54B3" w14:textId="77777777" w:rsidR="008667A0" w:rsidRDefault="00165603">
            <w:pPr>
              <w:cnfStyle w:val="100000000000" w:firstRow="1" w:lastRow="0" w:firstColumn="0" w:lastColumn="0" w:oddVBand="0" w:evenVBand="0" w:oddHBand="0" w:evenHBand="0" w:firstRowFirstColumn="0" w:firstRowLastColumn="0" w:lastRowFirstColumn="0" w:lastRowLastColumn="0"/>
            </w:pPr>
            <w:r>
              <w:t>Most Volatile Portfolio P1</w:t>
            </w:r>
          </w:p>
        </w:tc>
        <w:tc>
          <w:tcPr>
            <w:tcW w:w="1701" w:type="dxa"/>
            <w:tcPrChange w:id="1012" w:author="Kevin Toohey" w:date="2023-10-03T16:57:00Z">
              <w:tcPr>
                <w:tcW w:w="2408" w:type="dxa"/>
              </w:tcPr>
            </w:tcPrChange>
          </w:tcPr>
          <w:p w14:paraId="5F2A2D45" w14:textId="77777777" w:rsidR="008667A0" w:rsidRDefault="00165603">
            <w:pPr>
              <w:cnfStyle w:val="100000000000" w:firstRow="1" w:lastRow="0" w:firstColumn="0" w:lastColumn="0" w:oddVBand="0" w:evenVBand="0" w:oddHBand="0" w:evenHBand="0" w:firstRowFirstColumn="0" w:firstRowLastColumn="0" w:lastRowFirstColumn="0" w:lastRowLastColumn="0"/>
            </w:pPr>
            <w:r>
              <w:t>Least Volatile Portfolio P2</w:t>
            </w:r>
          </w:p>
        </w:tc>
      </w:tr>
      <w:tr w:rsidR="008667A0" w14:paraId="796476B6" w14:textId="77777777" w:rsidTr="002D11C8">
        <w:tc>
          <w:tcPr>
            <w:cnfStyle w:val="001000000000" w:firstRow="0" w:lastRow="0" w:firstColumn="1" w:lastColumn="0" w:oddVBand="0" w:evenVBand="0" w:oddHBand="0" w:evenHBand="0" w:firstRowFirstColumn="0" w:firstRowLastColumn="0" w:lastRowFirstColumn="0" w:lastRowLastColumn="0"/>
            <w:tcW w:w="4962" w:type="dxa"/>
            <w:tcPrChange w:id="1013" w:author="Kevin Toohey" w:date="2023-10-03T16:57:00Z">
              <w:tcPr>
                <w:tcW w:w="5040" w:type="dxa"/>
              </w:tcPr>
            </w:tcPrChange>
          </w:tcPr>
          <w:p w14:paraId="5276F66D" w14:textId="77777777" w:rsidR="008667A0" w:rsidRDefault="00165603">
            <w:r>
              <w:rPr>
                <w:b/>
              </w:rPr>
              <w:t>Asset Classes</w:t>
            </w:r>
          </w:p>
        </w:tc>
        <w:tc>
          <w:tcPr>
            <w:tcW w:w="1652" w:type="dxa"/>
            <w:tcPrChange w:id="1014" w:author="Kevin Toohey" w:date="2023-10-03T16:57:00Z">
              <w:tcPr>
                <w:tcW w:w="2408" w:type="dxa"/>
              </w:tcPr>
            </w:tcPrChange>
          </w:tcPr>
          <w:p w14:paraId="38D8964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Change w:id="1015" w:author="Kevin Toohey" w:date="2023-10-03T16:57:00Z">
              <w:tcPr>
                <w:tcW w:w="2408" w:type="dxa"/>
              </w:tcPr>
            </w:tcPrChange>
          </w:tcPr>
          <w:p w14:paraId="680A041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Change w:id="1016" w:author="Kevin Toohey" w:date="2023-10-03T16:57:00Z">
              <w:tcPr>
                <w:tcW w:w="2408" w:type="dxa"/>
              </w:tcPr>
            </w:tcPrChange>
          </w:tcPr>
          <w:p w14:paraId="634C18E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5FA07435" w14:textId="77777777" w:rsidTr="002D11C8">
        <w:tc>
          <w:tcPr>
            <w:cnfStyle w:val="001000000000" w:firstRow="0" w:lastRow="0" w:firstColumn="1" w:lastColumn="0" w:oddVBand="0" w:evenVBand="0" w:oddHBand="0" w:evenHBand="0" w:firstRowFirstColumn="0" w:firstRowLastColumn="0" w:lastRowFirstColumn="0" w:lastRowLastColumn="0"/>
            <w:tcW w:w="4962" w:type="dxa"/>
            <w:tcPrChange w:id="1017" w:author="Kevin Toohey" w:date="2023-10-03T16:57:00Z">
              <w:tcPr>
                <w:tcW w:w="5040" w:type="dxa"/>
              </w:tcPr>
            </w:tcPrChange>
          </w:tcPr>
          <w:p w14:paraId="1E2B1CAE" w14:textId="77777777" w:rsidR="008667A0" w:rsidRDefault="00165603">
            <w:r>
              <w:t xml:space="preserve">  Cash(%)</w:t>
            </w:r>
          </w:p>
        </w:tc>
        <w:tc>
          <w:tcPr>
            <w:tcW w:w="1652" w:type="dxa"/>
            <w:tcPrChange w:id="1018" w:author="Kevin Toohey" w:date="2023-10-03T16:57:00Z">
              <w:tcPr>
                <w:tcW w:w="2408" w:type="dxa"/>
              </w:tcPr>
            </w:tcPrChange>
          </w:tcPr>
          <w:p w14:paraId="76F7FCB9"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701" w:type="dxa"/>
            <w:tcPrChange w:id="1019" w:author="Kevin Toohey" w:date="2023-10-03T16:57:00Z">
              <w:tcPr>
                <w:tcW w:w="2408" w:type="dxa"/>
              </w:tcPr>
            </w:tcPrChange>
          </w:tcPr>
          <w:p w14:paraId="22A74A48"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701" w:type="dxa"/>
            <w:tcPrChange w:id="1020" w:author="Kevin Toohey" w:date="2023-10-03T16:57:00Z">
              <w:tcPr>
                <w:tcW w:w="2408" w:type="dxa"/>
              </w:tcPr>
            </w:tcPrChange>
          </w:tcPr>
          <w:p w14:paraId="06D9766A"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r>
      <w:tr w:rsidR="008667A0" w14:paraId="648F2E05" w14:textId="77777777" w:rsidTr="002D11C8">
        <w:tc>
          <w:tcPr>
            <w:cnfStyle w:val="001000000000" w:firstRow="0" w:lastRow="0" w:firstColumn="1" w:lastColumn="0" w:oddVBand="0" w:evenVBand="0" w:oddHBand="0" w:evenHBand="0" w:firstRowFirstColumn="0" w:firstRowLastColumn="0" w:lastRowFirstColumn="0" w:lastRowLastColumn="0"/>
            <w:tcW w:w="4962" w:type="dxa"/>
            <w:tcPrChange w:id="1021" w:author="Kevin Toohey" w:date="2023-10-03T16:57:00Z">
              <w:tcPr>
                <w:tcW w:w="5040" w:type="dxa"/>
              </w:tcPr>
            </w:tcPrChange>
          </w:tcPr>
          <w:p w14:paraId="2996FBD5" w14:textId="77777777" w:rsidR="008667A0" w:rsidRDefault="00165603">
            <w:r>
              <w:t xml:space="preserve">  Australian Shares(%)</w:t>
            </w:r>
          </w:p>
        </w:tc>
        <w:tc>
          <w:tcPr>
            <w:tcW w:w="1652" w:type="dxa"/>
            <w:tcPrChange w:id="1022" w:author="Kevin Toohey" w:date="2023-10-03T16:57:00Z">
              <w:tcPr>
                <w:tcW w:w="2408" w:type="dxa"/>
              </w:tcPr>
            </w:tcPrChange>
          </w:tcPr>
          <w:p w14:paraId="2047E768" w14:textId="77777777" w:rsidR="008667A0" w:rsidRDefault="00165603">
            <w:pPr>
              <w:cnfStyle w:val="000000000000" w:firstRow="0" w:lastRow="0" w:firstColumn="0" w:lastColumn="0" w:oddVBand="0" w:evenVBand="0" w:oddHBand="0" w:evenHBand="0" w:firstRowFirstColumn="0" w:firstRowLastColumn="0" w:lastRowFirstColumn="0" w:lastRowLastColumn="0"/>
            </w:pPr>
            <w:r>
              <w:t>18.0</w:t>
            </w:r>
          </w:p>
        </w:tc>
        <w:tc>
          <w:tcPr>
            <w:tcW w:w="1701" w:type="dxa"/>
            <w:tcPrChange w:id="1023" w:author="Kevin Toohey" w:date="2023-10-03T16:57:00Z">
              <w:tcPr>
                <w:tcW w:w="2408" w:type="dxa"/>
              </w:tcPr>
            </w:tcPrChange>
          </w:tcPr>
          <w:p w14:paraId="01855022" w14:textId="77777777" w:rsidR="008667A0" w:rsidRDefault="00165603">
            <w:pPr>
              <w:cnfStyle w:val="000000000000" w:firstRow="0" w:lastRow="0" w:firstColumn="0" w:lastColumn="0" w:oddVBand="0" w:evenVBand="0" w:oddHBand="0" w:evenHBand="0" w:firstRowFirstColumn="0" w:firstRowLastColumn="0" w:lastRowFirstColumn="0" w:lastRowLastColumn="0"/>
            </w:pPr>
            <w:r>
              <w:t>33.0</w:t>
            </w:r>
          </w:p>
        </w:tc>
        <w:tc>
          <w:tcPr>
            <w:tcW w:w="1701" w:type="dxa"/>
            <w:tcPrChange w:id="1024" w:author="Kevin Toohey" w:date="2023-10-03T16:57:00Z">
              <w:tcPr>
                <w:tcW w:w="2408" w:type="dxa"/>
              </w:tcPr>
            </w:tcPrChange>
          </w:tcPr>
          <w:p w14:paraId="725FE989"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r w:rsidR="008667A0" w14:paraId="5E2A6247" w14:textId="77777777" w:rsidTr="002D11C8">
        <w:tc>
          <w:tcPr>
            <w:cnfStyle w:val="001000000000" w:firstRow="0" w:lastRow="0" w:firstColumn="1" w:lastColumn="0" w:oddVBand="0" w:evenVBand="0" w:oddHBand="0" w:evenHBand="0" w:firstRowFirstColumn="0" w:firstRowLastColumn="0" w:lastRowFirstColumn="0" w:lastRowLastColumn="0"/>
            <w:tcW w:w="4962" w:type="dxa"/>
            <w:tcPrChange w:id="1025" w:author="Kevin Toohey" w:date="2023-10-03T16:57:00Z">
              <w:tcPr>
                <w:tcW w:w="5040" w:type="dxa"/>
              </w:tcPr>
            </w:tcPrChange>
          </w:tcPr>
          <w:p w14:paraId="63E567EE" w14:textId="77777777" w:rsidR="008667A0" w:rsidRDefault="00165603">
            <w:r>
              <w:t xml:space="preserve">  International Shares(%)</w:t>
            </w:r>
          </w:p>
        </w:tc>
        <w:tc>
          <w:tcPr>
            <w:tcW w:w="1652" w:type="dxa"/>
            <w:tcPrChange w:id="1026" w:author="Kevin Toohey" w:date="2023-10-03T16:57:00Z">
              <w:tcPr>
                <w:tcW w:w="2408" w:type="dxa"/>
              </w:tcPr>
            </w:tcPrChange>
          </w:tcPr>
          <w:p w14:paraId="72D107CC" w14:textId="77777777" w:rsidR="008667A0" w:rsidRDefault="00165603">
            <w:pPr>
              <w:cnfStyle w:val="000000000000" w:firstRow="0" w:lastRow="0" w:firstColumn="0" w:lastColumn="0" w:oddVBand="0" w:evenVBand="0" w:oddHBand="0" w:evenHBand="0" w:firstRowFirstColumn="0" w:firstRowLastColumn="0" w:lastRowFirstColumn="0" w:lastRowLastColumn="0"/>
            </w:pPr>
            <w:r>
              <w:t>17.0</w:t>
            </w:r>
          </w:p>
        </w:tc>
        <w:tc>
          <w:tcPr>
            <w:tcW w:w="1701" w:type="dxa"/>
            <w:tcPrChange w:id="1027" w:author="Kevin Toohey" w:date="2023-10-03T16:57:00Z">
              <w:tcPr>
                <w:tcW w:w="2408" w:type="dxa"/>
              </w:tcPr>
            </w:tcPrChange>
          </w:tcPr>
          <w:p w14:paraId="5825245B"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701" w:type="dxa"/>
            <w:tcPrChange w:id="1028" w:author="Kevin Toohey" w:date="2023-10-03T16:57:00Z">
              <w:tcPr>
                <w:tcW w:w="2408" w:type="dxa"/>
              </w:tcPr>
            </w:tcPrChange>
          </w:tcPr>
          <w:p w14:paraId="23F08BA8"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r>
      <w:tr w:rsidR="008667A0" w14:paraId="0BDD83E6" w14:textId="77777777" w:rsidTr="002D11C8">
        <w:tc>
          <w:tcPr>
            <w:cnfStyle w:val="001000000000" w:firstRow="0" w:lastRow="0" w:firstColumn="1" w:lastColumn="0" w:oddVBand="0" w:evenVBand="0" w:oddHBand="0" w:evenHBand="0" w:firstRowFirstColumn="0" w:firstRowLastColumn="0" w:lastRowFirstColumn="0" w:lastRowLastColumn="0"/>
            <w:tcW w:w="4962" w:type="dxa"/>
            <w:tcPrChange w:id="1029" w:author="Kevin Toohey" w:date="2023-10-03T16:57:00Z">
              <w:tcPr>
                <w:tcW w:w="5040" w:type="dxa"/>
              </w:tcPr>
            </w:tcPrChange>
          </w:tcPr>
          <w:p w14:paraId="1B092B1E" w14:textId="77777777" w:rsidR="008667A0" w:rsidRDefault="00165603">
            <w:r>
              <w:t xml:space="preserve">  Real Assets(%)</w:t>
            </w:r>
          </w:p>
        </w:tc>
        <w:tc>
          <w:tcPr>
            <w:tcW w:w="1652" w:type="dxa"/>
            <w:tcPrChange w:id="1030" w:author="Kevin Toohey" w:date="2023-10-03T16:57:00Z">
              <w:tcPr>
                <w:tcW w:w="2408" w:type="dxa"/>
              </w:tcPr>
            </w:tcPrChange>
          </w:tcPr>
          <w:p w14:paraId="49C7D1E6"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701" w:type="dxa"/>
            <w:tcPrChange w:id="1031" w:author="Kevin Toohey" w:date="2023-10-03T16:57:00Z">
              <w:tcPr>
                <w:tcW w:w="2408" w:type="dxa"/>
              </w:tcPr>
            </w:tcPrChange>
          </w:tcPr>
          <w:p w14:paraId="11CC40A5"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701" w:type="dxa"/>
            <w:tcPrChange w:id="1032" w:author="Kevin Toohey" w:date="2023-10-03T16:57:00Z">
              <w:tcPr>
                <w:tcW w:w="2408" w:type="dxa"/>
              </w:tcPr>
            </w:tcPrChange>
          </w:tcPr>
          <w:p w14:paraId="63D8B67B"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0248BA63" w14:textId="77777777" w:rsidTr="002D11C8">
        <w:tc>
          <w:tcPr>
            <w:cnfStyle w:val="001000000000" w:firstRow="0" w:lastRow="0" w:firstColumn="1" w:lastColumn="0" w:oddVBand="0" w:evenVBand="0" w:oddHBand="0" w:evenHBand="0" w:firstRowFirstColumn="0" w:firstRowLastColumn="0" w:lastRowFirstColumn="0" w:lastRowLastColumn="0"/>
            <w:tcW w:w="4962" w:type="dxa"/>
            <w:tcPrChange w:id="1033" w:author="Kevin Toohey" w:date="2023-10-03T16:57:00Z">
              <w:tcPr>
                <w:tcW w:w="5040" w:type="dxa"/>
              </w:tcPr>
            </w:tcPrChange>
          </w:tcPr>
          <w:p w14:paraId="4C19C1A8" w14:textId="77777777" w:rsidR="008667A0" w:rsidRDefault="00165603">
            <w:r>
              <w:t xml:space="preserve">  Alternatives(%)</w:t>
            </w:r>
          </w:p>
        </w:tc>
        <w:tc>
          <w:tcPr>
            <w:tcW w:w="1652" w:type="dxa"/>
            <w:tcPrChange w:id="1034" w:author="Kevin Toohey" w:date="2023-10-03T16:57:00Z">
              <w:tcPr>
                <w:tcW w:w="2408" w:type="dxa"/>
              </w:tcPr>
            </w:tcPrChange>
          </w:tcPr>
          <w:p w14:paraId="13271F3A"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701" w:type="dxa"/>
            <w:tcPrChange w:id="1035" w:author="Kevin Toohey" w:date="2023-10-03T16:57:00Z">
              <w:tcPr>
                <w:tcW w:w="2408" w:type="dxa"/>
              </w:tcPr>
            </w:tcPrChange>
          </w:tcPr>
          <w:p w14:paraId="5EE5BBB3" w14:textId="77777777" w:rsidR="008667A0" w:rsidRDefault="00165603">
            <w:pPr>
              <w:cnfStyle w:val="000000000000" w:firstRow="0" w:lastRow="0" w:firstColumn="0" w:lastColumn="0" w:oddVBand="0" w:evenVBand="0" w:oddHBand="0" w:evenHBand="0" w:firstRowFirstColumn="0" w:firstRowLastColumn="0" w:lastRowFirstColumn="0" w:lastRowLastColumn="0"/>
            </w:pPr>
            <w:r>
              <w:t>2.0</w:t>
            </w:r>
          </w:p>
        </w:tc>
        <w:tc>
          <w:tcPr>
            <w:tcW w:w="1701" w:type="dxa"/>
            <w:tcPrChange w:id="1036" w:author="Kevin Toohey" w:date="2023-10-03T16:57:00Z">
              <w:tcPr>
                <w:tcW w:w="2408" w:type="dxa"/>
              </w:tcPr>
            </w:tcPrChange>
          </w:tcPr>
          <w:p w14:paraId="2E5EB4BE"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r>
      <w:tr w:rsidR="008667A0" w14:paraId="5164D0A3" w14:textId="77777777" w:rsidTr="002D11C8">
        <w:tc>
          <w:tcPr>
            <w:cnfStyle w:val="001000000000" w:firstRow="0" w:lastRow="0" w:firstColumn="1" w:lastColumn="0" w:oddVBand="0" w:evenVBand="0" w:oddHBand="0" w:evenHBand="0" w:firstRowFirstColumn="0" w:firstRowLastColumn="0" w:lastRowFirstColumn="0" w:lastRowLastColumn="0"/>
            <w:tcW w:w="4962" w:type="dxa"/>
            <w:tcPrChange w:id="1037" w:author="Kevin Toohey" w:date="2023-10-03T16:57:00Z">
              <w:tcPr>
                <w:tcW w:w="5040" w:type="dxa"/>
              </w:tcPr>
            </w:tcPrChange>
          </w:tcPr>
          <w:p w14:paraId="3B2327E1" w14:textId="77777777" w:rsidR="008667A0" w:rsidRDefault="00165603">
            <w:r>
              <w:t xml:space="preserve">  Long Duration(%)</w:t>
            </w:r>
          </w:p>
        </w:tc>
        <w:tc>
          <w:tcPr>
            <w:tcW w:w="1652" w:type="dxa"/>
            <w:tcPrChange w:id="1038" w:author="Kevin Toohey" w:date="2023-10-03T16:57:00Z">
              <w:tcPr>
                <w:tcW w:w="2408" w:type="dxa"/>
              </w:tcPr>
            </w:tcPrChange>
          </w:tcPr>
          <w:p w14:paraId="4EBDBA42" w14:textId="77777777" w:rsidR="008667A0" w:rsidRDefault="00165603">
            <w:pPr>
              <w:cnfStyle w:val="000000000000" w:firstRow="0" w:lastRow="0" w:firstColumn="0" w:lastColumn="0" w:oddVBand="0" w:evenVBand="0" w:oddHBand="0" w:evenHBand="0" w:firstRowFirstColumn="0" w:firstRowLastColumn="0" w:lastRowFirstColumn="0" w:lastRowLastColumn="0"/>
            </w:pPr>
            <w:r>
              <w:t>22.5</w:t>
            </w:r>
          </w:p>
        </w:tc>
        <w:tc>
          <w:tcPr>
            <w:tcW w:w="1701" w:type="dxa"/>
            <w:tcPrChange w:id="1039" w:author="Kevin Toohey" w:date="2023-10-03T16:57:00Z">
              <w:tcPr>
                <w:tcW w:w="2408" w:type="dxa"/>
              </w:tcPr>
            </w:tcPrChange>
          </w:tcPr>
          <w:p w14:paraId="5F9F4673"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701" w:type="dxa"/>
            <w:tcPrChange w:id="1040" w:author="Kevin Toohey" w:date="2023-10-03T16:57:00Z">
              <w:tcPr>
                <w:tcW w:w="2408" w:type="dxa"/>
              </w:tcPr>
            </w:tcPrChange>
          </w:tcPr>
          <w:p w14:paraId="7C5E86C3"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r>
      <w:tr w:rsidR="008667A0" w14:paraId="167BC92A" w14:textId="77777777" w:rsidTr="002D11C8">
        <w:tc>
          <w:tcPr>
            <w:cnfStyle w:val="001000000000" w:firstRow="0" w:lastRow="0" w:firstColumn="1" w:lastColumn="0" w:oddVBand="0" w:evenVBand="0" w:oddHBand="0" w:evenHBand="0" w:firstRowFirstColumn="0" w:firstRowLastColumn="0" w:lastRowFirstColumn="0" w:lastRowLastColumn="0"/>
            <w:tcW w:w="4962" w:type="dxa"/>
            <w:tcPrChange w:id="1041" w:author="Kevin Toohey" w:date="2023-10-03T16:57:00Z">
              <w:tcPr>
                <w:tcW w:w="5040" w:type="dxa"/>
              </w:tcPr>
            </w:tcPrChange>
          </w:tcPr>
          <w:p w14:paraId="23A4E957" w14:textId="77777777" w:rsidR="008667A0" w:rsidRDefault="00165603">
            <w:r>
              <w:t xml:space="preserve">  Floating Rate(%)</w:t>
            </w:r>
          </w:p>
        </w:tc>
        <w:tc>
          <w:tcPr>
            <w:tcW w:w="1652" w:type="dxa"/>
            <w:tcPrChange w:id="1042" w:author="Kevin Toohey" w:date="2023-10-03T16:57:00Z">
              <w:tcPr>
                <w:tcW w:w="2408" w:type="dxa"/>
              </w:tcPr>
            </w:tcPrChange>
          </w:tcPr>
          <w:p w14:paraId="08986635" w14:textId="77777777" w:rsidR="008667A0" w:rsidRDefault="00165603">
            <w:pPr>
              <w:cnfStyle w:val="000000000000" w:firstRow="0" w:lastRow="0" w:firstColumn="0" w:lastColumn="0" w:oddVBand="0" w:evenVBand="0" w:oddHBand="0" w:evenHBand="0" w:firstRowFirstColumn="0" w:firstRowLastColumn="0" w:lastRowFirstColumn="0" w:lastRowLastColumn="0"/>
            </w:pPr>
            <w:r>
              <w:t>17.5</w:t>
            </w:r>
          </w:p>
        </w:tc>
        <w:tc>
          <w:tcPr>
            <w:tcW w:w="1701" w:type="dxa"/>
            <w:tcPrChange w:id="1043" w:author="Kevin Toohey" w:date="2023-10-03T16:57:00Z">
              <w:tcPr>
                <w:tcW w:w="2408" w:type="dxa"/>
              </w:tcPr>
            </w:tcPrChange>
          </w:tcPr>
          <w:p w14:paraId="5995AA30" w14:textId="77777777" w:rsidR="008667A0" w:rsidRDefault="00165603">
            <w:pPr>
              <w:cnfStyle w:val="000000000000" w:firstRow="0" w:lastRow="0" w:firstColumn="0" w:lastColumn="0" w:oddVBand="0" w:evenVBand="0" w:oddHBand="0" w:evenHBand="0" w:firstRowFirstColumn="0" w:firstRowLastColumn="0" w:lastRowFirstColumn="0" w:lastRowLastColumn="0"/>
            </w:pPr>
            <w:r>
              <w:t>35.0</w:t>
            </w:r>
          </w:p>
        </w:tc>
        <w:tc>
          <w:tcPr>
            <w:tcW w:w="1701" w:type="dxa"/>
            <w:tcPrChange w:id="1044" w:author="Kevin Toohey" w:date="2023-10-03T16:57:00Z">
              <w:tcPr>
                <w:tcW w:w="2408" w:type="dxa"/>
              </w:tcPr>
            </w:tcPrChange>
          </w:tcPr>
          <w:p w14:paraId="5DAED059"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667A0" w14:paraId="48E48A96" w14:textId="77777777" w:rsidTr="002D11C8">
        <w:tc>
          <w:tcPr>
            <w:cnfStyle w:val="001000000000" w:firstRow="0" w:lastRow="0" w:firstColumn="1" w:lastColumn="0" w:oddVBand="0" w:evenVBand="0" w:oddHBand="0" w:evenHBand="0" w:firstRowFirstColumn="0" w:firstRowLastColumn="0" w:lastRowFirstColumn="0" w:lastRowLastColumn="0"/>
            <w:tcW w:w="4962" w:type="dxa"/>
            <w:tcPrChange w:id="1045" w:author="Kevin Toohey" w:date="2023-10-03T16:57:00Z">
              <w:tcPr>
                <w:tcW w:w="5040" w:type="dxa"/>
              </w:tcPr>
            </w:tcPrChange>
          </w:tcPr>
          <w:p w14:paraId="25E11A24" w14:textId="77777777" w:rsidR="008667A0" w:rsidRDefault="00165603">
            <w:r>
              <w:rPr>
                <w:b/>
              </w:rPr>
              <w:t>Total</w:t>
            </w:r>
          </w:p>
        </w:tc>
        <w:tc>
          <w:tcPr>
            <w:tcW w:w="1652" w:type="dxa"/>
            <w:tcPrChange w:id="1046" w:author="Kevin Toohey" w:date="2023-10-03T16:57:00Z">
              <w:tcPr>
                <w:tcW w:w="2408" w:type="dxa"/>
              </w:tcPr>
            </w:tcPrChange>
          </w:tcPr>
          <w:p w14:paraId="47B48E4D"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701" w:type="dxa"/>
            <w:tcPrChange w:id="1047" w:author="Kevin Toohey" w:date="2023-10-03T16:57:00Z">
              <w:tcPr>
                <w:tcW w:w="2408" w:type="dxa"/>
              </w:tcPr>
            </w:tcPrChange>
          </w:tcPr>
          <w:p w14:paraId="74C3F4CA"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701" w:type="dxa"/>
            <w:tcPrChange w:id="1048" w:author="Kevin Toohey" w:date="2023-10-03T16:57:00Z">
              <w:tcPr>
                <w:tcW w:w="2408" w:type="dxa"/>
              </w:tcPr>
            </w:tcPrChange>
          </w:tcPr>
          <w:p w14:paraId="1C92DAE7"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r>
      <w:tr w:rsidR="008667A0" w14:paraId="46D954D3" w14:textId="77777777" w:rsidTr="002D11C8">
        <w:tc>
          <w:tcPr>
            <w:cnfStyle w:val="001000000000" w:firstRow="0" w:lastRow="0" w:firstColumn="1" w:lastColumn="0" w:oddVBand="0" w:evenVBand="0" w:oddHBand="0" w:evenHBand="0" w:firstRowFirstColumn="0" w:firstRowLastColumn="0" w:lastRowFirstColumn="0" w:lastRowLastColumn="0"/>
            <w:tcW w:w="4962" w:type="dxa"/>
            <w:tcPrChange w:id="1049" w:author="Kevin Toohey" w:date="2023-10-03T16:57:00Z">
              <w:tcPr>
                <w:tcW w:w="5040" w:type="dxa"/>
              </w:tcPr>
            </w:tcPrChange>
          </w:tcPr>
          <w:p w14:paraId="02A57EF4" w14:textId="77777777" w:rsidR="008667A0" w:rsidRDefault="00165603">
            <w:r>
              <w:t xml:space="preserve">  Growth(%)</w:t>
            </w:r>
          </w:p>
        </w:tc>
        <w:tc>
          <w:tcPr>
            <w:tcW w:w="1652" w:type="dxa"/>
            <w:tcPrChange w:id="1050" w:author="Kevin Toohey" w:date="2023-10-03T16:57:00Z">
              <w:tcPr>
                <w:tcW w:w="2408" w:type="dxa"/>
              </w:tcPr>
            </w:tcPrChange>
          </w:tcPr>
          <w:p w14:paraId="2203FDAE" w14:textId="77777777" w:rsidR="008667A0" w:rsidRDefault="00165603">
            <w:pPr>
              <w:cnfStyle w:val="000000000000" w:firstRow="0" w:lastRow="0" w:firstColumn="0" w:lastColumn="0" w:oddVBand="0" w:evenVBand="0" w:oddHBand="0" w:evenHBand="0" w:firstRowFirstColumn="0" w:firstRowLastColumn="0" w:lastRowFirstColumn="0" w:lastRowLastColumn="0"/>
            </w:pPr>
            <w:r>
              <w:t>55.0</w:t>
            </w:r>
          </w:p>
        </w:tc>
        <w:tc>
          <w:tcPr>
            <w:tcW w:w="1701" w:type="dxa"/>
            <w:tcPrChange w:id="1051" w:author="Kevin Toohey" w:date="2023-10-03T16:57:00Z">
              <w:tcPr>
                <w:tcW w:w="2408" w:type="dxa"/>
              </w:tcPr>
            </w:tcPrChange>
          </w:tcPr>
          <w:p w14:paraId="0E27C80B" w14:textId="77777777" w:rsidR="008667A0" w:rsidRDefault="00165603">
            <w:pPr>
              <w:cnfStyle w:val="000000000000" w:firstRow="0" w:lastRow="0" w:firstColumn="0" w:lastColumn="0" w:oddVBand="0" w:evenVBand="0" w:oddHBand="0" w:evenHBand="0" w:firstRowFirstColumn="0" w:firstRowLastColumn="0" w:lastRowFirstColumn="0" w:lastRowLastColumn="0"/>
            </w:pPr>
            <w:r>
              <w:t>55.0</w:t>
            </w:r>
          </w:p>
        </w:tc>
        <w:tc>
          <w:tcPr>
            <w:tcW w:w="1701" w:type="dxa"/>
            <w:tcPrChange w:id="1052" w:author="Kevin Toohey" w:date="2023-10-03T16:57:00Z">
              <w:tcPr>
                <w:tcW w:w="2408" w:type="dxa"/>
              </w:tcPr>
            </w:tcPrChange>
          </w:tcPr>
          <w:p w14:paraId="27321195" w14:textId="77777777" w:rsidR="008667A0" w:rsidRDefault="00165603">
            <w:pPr>
              <w:cnfStyle w:val="000000000000" w:firstRow="0" w:lastRow="0" w:firstColumn="0" w:lastColumn="0" w:oddVBand="0" w:evenVBand="0" w:oddHBand="0" w:evenHBand="0" w:firstRowFirstColumn="0" w:firstRowLastColumn="0" w:lastRowFirstColumn="0" w:lastRowLastColumn="0"/>
            </w:pPr>
            <w:r>
              <w:t>55.0</w:t>
            </w:r>
          </w:p>
        </w:tc>
      </w:tr>
      <w:tr w:rsidR="008667A0" w14:paraId="2F31DE46" w14:textId="77777777" w:rsidTr="002D11C8">
        <w:tc>
          <w:tcPr>
            <w:cnfStyle w:val="001000000000" w:firstRow="0" w:lastRow="0" w:firstColumn="1" w:lastColumn="0" w:oddVBand="0" w:evenVBand="0" w:oddHBand="0" w:evenHBand="0" w:firstRowFirstColumn="0" w:firstRowLastColumn="0" w:lastRowFirstColumn="0" w:lastRowLastColumn="0"/>
            <w:tcW w:w="4962" w:type="dxa"/>
            <w:tcPrChange w:id="1053" w:author="Kevin Toohey" w:date="2023-10-03T16:57:00Z">
              <w:tcPr>
                <w:tcW w:w="5040" w:type="dxa"/>
              </w:tcPr>
            </w:tcPrChange>
          </w:tcPr>
          <w:p w14:paraId="1A97F85F" w14:textId="77777777" w:rsidR="008667A0" w:rsidRDefault="00165603">
            <w:r>
              <w:t xml:space="preserve">  Defensive(%)</w:t>
            </w:r>
          </w:p>
        </w:tc>
        <w:tc>
          <w:tcPr>
            <w:tcW w:w="1652" w:type="dxa"/>
            <w:tcPrChange w:id="1054" w:author="Kevin Toohey" w:date="2023-10-03T16:57:00Z">
              <w:tcPr>
                <w:tcW w:w="2408" w:type="dxa"/>
              </w:tcPr>
            </w:tcPrChange>
          </w:tcPr>
          <w:p w14:paraId="5320268F" w14:textId="77777777" w:rsidR="008667A0" w:rsidRDefault="00165603">
            <w:pPr>
              <w:cnfStyle w:val="000000000000" w:firstRow="0" w:lastRow="0" w:firstColumn="0" w:lastColumn="0" w:oddVBand="0" w:evenVBand="0" w:oddHBand="0" w:evenHBand="0" w:firstRowFirstColumn="0" w:firstRowLastColumn="0" w:lastRowFirstColumn="0" w:lastRowLastColumn="0"/>
            </w:pPr>
            <w:r>
              <w:t>45.0</w:t>
            </w:r>
          </w:p>
        </w:tc>
        <w:tc>
          <w:tcPr>
            <w:tcW w:w="1701" w:type="dxa"/>
            <w:tcPrChange w:id="1055" w:author="Kevin Toohey" w:date="2023-10-03T16:57:00Z">
              <w:tcPr>
                <w:tcW w:w="2408" w:type="dxa"/>
              </w:tcPr>
            </w:tcPrChange>
          </w:tcPr>
          <w:p w14:paraId="137411D2" w14:textId="77777777" w:rsidR="008667A0" w:rsidRDefault="00165603">
            <w:pPr>
              <w:cnfStyle w:val="000000000000" w:firstRow="0" w:lastRow="0" w:firstColumn="0" w:lastColumn="0" w:oddVBand="0" w:evenVBand="0" w:oddHBand="0" w:evenHBand="0" w:firstRowFirstColumn="0" w:firstRowLastColumn="0" w:lastRowFirstColumn="0" w:lastRowLastColumn="0"/>
            </w:pPr>
            <w:r>
              <w:t>45.0</w:t>
            </w:r>
          </w:p>
        </w:tc>
        <w:tc>
          <w:tcPr>
            <w:tcW w:w="1701" w:type="dxa"/>
            <w:tcPrChange w:id="1056" w:author="Kevin Toohey" w:date="2023-10-03T16:57:00Z">
              <w:tcPr>
                <w:tcW w:w="2408" w:type="dxa"/>
              </w:tcPr>
            </w:tcPrChange>
          </w:tcPr>
          <w:p w14:paraId="66DC5EE8" w14:textId="77777777" w:rsidR="008667A0" w:rsidRDefault="00165603">
            <w:pPr>
              <w:cnfStyle w:val="000000000000" w:firstRow="0" w:lastRow="0" w:firstColumn="0" w:lastColumn="0" w:oddVBand="0" w:evenVBand="0" w:oddHBand="0" w:evenHBand="0" w:firstRowFirstColumn="0" w:firstRowLastColumn="0" w:lastRowFirstColumn="0" w:lastRowLastColumn="0"/>
            </w:pPr>
            <w:r>
              <w:t>45.0</w:t>
            </w:r>
          </w:p>
        </w:tc>
      </w:tr>
      <w:tr w:rsidR="008667A0" w14:paraId="79F0800C" w14:textId="77777777" w:rsidTr="002D11C8">
        <w:tc>
          <w:tcPr>
            <w:cnfStyle w:val="001000000000" w:firstRow="0" w:lastRow="0" w:firstColumn="1" w:lastColumn="0" w:oddVBand="0" w:evenVBand="0" w:oddHBand="0" w:evenHBand="0" w:firstRowFirstColumn="0" w:firstRowLastColumn="0" w:lastRowFirstColumn="0" w:lastRowLastColumn="0"/>
            <w:tcW w:w="4962" w:type="dxa"/>
            <w:tcPrChange w:id="1057" w:author="Kevin Toohey" w:date="2023-10-03T16:57:00Z">
              <w:tcPr>
                <w:tcW w:w="5040" w:type="dxa"/>
              </w:tcPr>
            </w:tcPrChange>
          </w:tcPr>
          <w:p w14:paraId="2728DDCD" w14:textId="77777777" w:rsidR="008667A0" w:rsidRDefault="00165603">
            <w:r>
              <w:rPr>
                <w:b/>
              </w:rPr>
              <w:t>Scenario Analysis</w:t>
            </w:r>
          </w:p>
        </w:tc>
        <w:tc>
          <w:tcPr>
            <w:tcW w:w="1652" w:type="dxa"/>
            <w:tcPrChange w:id="1058" w:author="Kevin Toohey" w:date="2023-10-03T16:57:00Z">
              <w:tcPr>
                <w:tcW w:w="2408" w:type="dxa"/>
              </w:tcPr>
            </w:tcPrChange>
          </w:tcPr>
          <w:p w14:paraId="65D1C80E"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Change w:id="1059" w:author="Kevin Toohey" w:date="2023-10-03T16:57:00Z">
              <w:tcPr>
                <w:tcW w:w="2408" w:type="dxa"/>
              </w:tcPr>
            </w:tcPrChange>
          </w:tcPr>
          <w:p w14:paraId="3BF49EF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Change w:id="1060" w:author="Kevin Toohey" w:date="2023-10-03T16:57:00Z">
              <w:tcPr>
                <w:tcW w:w="2408" w:type="dxa"/>
              </w:tcPr>
            </w:tcPrChange>
          </w:tcPr>
          <w:p w14:paraId="328380C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083CDFD8" w14:textId="77777777" w:rsidTr="002D11C8">
        <w:tc>
          <w:tcPr>
            <w:cnfStyle w:val="001000000000" w:firstRow="0" w:lastRow="0" w:firstColumn="1" w:lastColumn="0" w:oddVBand="0" w:evenVBand="0" w:oddHBand="0" w:evenHBand="0" w:firstRowFirstColumn="0" w:firstRowLastColumn="0" w:lastRowFirstColumn="0" w:lastRowLastColumn="0"/>
            <w:tcW w:w="4962" w:type="dxa"/>
            <w:tcPrChange w:id="1061" w:author="Kevin Toohey" w:date="2023-10-03T16:57:00Z">
              <w:tcPr>
                <w:tcW w:w="5040" w:type="dxa"/>
              </w:tcPr>
            </w:tcPrChange>
          </w:tcPr>
          <w:p w14:paraId="1A6D552E" w14:textId="77777777" w:rsidR="008667A0" w:rsidRDefault="00165603">
            <w:r>
              <w:t xml:space="preserve">  Return(%,p.a.)</w:t>
            </w:r>
          </w:p>
        </w:tc>
        <w:tc>
          <w:tcPr>
            <w:tcW w:w="1652" w:type="dxa"/>
            <w:tcPrChange w:id="1062" w:author="Kevin Toohey" w:date="2023-10-03T16:57:00Z">
              <w:tcPr>
                <w:tcW w:w="2408" w:type="dxa"/>
              </w:tcPr>
            </w:tcPrChange>
          </w:tcPr>
          <w:p w14:paraId="6F699342" w14:textId="77777777" w:rsidR="008667A0" w:rsidRDefault="00165603">
            <w:pPr>
              <w:cnfStyle w:val="000000000000" w:firstRow="0" w:lastRow="0" w:firstColumn="0" w:lastColumn="0" w:oddVBand="0" w:evenVBand="0" w:oddHBand="0" w:evenHBand="0" w:firstRowFirstColumn="0" w:firstRowLastColumn="0" w:lastRowFirstColumn="0" w:lastRowLastColumn="0"/>
            </w:pPr>
            <w:r>
              <w:t>5.7</w:t>
            </w:r>
          </w:p>
        </w:tc>
        <w:tc>
          <w:tcPr>
            <w:tcW w:w="1701" w:type="dxa"/>
            <w:tcPrChange w:id="1063" w:author="Kevin Toohey" w:date="2023-10-03T16:57:00Z">
              <w:tcPr>
                <w:tcW w:w="2408" w:type="dxa"/>
              </w:tcPr>
            </w:tcPrChange>
          </w:tcPr>
          <w:p w14:paraId="40434B1B"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c>
          <w:tcPr>
            <w:tcW w:w="1701" w:type="dxa"/>
            <w:tcPrChange w:id="1064" w:author="Kevin Toohey" w:date="2023-10-03T16:57:00Z">
              <w:tcPr>
                <w:tcW w:w="2408" w:type="dxa"/>
              </w:tcPr>
            </w:tcPrChange>
          </w:tcPr>
          <w:p w14:paraId="70A515A9" w14:textId="77777777" w:rsidR="008667A0" w:rsidRDefault="00165603">
            <w:pPr>
              <w:cnfStyle w:val="000000000000" w:firstRow="0" w:lastRow="0" w:firstColumn="0" w:lastColumn="0" w:oddVBand="0" w:evenVBand="0" w:oddHBand="0" w:evenHBand="0" w:firstRowFirstColumn="0" w:firstRowLastColumn="0" w:lastRowFirstColumn="0" w:lastRowLastColumn="0"/>
            </w:pPr>
            <w:r>
              <w:t>5.7</w:t>
            </w:r>
          </w:p>
        </w:tc>
      </w:tr>
      <w:tr w:rsidR="008667A0" w14:paraId="1106EC2D" w14:textId="77777777" w:rsidTr="002D11C8">
        <w:tc>
          <w:tcPr>
            <w:cnfStyle w:val="001000000000" w:firstRow="0" w:lastRow="0" w:firstColumn="1" w:lastColumn="0" w:oddVBand="0" w:evenVBand="0" w:oddHBand="0" w:evenHBand="0" w:firstRowFirstColumn="0" w:firstRowLastColumn="0" w:lastRowFirstColumn="0" w:lastRowLastColumn="0"/>
            <w:tcW w:w="4962" w:type="dxa"/>
            <w:tcPrChange w:id="1065" w:author="Kevin Toohey" w:date="2023-10-03T16:57:00Z">
              <w:tcPr>
                <w:tcW w:w="5040" w:type="dxa"/>
              </w:tcPr>
            </w:tcPrChange>
          </w:tcPr>
          <w:p w14:paraId="2264273B" w14:textId="77777777" w:rsidR="008667A0" w:rsidRDefault="00165603">
            <w:r>
              <w:t xml:space="preserve">  Volatility(%,p.a.)</w:t>
            </w:r>
          </w:p>
        </w:tc>
        <w:tc>
          <w:tcPr>
            <w:tcW w:w="1652" w:type="dxa"/>
            <w:tcPrChange w:id="1066" w:author="Kevin Toohey" w:date="2023-10-03T16:57:00Z">
              <w:tcPr>
                <w:tcW w:w="2408" w:type="dxa"/>
              </w:tcPr>
            </w:tcPrChange>
          </w:tcPr>
          <w:p w14:paraId="7741BA07" w14:textId="77777777" w:rsidR="008667A0" w:rsidRDefault="00165603">
            <w:pPr>
              <w:cnfStyle w:val="000000000000" w:firstRow="0" w:lastRow="0" w:firstColumn="0" w:lastColumn="0" w:oddVBand="0" w:evenVBand="0" w:oddHBand="0" w:evenHBand="0" w:firstRowFirstColumn="0" w:firstRowLastColumn="0" w:lastRowFirstColumn="0" w:lastRowLastColumn="0"/>
            </w:pPr>
            <w:r>
              <w:t>7.5</w:t>
            </w:r>
          </w:p>
        </w:tc>
        <w:tc>
          <w:tcPr>
            <w:tcW w:w="1701" w:type="dxa"/>
            <w:tcPrChange w:id="1067" w:author="Kevin Toohey" w:date="2023-10-03T16:57:00Z">
              <w:tcPr>
                <w:tcW w:w="2408" w:type="dxa"/>
              </w:tcPr>
            </w:tcPrChange>
          </w:tcPr>
          <w:p w14:paraId="2F8A9634" w14:textId="77777777" w:rsidR="008667A0" w:rsidRDefault="00165603">
            <w:pPr>
              <w:cnfStyle w:val="000000000000" w:firstRow="0" w:lastRow="0" w:firstColumn="0" w:lastColumn="0" w:oddVBand="0" w:evenVBand="0" w:oddHBand="0" w:evenHBand="0" w:firstRowFirstColumn="0" w:firstRowLastColumn="0" w:lastRowFirstColumn="0" w:lastRowLastColumn="0"/>
            </w:pPr>
            <w:r>
              <w:t>8.6</w:t>
            </w:r>
          </w:p>
        </w:tc>
        <w:tc>
          <w:tcPr>
            <w:tcW w:w="1701" w:type="dxa"/>
            <w:tcPrChange w:id="1068" w:author="Kevin Toohey" w:date="2023-10-03T16:57:00Z">
              <w:tcPr>
                <w:tcW w:w="2408" w:type="dxa"/>
              </w:tcPr>
            </w:tcPrChange>
          </w:tcPr>
          <w:p w14:paraId="72B125E0" w14:textId="77777777" w:rsidR="008667A0" w:rsidRDefault="00165603">
            <w:pPr>
              <w:cnfStyle w:val="000000000000" w:firstRow="0" w:lastRow="0" w:firstColumn="0" w:lastColumn="0" w:oddVBand="0" w:evenVBand="0" w:oddHBand="0" w:evenHBand="0" w:firstRowFirstColumn="0" w:firstRowLastColumn="0" w:lastRowFirstColumn="0" w:lastRowLastColumn="0"/>
            </w:pPr>
            <w:r>
              <w:t>6.6</w:t>
            </w:r>
          </w:p>
        </w:tc>
      </w:tr>
      <w:tr w:rsidR="008667A0" w14:paraId="0BE5E2FF" w14:textId="77777777" w:rsidTr="002D11C8">
        <w:tc>
          <w:tcPr>
            <w:cnfStyle w:val="001000000000" w:firstRow="0" w:lastRow="0" w:firstColumn="1" w:lastColumn="0" w:oddVBand="0" w:evenVBand="0" w:oddHBand="0" w:evenHBand="0" w:firstRowFirstColumn="0" w:firstRowLastColumn="0" w:lastRowFirstColumn="0" w:lastRowLastColumn="0"/>
            <w:tcW w:w="4962" w:type="dxa"/>
            <w:tcPrChange w:id="1069" w:author="Kevin Toohey" w:date="2023-10-03T16:57:00Z">
              <w:tcPr>
                <w:tcW w:w="5040" w:type="dxa"/>
              </w:tcPr>
            </w:tcPrChange>
          </w:tcPr>
          <w:p w14:paraId="519F401B" w14:textId="77777777" w:rsidR="008667A0" w:rsidRDefault="00165603">
            <w:r>
              <w:t xml:space="preserve">  Sharpe</w:t>
            </w:r>
          </w:p>
        </w:tc>
        <w:tc>
          <w:tcPr>
            <w:tcW w:w="1652" w:type="dxa"/>
            <w:tcPrChange w:id="1070" w:author="Kevin Toohey" w:date="2023-10-03T16:57:00Z">
              <w:tcPr>
                <w:tcW w:w="2408" w:type="dxa"/>
              </w:tcPr>
            </w:tcPrChange>
          </w:tcPr>
          <w:p w14:paraId="656B29C4" w14:textId="77777777" w:rsidR="008667A0" w:rsidRDefault="00165603">
            <w:pPr>
              <w:cnfStyle w:val="000000000000" w:firstRow="0" w:lastRow="0" w:firstColumn="0" w:lastColumn="0" w:oddVBand="0" w:evenVBand="0" w:oddHBand="0" w:evenHBand="0" w:firstRowFirstColumn="0" w:firstRowLastColumn="0" w:lastRowFirstColumn="0" w:lastRowLastColumn="0"/>
            </w:pPr>
            <w:r>
              <w:t>0.39</w:t>
            </w:r>
          </w:p>
        </w:tc>
        <w:tc>
          <w:tcPr>
            <w:tcW w:w="1701" w:type="dxa"/>
            <w:tcPrChange w:id="1071" w:author="Kevin Toohey" w:date="2023-10-03T16:57:00Z">
              <w:tcPr>
                <w:tcW w:w="2408" w:type="dxa"/>
              </w:tcPr>
            </w:tcPrChange>
          </w:tcPr>
          <w:p w14:paraId="5B2E3BDD" w14:textId="77777777" w:rsidR="008667A0" w:rsidRDefault="00165603">
            <w:pPr>
              <w:cnfStyle w:val="000000000000" w:firstRow="0" w:lastRow="0" w:firstColumn="0" w:lastColumn="0" w:oddVBand="0" w:evenVBand="0" w:oddHBand="0" w:evenHBand="0" w:firstRowFirstColumn="0" w:firstRowLastColumn="0" w:lastRowFirstColumn="0" w:lastRowLastColumn="0"/>
            </w:pPr>
            <w:r>
              <w:t>0.37</w:t>
            </w:r>
          </w:p>
        </w:tc>
        <w:tc>
          <w:tcPr>
            <w:tcW w:w="1701" w:type="dxa"/>
            <w:tcPrChange w:id="1072" w:author="Kevin Toohey" w:date="2023-10-03T16:57:00Z">
              <w:tcPr>
                <w:tcW w:w="2408" w:type="dxa"/>
              </w:tcPr>
            </w:tcPrChange>
          </w:tcPr>
          <w:p w14:paraId="17BB6A33" w14:textId="77777777" w:rsidR="008667A0" w:rsidRDefault="00165603">
            <w:pPr>
              <w:cnfStyle w:val="000000000000" w:firstRow="0" w:lastRow="0" w:firstColumn="0" w:lastColumn="0" w:oddVBand="0" w:evenVBand="0" w:oddHBand="0" w:evenHBand="0" w:firstRowFirstColumn="0" w:firstRowLastColumn="0" w:lastRowFirstColumn="0" w:lastRowLastColumn="0"/>
            </w:pPr>
            <w:r>
              <w:t>0.45</w:t>
            </w:r>
          </w:p>
        </w:tc>
      </w:tr>
      <w:tr w:rsidR="008667A0" w14:paraId="0ADCE0B5" w14:textId="77777777" w:rsidTr="002D11C8">
        <w:tc>
          <w:tcPr>
            <w:cnfStyle w:val="001000000000" w:firstRow="0" w:lastRow="0" w:firstColumn="1" w:lastColumn="0" w:oddVBand="0" w:evenVBand="0" w:oddHBand="0" w:evenHBand="0" w:firstRowFirstColumn="0" w:firstRowLastColumn="0" w:lastRowFirstColumn="0" w:lastRowLastColumn="0"/>
            <w:tcW w:w="4962" w:type="dxa"/>
            <w:tcPrChange w:id="1073" w:author="Kevin Toohey" w:date="2023-10-03T16:57:00Z">
              <w:tcPr>
                <w:tcW w:w="5040" w:type="dxa"/>
              </w:tcPr>
            </w:tcPrChange>
          </w:tcPr>
          <w:p w14:paraId="0D421A85" w14:textId="77777777" w:rsidR="008667A0" w:rsidRDefault="00165603">
            <w:r>
              <w:t xml:space="preserve">  Risk Band</w:t>
            </w:r>
          </w:p>
        </w:tc>
        <w:tc>
          <w:tcPr>
            <w:tcW w:w="1652" w:type="dxa"/>
            <w:tcPrChange w:id="1074" w:author="Kevin Toohey" w:date="2023-10-03T16:57:00Z">
              <w:tcPr>
                <w:tcW w:w="2408" w:type="dxa"/>
              </w:tcPr>
            </w:tcPrChange>
          </w:tcPr>
          <w:p w14:paraId="3C00178A"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c>
          <w:tcPr>
            <w:tcW w:w="1701" w:type="dxa"/>
            <w:tcPrChange w:id="1075" w:author="Kevin Toohey" w:date="2023-10-03T16:57:00Z">
              <w:tcPr>
                <w:tcW w:w="2408" w:type="dxa"/>
              </w:tcPr>
            </w:tcPrChange>
          </w:tcPr>
          <w:p w14:paraId="6A93DDF3"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c>
          <w:tcPr>
            <w:tcW w:w="1701" w:type="dxa"/>
            <w:tcPrChange w:id="1076" w:author="Kevin Toohey" w:date="2023-10-03T16:57:00Z">
              <w:tcPr>
                <w:tcW w:w="2408" w:type="dxa"/>
              </w:tcPr>
            </w:tcPrChange>
          </w:tcPr>
          <w:p w14:paraId="45B6A4CB"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667A0" w14:paraId="738260FB" w14:textId="77777777" w:rsidTr="002D11C8">
        <w:tc>
          <w:tcPr>
            <w:cnfStyle w:val="001000000000" w:firstRow="0" w:lastRow="0" w:firstColumn="1" w:lastColumn="0" w:oddVBand="0" w:evenVBand="0" w:oddHBand="0" w:evenHBand="0" w:firstRowFirstColumn="0" w:firstRowLastColumn="0" w:lastRowFirstColumn="0" w:lastRowLastColumn="0"/>
            <w:tcW w:w="4962" w:type="dxa"/>
            <w:tcPrChange w:id="1077" w:author="Kevin Toohey" w:date="2023-10-03T16:57:00Z">
              <w:tcPr>
                <w:tcW w:w="5040" w:type="dxa"/>
              </w:tcPr>
            </w:tcPrChange>
          </w:tcPr>
          <w:p w14:paraId="56A534E1" w14:textId="77777777" w:rsidR="008667A0" w:rsidRDefault="00165603">
            <w:r>
              <w:t xml:space="preserve">  Risk Level</w:t>
            </w:r>
          </w:p>
        </w:tc>
        <w:tc>
          <w:tcPr>
            <w:tcW w:w="1652" w:type="dxa"/>
            <w:tcPrChange w:id="1078" w:author="Kevin Toohey" w:date="2023-10-03T16:57:00Z">
              <w:tcPr>
                <w:tcW w:w="2408" w:type="dxa"/>
              </w:tcPr>
            </w:tcPrChange>
          </w:tcPr>
          <w:p w14:paraId="1AEA6D43"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c>
          <w:tcPr>
            <w:tcW w:w="1701" w:type="dxa"/>
            <w:tcPrChange w:id="1079" w:author="Kevin Toohey" w:date="2023-10-03T16:57:00Z">
              <w:tcPr>
                <w:tcW w:w="2408" w:type="dxa"/>
              </w:tcPr>
            </w:tcPrChange>
          </w:tcPr>
          <w:p w14:paraId="2E6E6ECB"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c>
          <w:tcPr>
            <w:tcW w:w="1701" w:type="dxa"/>
            <w:tcPrChange w:id="1080" w:author="Kevin Toohey" w:date="2023-10-03T16:57:00Z">
              <w:tcPr>
                <w:tcW w:w="2408" w:type="dxa"/>
              </w:tcPr>
            </w:tcPrChange>
          </w:tcPr>
          <w:p w14:paraId="5D9D3836"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 to High</w:t>
            </w:r>
          </w:p>
        </w:tc>
      </w:tr>
      <w:tr w:rsidR="008667A0" w14:paraId="59265CFC" w14:textId="77777777" w:rsidTr="002D11C8">
        <w:tc>
          <w:tcPr>
            <w:cnfStyle w:val="001000000000" w:firstRow="0" w:lastRow="0" w:firstColumn="1" w:lastColumn="0" w:oddVBand="0" w:evenVBand="0" w:oddHBand="0" w:evenHBand="0" w:firstRowFirstColumn="0" w:firstRowLastColumn="0" w:lastRowFirstColumn="0" w:lastRowLastColumn="0"/>
            <w:tcW w:w="4962" w:type="dxa"/>
            <w:tcPrChange w:id="1081" w:author="Kevin Toohey" w:date="2023-10-03T16:57:00Z">
              <w:tcPr>
                <w:tcW w:w="5040" w:type="dxa"/>
              </w:tcPr>
            </w:tcPrChange>
          </w:tcPr>
          <w:p w14:paraId="6BCF7691" w14:textId="77777777" w:rsidR="008667A0" w:rsidRDefault="00165603">
            <w:r>
              <w:rPr>
                <w:b/>
              </w:rPr>
              <w:t>Probability of Achieving CPI-based Return Target</w:t>
            </w:r>
          </w:p>
        </w:tc>
        <w:tc>
          <w:tcPr>
            <w:tcW w:w="1652" w:type="dxa"/>
            <w:tcPrChange w:id="1082" w:author="Kevin Toohey" w:date="2023-10-03T16:57:00Z">
              <w:tcPr>
                <w:tcW w:w="2408" w:type="dxa"/>
              </w:tcPr>
            </w:tcPrChange>
          </w:tcPr>
          <w:p w14:paraId="11047C6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Change w:id="1083" w:author="Kevin Toohey" w:date="2023-10-03T16:57:00Z">
              <w:tcPr>
                <w:tcW w:w="2408" w:type="dxa"/>
              </w:tcPr>
            </w:tcPrChange>
          </w:tcPr>
          <w:p w14:paraId="742572A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Change w:id="1084" w:author="Kevin Toohey" w:date="2023-10-03T16:57:00Z">
              <w:tcPr>
                <w:tcW w:w="2408" w:type="dxa"/>
              </w:tcPr>
            </w:tcPrChange>
          </w:tcPr>
          <w:p w14:paraId="5BAB63F4"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1A1CD97E" w14:textId="77777777" w:rsidTr="002D11C8">
        <w:tc>
          <w:tcPr>
            <w:cnfStyle w:val="001000000000" w:firstRow="0" w:lastRow="0" w:firstColumn="1" w:lastColumn="0" w:oddVBand="0" w:evenVBand="0" w:oddHBand="0" w:evenHBand="0" w:firstRowFirstColumn="0" w:firstRowLastColumn="0" w:lastRowFirstColumn="0" w:lastRowLastColumn="0"/>
            <w:tcW w:w="4962" w:type="dxa"/>
            <w:tcPrChange w:id="1085" w:author="Kevin Toohey" w:date="2023-10-03T16:57:00Z">
              <w:tcPr>
                <w:tcW w:w="5040" w:type="dxa"/>
              </w:tcPr>
            </w:tcPrChange>
          </w:tcPr>
          <w:p w14:paraId="2FCA051E" w14:textId="77777777" w:rsidR="008667A0" w:rsidRDefault="00165603">
            <w:r>
              <w:t xml:space="preserve">  CPI+1.0%p.a. over a 5-year rolling period(%)</w:t>
            </w:r>
          </w:p>
        </w:tc>
        <w:tc>
          <w:tcPr>
            <w:tcW w:w="1652" w:type="dxa"/>
            <w:tcPrChange w:id="1086" w:author="Kevin Toohey" w:date="2023-10-03T16:57:00Z">
              <w:tcPr>
                <w:tcW w:w="2408" w:type="dxa"/>
              </w:tcPr>
            </w:tcPrChange>
          </w:tcPr>
          <w:p w14:paraId="74331401" w14:textId="77777777" w:rsidR="008667A0" w:rsidRDefault="00165603">
            <w:pPr>
              <w:cnfStyle w:val="000000000000" w:firstRow="0" w:lastRow="0" w:firstColumn="0" w:lastColumn="0" w:oddVBand="0" w:evenVBand="0" w:oddHBand="0" w:evenHBand="0" w:firstRowFirstColumn="0" w:firstRowLastColumn="0" w:lastRowFirstColumn="0" w:lastRowLastColumn="0"/>
            </w:pPr>
            <w:r>
              <w:t>78.4</w:t>
            </w:r>
          </w:p>
        </w:tc>
        <w:tc>
          <w:tcPr>
            <w:tcW w:w="1701" w:type="dxa"/>
            <w:tcPrChange w:id="1087" w:author="Kevin Toohey" w:date="2023-10-03T16:57:00Z">
              <w:tcPr>
                <w:tcW w:w="2408" w:type="dxa"/>
              </w:tcPr>
            </w:tcPrChange>
          </w:tcPr>
          <w:p w14:paraId="66936ED6" w14:textId="77777777" w:rsidR="008667A0" w:rsidRDefault="00165603">
            <w:pPr>
              <w:cnfStyle w:val="000000000000" w:firstRow="0" w:lastRow="0" w:firstColumn="0" w:lastColumn="0" w:oddVBand="0" w:evenVBand="0" w:oddHBand="0" w:evenHBand="0" w:firstRowFirstColumn="0" w:firstRowLastColumn="0" w:lastRowFirstColumn="0" w:lastRowLastColumn="0"/>
            </w:pPr>
            <w:r>
              <w:t>78.0</w:t>
            </w:r>
          </w:p>
        </w:tc>
        <w:tc>
          <w:tcPr>
            <w:tcW w:w="1701" w:type="dxa"/>
            <w:tcPrChange w:id="1088" w:author="Kevin Toohey" w:date="2023-10-03T16:57:00Z">
              <w:tcPr>
                <w:tcW w:w="2408" w:type="dxa"/>
              </w:tcPr>
            </w:tcPrChange>
          </w:tcPr>
          <w:p w14:paraId="410FE6FA" w14:textId="77777777" w:rsidR="008667A0" w:rsidRDefault="00165603">
            <w:pPr>
              <w:cnfStyle w:val="000000000000" w:firstRow="0" w:lastRow="0" w:firstColumn="0" w:lastColumn="0" w:oddVBand="0" w:evenVBand="0" w:oddHBand="0" w:evenHBand="0" w:firstRowFirstColumn="0" w:firstRowLastColumn="0" w:lastRowFirstColumn="0" w:lastRowLastColumn="0"/>
            </w:pPr>
            <w:r>
              <w:t>81.3</w:t>
            </w:r>
          </w:p>
        </w:tc>
      </w:tr>
      <w:tr w:rsidR="008667A0" w14:paraId="79E82B10" w14:textId="77777777" w:rsidTr="002D11C8">
        <w:tc>
          <w:tcPr>
            <w:cnfStyle w:val="001000000000" w:firstRow="0" w:lastRow="0" w:firstColumn="1" w:lastColumn="0" w:oddVBand="0" w:evenVBand="0" w:oddHBand="0" w:evenHBand="0" w:firstRowFirstColumn="0" w:firstRowLastColumn="0" w:lastRowFirstColumn="0" w:lastRowLastColumn="0"/>
            <w:tcW w:w="4962" w:type="dxa"/>
            <w:tcPrChange w:id="1089" w:author="Kevin Toohey" w:date="2023-10-03T16:57:00Z">
              <w:tcPr>
                <w:tcW w:w="5040" w:type="dxa"/>
              </w:tcPr>
            </w:tcPrChange>
          </w:tcPr>
          <w:p w14:paraId="5FD073FD" w14:textId="77777777" w:rsidR="008667A0" w:rsidRDefault="00165603">
            <w:r>
              <w:t xml:space="preserve">  CPI+1.5%p.a. over a 5-year rolling period(%)</w:t>
            </w:r>
          </w:p>
        </w:tc>
        <w:tc>
          <w:tcPr>
            <w:tcW w:w="1652" w:type="dxa"/>
            <w:tcPrChange w:id="1090" w:author="Kevin Toohey" w:date="2023-10-03T16:57:00Z">
              <w:tcPr>
                <w:tcW w:w="2408" w:type="dxa"/>
              </w:tcPr>
            </w:tcPrChange>
          </w:tcPr>
          <w:p w14:paraId="5AFE9A1C" w14:textId="77777777" w:rsidR="008667A0" w:rsidRDefault="00165603">
            <w:pPr>
              <w:cnfStyle w:val="000000000000" w:firstRow="0" w:lastRow="0" w:firstColumn="0" w:lastColumn="0" w:oddVBand="0" w:evenVBand="0" w:oddHBand="0" w:evenHBand="0" w:firstRowFirstColumn="0" w:firstRowLastColumn="0" w:lastRowFirstColumn="0" w:lastRowLastColumn="0"/>
            </w:pPr>
            <w:r>
              <w:t>73.0</w:t>
            </w:r>
          </w:p>
        </w:tc>
        <w:tc>
          <w:tcPr>
            <w:tcW w:w="1701" w:type="dxa"/>
            <w:tcPrChange w:id="1091" w:author="Kevin Toohey" w:date="2023-10-03T16:57:00Z">
              <w:tcPr>
                <w:tcW w:w="2408" w:type="dxa"/>
              </w:tcPr>
            </w:tcPrChange>
          </w:tcPr>
          <w:p w14:paraId="746AFEE8" w14:textId="77777777" w:rsidR="008667A0" w:rsidRDefault="00165603">
            <w:pPr>
              <w:cnfStyle w:val="000000000000" w:firstRow="0" w:lastRow="0" w:firstColumn="0" w:lastColumn="0" w:oddVBand="0" w:evenVBand="0" w:oddHBand="0" w:evenHBand="0" w:firstRowFirstColumn="0" w:firstRowLastColumn="0" w:lastRowFirstColumn="0" w:lastRowLastColumn="0"/>
            </w:pPr>
            <w:r>
              <w:t>73.3</w:t>
            </w:r>
          </w:p>
        </w:tc>
        <w:tc>
          <w:tcPr>
            <w:tcW w:w="1701" w:type="dxa"/>
            <w:tcPrChange w:id="1092" w:author="Kevin Toohey" w:date="2023-10-03T16:57:00Z">
              <w:tcPr>
                <w:tcW w:w="2408" w:type="dxa"/>
              </w:tcPr>
            </w:tcPrChange>
          </w:tcPr>
          <w:p w14:paraId="47C20936" w14:textId="77777777" w:rsidR="008667A0" w:rsidRDefault="00165603">
            <w:pPr>
              <w:cnfStyle w:val="000000000000" w:firstRow="0" w:lastRow="0" w:firstColumn="0" w:lastColumn="0" w:oddVBand="0" w:evenVBand="0" w:oddHBand="0" w:evenHBand="0" w:firstRowFirstColumn="0" w:firstRowLastColumn="0" w:lastRowFirstColumn="0" w:lastRowLastColumn="0"/>
            </w:pPr>
            <w:r>
              <w:t>75.5</w:t>
            </w:r>
          </w:p>
        </w:tc>
      </w:tr>
      <w:tr w:rsidR="008667A0" w14:paraId="03C0F1B1" w14:textId="77777777" w:rsidTr="002D11C8">
        <w:tc>
          <w:tcPr>
            <w:cnfStyle w:val="001000000000" w:firstRow="0" w:lastRow="0" w:firstColumn="1" w:lastColumn="0" w:oddVBand="0" w:evenVBand="0" w:oddHBand="0" w:evenHBand="0" w:firstRowFirstColumn="0" w:firstRowLastColumn="0" w:lastRowFirstColumn="0" w:lastRowLastColumn="0"/>
            <w:tcW w:w="4962" w:type="dxa"/>
            <w:tcPrChange w:id="1093" w:author="Kevin Toohey" w:date="2023-10-03T16:57:00Z">
              <w:tcPr>
                <w:tcW w:w="5040" w:type="dxa"/>
              </w:tcPr>
            </w:tcPrChange>
          </w:tcPr>
          <w:p w14:paraId="5AC90BD5" w14:textId="77777777" w:rsidR="008667A0" w:rsidRDefault="00165603">
            <w:r>
              <w:t xml:space="preserve">  CPI+2.0%p.a. over a 5-year rolling period(%)</w:t>
            </w:r>
          </w:p>
        </w:tc>
        <w:tc>
          <w:tcPr>
            <w:tcW w:w="1652" w:type="dxa"/>
            <w:tcPrChange w:id="1094" w:author="Kevin Toohey" w:date="2023-10-03T16:57:00Z">
              <w:tcPr>
                <w:tcW w:w="2408" w:type="dxa"/>
              </w:tcPr>
            </w:tcPrChange>
          </w:tcPr>
          <w:p w14:paraId="6DD7D081" w14:textId="77777777" w:rsidR="008667A0" w:rsidRDefault="00165603">
            <w:pPr>
              <w:cnfStyle w:val="000000000000" w:firstRow="0" w:lastRow="0" w:firstColumn="0" w:lastColumn="0" w:oddVBand="0" w:evenVBand="0" w:oddHBand="0" w:evenHBand="0" w:firstRowFirstColumn="0" w:firstRowLastColumn="0" w:lastRowFirstColumn="0" w:lastRowLastColumn="0"/>
            </w:pPr>
            <w:r>
              <w:t>66.9</w:t>
            </w:r>
          </w:p>
        </w:tc>
        <w:tc>
          <w:tcPr>
            <w:tcW w:w="1701" w:type="dxa"/>
            <w:tcPrChange w:id="1095" w:author="Kevin Toohey" w:date="2023-10-03T16:57:00Z">
              <w:tcPr>
                <w:tcW w:w="2408" w:type="dxa"/>
              </w:tcPr>
            </w:tcPrChange>
          </w:tcPr>
          <w:p w14:paraId="0B66D4CF" w14:textId="77777777" w:rsidR="008667A0" w:rsidRDefault="00165603">
            <w:pPr>
              <w:cnfStyle w:val="000000000000" w:firstRow="0" w:lastRow="0" w:firstColumn="0" w:lastColumn="0" w:oddVBand="0" w:evenVBand="0" w:oddHBand="0" w:evenHBand="0" w:firstRowFirstColumn="0" w:firstRowLastColumn="0" w:lastRowFirstColumn="0" w:lastRowLastColumn="0"/>
            </w:pPr>
            <w:r>
              <w:t>68.0</w:t>
            </w:r>
          </w:p>
        </w:tc>
        <w:tc>
          <w:tcPr>
            <w:tcW w:w="1701" w:type="dxa"/>
            <w:tcPrChange w:id="1096" w:author="Kevin Toohey" w:date="2023-10-03T16:57:00Z">
              <w:tcPr>
                <w:tcW w:w="2408" w:type="dxa"/>
              </w:tcPr>
            </w:tcPrChange>
          </w:tcPr>
          <w:p w14:paraId="02FECB11" w14:textId="77777777" w:rsidR="008667A0" w:rsidRDefault="00165603">
            <w:pPr>
              <w:cnfStyle w:val="000000000000" w:firstRow="0" w:lastRow="0" w:firstColumn="0" w:lastColumn="0" w:oddVBand="0" w:evenVBand="0" w:oddHBand="0" w:evenHBand="0" w:firstRowFirstColumn="0" w:firstRowLastColumn="0" w:lastRowFirstColumn="0" w:lastRowLastColumn="0"/>
            </w:pPr>
            <w:r>
              <w:t>68.8</w:t>
            </w:r>
          </w:p>
        </w:tc>
      </w:tr>
      <w:tr w:rsidR="008667A0" w14:paraId="5354A2A4" w14:textId="77777777" w:rsidTr="002D11C8">
        <w:tc>
          <w:tcPr>
            <w:cnfStyle w:val="001000000000" w:firstRow="0" w:lastRow="0" w:firstColumn="1" w:lastColumn="0" w:oddVBand="0" w:evenVBand="0" w:oddHBand="0" w:evenHBand="0" w:firstRowFirstColumn="0" w:firstRowLastColumn="0" w:lastRowFirstColumn="0" w:lastRowLastColumn="0"/>
            <w:tcW w:w="4962" w:type="dxa"/>
            <w:tcPrChange w:id="1097" w:author="Kevin Toohey" w:date="2023-10-03T16:57:00Z">
              <w:tcPr>
                <w:tcW w:w="5040" w:type="dxa"/>
              </w:tcPr>
            </w:tcPrChange>
          </w:tcPr>
          <w:p w14:paraId="1C04D4B8" w14:textId="77777777" w:rsidR="008667A0" w:rsidRDefault="00165603">
            <w:r>
              <w:t xml:space="preserve">  CPI+2.5%p.a. over a 5-year rolling period(%)</w:t>
            </w:r>
          </w:p>
        </w:tc>
        <w:tc>
          <w:tcPr>
            <w:tcW w:w="1652" w:type="dxa"/>
            <w:tcPrChange w:id="1098" w:author="Kevin Toohey" w:date="2023-10-03T16:57:00Z">
              <w:tcPr>
                <w:tcW w:w="2408" w:type="dxa"/>
              </w:tcPr>
            </w:tcPrChange>
          </w:tcPr>
          <w:p w14:paraId="006150E8" w14:textId="77777777" w:rsidR="008667A0" w:rsidRDefault="00165603">
            <w:pPr>
              <w:cnfStyle w:val="000000000000" w:firstRow="0" w:lastRow="0" w:firstColumn="0" w:lastColumn="0" w:oddVBand="0" w:evenVBand="0" w:oddHBand="0" w:evenHBand="0" w:firstRowFirstColumn="0" w:firstRowLastColumn="0" w:lastRowFirstColumn="0" w:lastRowLastColumn="0"/>
            </w:pPr>
            <w:r>
              <w:t>60.1</w:t>
            </w:r>
          </w:p>
        </w:tc>
        <w:tc>
          <w:tcPr>
            <w:tcW w:w="1701" w:type="dxa"/>
            <w:tcPrChange w:id="1099" w:author="Kevin Toohey" w:date="2023-10-03T16:57:00Z">
              <w:tcPr>
                <w:tcW w:w="2408" w:type="dxa"/>
              </w:tcPr>
            </w:tcPrChange>
          </w:tcPr>
          <w:p w14:paraId="3069961B" w14:textId="77777777" w:rsidR="008667A0" w:rsidRDefault="00165603">
            <w:pPr>
              <w:cnfStyle w:val="000000000000" w:firstRow="0" w:lastRow="0" w:firstColumn="0" w:lastColumn="0" w:oddVBand="0" w:evenVBand="0" w:oddHBand="0" w:evenHBand="0" w:firstRowFirstColumn="0" w:firstRowLastColumn="0" w:lastRowFirstColumn="0" w:lastRowLastColumn="0"/>
            </w:pPr>
            <w:r>
              <w:t>62.3</w:t>
            </w:r>
          </w:p>
        </w:tc>
        <w:tc>
          <w:tcPr>
            <w:tcW w:w="1701" w:type="dxa"/>
            <w:tcPrChange w:id="1100" w:author="Kevin Toohey" w:date="2023-10-03T16:57:00Z">
              <w:tcPr>
                <w:tcW w:w="2408" w:type="dxa"/>
              </w:tcPr>
            </w:tcPrChange>
          </w:tcPr>
          <w:p w14:paraId="5DB06662" w14:textId="77777777" w:rsidR="008667A0" w:rsidRDefault="00165603">
            <w:pPr>
              <w:cnfStyle w:val="000000000000" w:firstRow="0" w:lastRow="0" w:firstColumn="0" w:lastColumn="0" w:oddVBand="0" w:evenVBand="0" w:oddHBand="0" w:evenHBand="0" w:firstRowFirstColumn="0" w:firstRowLastColumn="0" w:lastRowFirstColumn="0" w:lastRowLastColumn="0"/>
            </w:pPr>
            <w:r>
              <w:t>61.2</w:t>
            </w:r>
          </w:p>
        </w:tc>
      </w:tr>
      <w:tr w:rsidR="008667A0" w14:paraId="7B000CB4" w14:textId="77777777" w:rsidTr="002D11C8">
        <w:tc>
          <w:tcPr>
            <w:cnfStyle w:val="001000000000" w:firstRow="0" w:lastRow="0" w:firstColumn="1" w:lastColumn="0" w:oddVBand="0" w:evenVBand="0" w:oddHBand="0" w:evenHBand="0" w:firstRowFirstColumn="0" w:firstRowLastColumn="0" w:lastRowFirstColumn="0" w:lastRowLastColumn="0"/>
            <w:tcW w:w="4962" w:type="dxa"/>
            <w:tcPrChange w:id="1101" w:author="Kevin Toohey" w:date="2023-10-03T16:57:00Z">
              <w:tcPr>
                <w:tcW w:w="5040" w:type="dxa"/>
              </w:tcPr>
            </w:tcPrChange>
          </w:tcPr>
          <w:p w14:paraId="70F0586C" w14:textId="77777777" w:rsidR="008667A0" w:rsidRDefault="00165603">
            <w:r>
              <w:t xml:space="preserve">  CPI+3.0%p.a. over a 5-year rolling period(%)</w:t>
            </w:r>
          </w:p>
        </w:tc>
        <w:tc>
          <w:tcPr>
            <w:tcW w:w="1652" w:type="dxa"/>
            <w:tcPrChange w:id="1102" w:author="Kevin Toohey" w:date="2023-10-03T16:57:00Z">
              <w:tcPr>
                <w:tcW w:w="2408" w:type="dxa"/>
              </w:tcPr>
            </w:tcPrChange>
          </w:tcPr>
          <w:p w14:paraId="4F7D282F" w14:textId="77777777" w:rsidR="008667A0" w:rsidRDefault="00165603">
            <w:pPr>
              <w:cnfStyle w:val="000000000000" w:firstRow="0" w:lastRow="0" w:firstColumn="0" w:lastColumn="0" w:oddVBand="0" w:evenVBand="0" w:oddHBand="0" w:evenHBand="0" w:firstRowFirstColumn="0" w:firstRowLastColumn="0" w:lastRowFirstColumn="0" w:lastRowLastColumn="0"/>
            </w:pPr>
            <w:r>
              <w:t>52.9</w:t>
            </w:r>
          </w:p>
        </w:tc>
        <w:tc>
          <w:tcPr>
            <w:tcW w:w="1701" w:type="dxa"/>
            <w:tcPrChange w:id="1103" w:author="Kevin Toohey" w:date="2023-10-03T16:57:00Z">
              <w:tcPr>
                <w:tcW w:w="2408" w:type="dxa"/>
              </w:tcPr>
            </w:tcPrChange>
          </w:tcPr>
          <w:p w14:paraId="0F7B8425" w14:textId="77777777" w:rsidR="008667A0" w:rsidRDefault="00165603">
            <w:pPr>
              <w:cnfStyle w:val="000000000000" w:firstRow="0" w:lastRow="0" w:firstColumn="0" w:lastColumn="0" w:oddVBand="0" w:evenVBand="0" w:oddHBand="0" w:evenHBand="0" w:firstRowFirstColumn="0" w:firstRowLastColumn="0" w:lastRowFirstColumn="0" w:lastRowLastColumn="0"/>
            </w:pPr>
            <w:r>
              <w:t>56.1</w:t>
            </w:r>
          </w:p>
        </w:tc>
        <w:tc>
          <w:tcPr>
            <w:tcW w:w="1701" w:type="dxa"/>
            <w:tcPrChange w:id="1104" w:author="Kevin Toohey" w:date="2023-10-03T16:57:00Z">
              <w:tcPr>
                <w:tcW w:w="2408" w:type="dxa"/>
              </w:tcPr>
            </w:tcPrChange>
          </w:tcPr>
          <w:p w14:paraId="10893698" w14:textId="77777777" w:rsidR="008667A0" w:rsidRDefault="00165603">
            <w:pPr>
              <w:cnfStyle w:val="000000000000" w:firstRow="0" w:lastRow="0" w:firstColumn="0" w:lastColumn="0" w:oddVBand="0" w:evenVBand="0" w:oddHBand="0" w:evenHBand="0" w:firstRowFirstColumn="0" w:firstRowLastColumn="0" w:lastRowFirstColumn="0" w:lastRowLastColumn="0"/>
            </w:pPr>
            <w:r>
              <w:t>53.0</w:t>
            </w:r>
          </w:p>
        </w:tc>
      </w:tr>
      <w:tr w:rsidR="008667A0" w14:paraId="104618FD" w14:textId="77777777" w:rsidTr="002D11C8">
        <w:tc>
          <w:tcPr>
            <w:cnfStyle w:val="001000000000" w:firstRow="0" w:lastRow="0" w:firstColumn="1" w:lastColumn="0" w:oddVBand="0" w:evenVBand="0" w:oddHBand="0" w:evenHBand="0" w:firstRowFirstColumn="0" w:firstRowLastColumn="0" w:lastRowFirstColumn="0" w:lastRowLastColumn="0"/>
            <w:tcW w:w="4962" w:type="dxa"/>
            <w:tcPrChange w:id="1105" w:author="Kevin Toohey" w:date="2023-10-03T16:57:00Z">
              <w:tcPr>
                <w:tcW w:w="5040" w:type="dxa"/>
              </w:tcPr>
            </w:tcPrChange>
          </w:tcPr>
          <w:p w14:paraId="4BF44B07" w14:textId="77777777" w:rsidR="008667A0" w:rsidRDefault="00165603">
            <w:r>
              <w:t xml:space="preserve">  CPI+1.0%p.a. over a 6-year rolling period(%)</w:t>
            </w:r>
          </w:p>
        </w:tc>
        <w:tc>
          <w:tcPr>
            <w:tcW w:w="1652" w:type="dxa"/>
            <w:tcPrChange w:id="1106" w:author="Kevin Toohey" w:date="2023-10-03T16:57:00Z">
              <w:tcPr>
                <w:tcW w:w="2408" w:type="dxa"/>
              </w:tcPr>
            </w:tcPrChange>
          </w:tcPr>
          <w:p w14:paraId="75EF2C46" w14:textId="77777777" w:rsidR="008667A0" w:rsidRDefault="00165603">
            <w:pPr>
              <w:cnfStyle w:val="000000000000" w:firstRow="0" w:lastRow="0" w:firstColumn="0" w:lastColumn="0" w:oddVBand="0" w:evenVBand="0" w:oddHBand="0" w:evenHBand="0" w:firstRowFirstColumn="0" w:firstRowLastColumn="0" w:lastRowFirstColumn="0" w:lastRowLastColumn="0"/>
            </w:pPr>
            <w:r>
              <w:t>81.6</w:t>
            </w:r>
          </w:p>
        </w:tc>
        <w:tc>
          <w:tcPr>
            <w:tcW w:w="1701" w:type="dxa"/>
            <w:tcPrChange w:id="1107" w:author="Kevin Toohey" w:date="2023-10-03T16:57:00Z">
              <w:tcPr>
                <w:tcW w:w="2408" w:type="dxa"/>
              </w:tcPr>
            </w:tcPrChange>
          </w:tcPr>
          <w:p w14:paraId="7382665F" w14:textId="77777777" w:rsidR="008667A0" w:rsidRDefault="00165603">
            <w:pPr>
              <w:cnfStyle w:val="000000000000" w:firstRow="0" w:lastRow="0" w:firstColumn="0" w:lastColumn="0" w:oddVBand="0" w:evenVBand="0" w:oddHBand="0" w:evenHBand="0" w:firstRowFirstColumn="0" w:firstRowLastColumn="0" w:lastRowFirstColumn="0" w:lastRowLastColumn="0"/>
            </w:pPr>
            <w:r>
              <w:t>81.2</w:t>
            </w:r>
          </w:p>
        </w:tc>
        <w:tc>
          <w:tcPr>
            <w:tcW w:w="1701" w:type="dxa"/>
            <w:tcPrChange w:id="1108" w:author="Kevin Toohey" w:date="2023-10-03T16:57:00Z">
              <w:tcPr>
                <w:tcW w:w="2408" w:type="dxa"/>
              </w:tcPr>
            </w:tcPrChange>
          </w:tcPr>
          <w:p w14:paraId="6C9E4EE8" w14:textId="77777777" w:rsidR="008667A0" w:rsidRDefault="00165603">
            <w:pPr>
              <w:cnfStyle w:val="000000000000" w:firstRow="0" w:lastRow="0" w:firstColumn="0" w:lastColumn="0" w:oddVBand="0" w:evenVBand="0" w:oddHBand="0" w:evenHBand="0" w:firstRowFirstColumn="0" w:firstRowLastColumn="0" w:lastRowFirstColumn="0" w:lastRowLastColumn="0"/>
            </w:pPr>
            <w:r>
              <w:t>84.5</w:t>
            </w:r>
          </w:p>
        </w:tc>
      </w:tr>
      <w:tr w:rsidR="008667A0" w14:paraId="2130DAB2" w14:textId="77777777" w:rsidTr="002D11C8">
        <w:tc>
          <w:tcPr>
            <w:cnfStyle w:val="001000000000" w:firstRow="0" w:lastRow="0" w:firstColumn="1" w:lastColumn="0" w:oddVBand="0" w:evenVBand="0" w:oddHBand="0" w:evenHBand="0" w:firstRowFirstColumn="0" w:firstRowLastColumn="0" w:lastRowFirstColumn="0" w:lastRowLastColumn="0"/>
            <w:tcW w:w="4962" w:type="dxa"/>
            <w:tcPrChange w:id="1109" w:author="Kevin Toohey" w:date="2023-10-03T16:57:00Z">
              <w:tcPr>
                <w:tcW w:w="5040" w:type="dxa"/>
              </w:tcPr>
            </w:tcPrChange>
          </w:tcPr>
          <w:p w14:paraId="6C395B61" w14:textId="77777777" w:rsidR="008667A0" w:rsidRDefault="00165603">
            <w:r>
              <w:t xml:space="preserve">  CPI+1.5%p.a. over a 6-year rolling period(%)</w:t>
            </w:r>
          </w:p>
        </w:tc>
        <w:tc>
          <w:tcPr>
            <w:tcW w:w="1652" w:type="dxa"/>
            <w:tcPrChange w:id="1110" w:author="Kevin Toohey" w:date="2023-10-03T16:57:00Z">
              <w:tcPr>
                <w:tcW w:w="2408" w:type="dxa"/>
              </w:tcPr>
            </w:tcPrChange>
          </w:tcPr>
          <w:p w14:paraId="6F737E4A" w14:textId="77777777" w:rsidR="008667A0" w:rsidRDefault="00165603">
            <w:pPr>
              <w:cnfStyle w:val="000000000000" w:firstRow="0" w:lastRow="0" w:firstColumn="0" w:lastColumn="0" w:oddVBand="0" w:evenVBand="0" w:oddHBand="0" w:evenHBand="0" w:firstRowFirstColumn="0" w:firstRowLastColumn="0" w:lastRowFirstColumn="0" w:lastRowLastColumn="0"/>
            </w:pPr>
            <w:r>
              <w:t>75.9</w:t>
            </w:r>
          </w:p>
        </w:tc>
        <w:tc>
          <w:tcPr>
            <w:tcW w:w="1701" w:type="dxa"/>
            <w:tcPrChange w:id="1111" w:author="Kevin Toohey" w:date="2023-10-03T16:57:00Z">
              <w:tcPr>
                <w:tcW w:w="2408" w:type="dxa"/>
              </w:tcPr>
            </w:tcPrChange>
          </w:tcPr>
          <w:p w14:paraId="3CC0C602" w14:textId="77777777" w:rsidR="008667A0" w:rsidRDefault="00165603">
            <w:pPr>
              <w:cnfStyle w:val="000000000000" w:firstRow="0" w:lastRow="0" w:firstColumn="0" w:lastColumn="0" w:oddVBand="0" w:evenVBand="0" w:oddHBand="0" w:evenHBand="0" w:firstRowFirstColumn="0" w:firstRowLastColumn="0" w:lastRowFirstColumn="0" w:lastRowLastColumn="0"/>
            </w:pPr>
            <w:r>
              <w:t>76.3</w:t>
            </w:r>
          </w:p>
        </w:tc>
        <w:tc>
          <w:tcPr>
            <w:tcW w:w="1701" w:type="dxa"/>
            <w:tcPrChange w:id="1112" w:author="Kevin Toohey" w:date="2023-10-03T16:57:00Z">
              <w:tcPr>
                <w:tcW w:w="2408" w:type="dxa"/>
              </w:tcPr>
            </w:tcPrChange>
          </w:tcPr>
          <w:p w14:paraId="4A790E92" w14:textId="77777777" w:rsidR="008667A0" w:rsidRDefault="00165603">
            <w:pPr>
              <w:cnfStyle w:val="000000000000" w:firstRow="0" w:lastRow="0" w:firstColumn="0" w:lastColumn="0" w:oddVBand="0" w:evenVBand="0" w:oddHBand="0" w:evenHBand="0" w:firstRowFirstColumn="0" w:firstRowLastColumn="0" w:lastRowFirstColumn="0" w:lastRowLastColumn="0"/>
            </w:pPr>
            <w:r>
              <w:t>78.6</w:t>
            </w:r>
          </w:p>
        </w:tc>
      </w:tr>
      <w:tr w:rsidR="008667A0" w14:paraId="1734CE0D" w14:textId="77777777" w:rsidTr="002D11C8">
        <w:tc>
          <w:tcPr>
            <w:cnfStyle w:val="001000000000" w:firstRow="0" w:lastRow="0" w:firstColumn="1" w:lastColumn="0" w:oddVBand="0" w:evenVBand="0" w:oddHBand="0" w:evenHBand="0" w:firstRowFirstColumn="0" w:firstRowLastColumn="0" w:lastRowFirstColumn="0" w:lastRowLastColumn="0"/>
            <w:tcW w:w="4962" w:type="dxa"/>
            <w:tcPrChange w:id="1113" w:author="Kevin Toohey" w:date="2023-10-03T16:57:00Z">
              <w:tcPr>
                <w:tcW w:w="5040" w:type="dxa"/>
              </w:tcPr>
            </w:tcPrChange>
          </w:tcPr>
          <w:p w14:paraId="6A42A877" w14:textId="77777777" w:rsidR="008667A0" w:rsidRDefault="00165603">
            <w:r>
              <w:t xml:space="preserve">  CPI+2.0%p.a. over a 6-year rolling period(%)</w:t>
            </w:r>
          </w:p>
        </w:tc>
        <w:tc>
          <w:tcPr>
            <w:tcW w:w="1652" w:type="dxa"/>
            <w:tcPrChange w:id="1114" w:author="Kevin Toohey" w:date="2023-10-03T16:57:00Z">
              <w:tcPr>
                <w:tcW w:w="2408" w:type="dxa"/>
              </w:tcPr>
            </w:tcPrChange>
          </w:tcPr>
          <w:p w14:paraId="1A45DA37" w14:textId="77777777" w:rsidR="008667A0" w:rsidRDefault="00165603">
            <w:pPr>
              <w:cnfStyle w:val="000000000000" w:firstRow="0" w:lastRow="0" w:firstColumn="0" w:lastColumn="0" w:oddVBand="0" w:evenVBand="0" w:oddHBand="0" w:evenHBand="0" w:firstRowFirstColumn="0" w:firstRowLastColumn="0" w:lastRowFirstColumn="0" w:lastRowLastColumn="0"/>
            </w:pPr>
            <w:r>
              <w:t>69.2</w:t>
            </w:r>
          </w:p>
        </w:tc>
        <w:tc>
          <w:tcPr>
            <w:tcW w:w="1701" w:type="dxa"/>
            <w:tcPrChange w:id="1115" w:author="Kevin Toohey" w:date="2023-10-03T16:57:00Z">
              <w:tcPr>
                <w:tcW w:w="2408" w:type="dxa"/>
              </w:tcPr>
            </w:tcPrChange>
          </w:tcPr>
          <w:p w14:paraId="04D12290" w14:textId="77777777" w:rsidR="008667A0" w:rsidRDefault="00165603">
            <w:pPr>
              <w:cnfStyle w:val="000000000000" w:firstRow="0" w:lastRow="0" w:firstColumn="0" w:lastColumn="0" w:oddVBand="0" w:evenVBand="0" w:oddHBand="0" w:evenHBand="0" w:firstRowFirstColumn="0" w:firstRowLastColumn="0" w:lastRowFirstColumn="0" w:lastRowLastColumn="0"/>
            </w:pPr>
            <w:r>
              <w:t>70.5</w:t>
            </w:r>
          </w:p>
        </w:tc>
        <w:tc>
          <w:tcPr>
            <w:tcW w:w="1701" w:type="dxa"/>
            <w:tcPrChange w:id="1116" w:author="Kevin Toohey" w:date="2023-10-03T16:57:00Z">
              <w:tcPr>
                <w:tcW w:w="2408" w:type="dxa"/>
              </w:tcPr>
            </w:tcPrChange>
          </w:tcPr>
          <w:p w14:paraId="662792BA" w14:textId="77777777" w:rsidR="008667A0" w:rsidRDefault="00165603">
            <w:pPr>
              <w:cnfStyle w:val="000000000000" w:firstRow="0" w:lastRow="0" w:firstColumn="0" w:lastColumn="0" w:oddVBand="0" w:evenVBand="0" w:oddHBand="0" w:evenHBand="0" w:firstRowFirstColumn="0" w:firstRowLastColumn="0" w:lastRowFirstColumn="0" w:lastRowLastColumn="0"/>
            </w:pPr>
            <w:r>
              <w:t>71.3</w:t>
            </w:r>
          </w:p>
        </w:tc>
      </w:tr>
      <w:tr w:rsidR="008667A0" w14:paraId="3BCD15ED" w14:textId="77777777" w:rsidTr="002D11C8">
        <w:tc>
          <w:tcPr>
            <w:cnfStyle w:val="001000000000" w:firstRow="0" w:lastRow="0" w:firstColumn="1" w:lastColumn="0" w:oddVBand="0" w:evenVBand="0" w:oddHBand="0" w:evenHBand="0" w:firstRowFirstColumn="0" w:firstRowLastColumn="0" w:lastRowFirstColumn="0" w:lastRowLastColumn="0"/>
            <w:tcW w:w="4962" w:type="dxa"/>
            <w:tcPrChange w:id="1117" w:author="Kevin Toohey" w:date="2023-10-03T16:57:00Z">
              <w:tcPr>
                <w:tcW w:w="5040" w:type="dxa"/>
              </w:tcPr>
            </w:tcPrChange>
          </w:tcPr>
          <w:p w14:paraId="5FD19273" w14:textId="77777777" w:rsidR="008667A0" w:rsidRDefault="00165603">
            <w:r>
              <w:t xml:space="preserve">  CPI+2.5%p.a. over a 6-year rolling period(%)</w:t>
            </w:r>
          </w:p>
        </w:tc>
        <w:tc>
          <w:tcPr>
            <w:tcW w:w="1652" w:type="dxa"/>
            <w:tcPrChange w:id="1118" w:author="Kevin Toohey" w:date="2023-10-03T16:57:00Z">
              <w:tcPr>
                <w:tcW w:w="2408" w:type="dxa"/>
              </w:tcPr>
            </w:tcPrChange>
          </w:tcPr>
          <w:p w14:paraId="05EC3BCB" w14:textId="77777777" w:rsidR="008667A0" w:rsidRDefault="00165603">
            <w:pPr>
              <w:cnfStyle w:val="000000000000" w:firstRow="0" w:lastRow="0" w:firstColumn="0" w:lastColumn="0" w:oddVBand="0" w:evenVBand="0" w:oddHBand="0" w:evenHBand="0" w:firstRowFirstColumn="0" w:firstRowLastColumn="0" w:lastRowFirstColumn="0" w:lastRowLastColumn="0"/>
            </w:pPr>
            <w:r>
              <w:t>61.6</w:t>
            </w:r>
          </w:p>
        </w:tc>
        <w:tc>
          <w:tcPr>
            <w:tcW w:w="1701" w:type="dxa"/>
            <w:tcPrChange w:id="1119" w:author="Kevin Toohey" w:date="2023-10-03T16:57:00Z">
              <w:tcPr>
                <w:tcW w:w="2408" w:type="dxa"/>
              </w:tcPr>
            </w:tcPrChange>
          </w:tcPr>
          <w:p w14:paraId="52BE9171" w14:textId="77777777" w:rsidR="008667A0" w:rsidRDefault="00165603">
            <w:pPr>
              <w:cnfStyle w:val="000000000000" w:firstRow="0" w:lastRow="0" w:firstColumn="0" w:lastColumn="0" w:oddVBand="0" w:evenVBand="0" w:oddHBand="0" w:evenHBand="0" w:firstRowFirstColumn="0" w:firstRowLastColumn="0" w:lastRowFirstColumn="0" w:lastRowLastColumn="0"/>
            </w:pPr>
            <w:r>
              <w:t>64.1</w:t>
            </w:r>
          </w:p>
        </w:tc>
        <w:tc>
          <w:tcPr>
            <w:tcW w:w="1701" w:type="dxa"/>
            <w:tcPrChange w:id="1120" w:author="Kevin Toohey" w:date="2023-10-03T16:57:00Z">
              <w:tcPr>
                <w:tcW w:w="2408" w:type="dxa"/>
              </w:tcPr>
            </w:tcPrChange>
          </w:tcPr>
          <w:p w14:paraId="73DE8CD1" w14:textId="77777777" w:rsidR="008667A0" w:rsidRDefault="00165603">
            <w:pPr>
              <w:cnfStyle w:val="000000000000" w:firstRow="0" w:lastRow="0" w:firstColumn="0" w:lastColumn="0" w:oddVBand="0" w:evenVBand="0" w:oddHBand="0" w:evenHBand="0" w:firstRowFirstColumn="0" w:firstRowLastColumn="0" w:lastRowFirstColumn="0" w:lastRowLastColumn="0"/>
            </w:pPr>
            <w:r>
              <w:t>62.9</w:t>
            </w:r>
          </w:p>
        </w:tc>
      </w:tr>
      <w:tr w:rsidR="008667A0" w14:paraId="4A977AC6" w14:textId="77777777" w:rsidTr="002D11C8">
        <w:tc>
          <w:tcPr>
            <w:cnfStyle w:val="001000000000" w:firstRow="0" w:lastRow="0" w:firstColumn="1" w:lastColumn="0" w:oddVBand="0" w:evenVBand="0" w:oddHBand="0" w:evenHBand="0" w:firstRowFirstColumn="0" w:firstRowLastColumn="0" w:lastRowFirstColumn="0" w:lastRowLastColumn="0"/>
            <w:tcW w:w="4962" w:type="dxa"/>
            <w:tcPrChange w:id="1121" w:author="Kevin Toohey" w:date="2023-10-03T16:57:00Z">
              <w:tcPr>
                <w:tcW w:w="5040" w:type="dxa"/>
              </w:tcPr>
            </w:tcPrChange>
          </w:tcPr>
          <w:p w14:paraId="45CF036F" w14:textId="77777777" w:rsidR="008667A0" w:rsidRDefault="00165603">
            <w:r>
              <w:t xml:space="preserve">  CPI+3.0%p.a. over a 6-year rolling period(%)</w:t>
            </w:r>
          </w:p>
        </w:tc>
        <w:tc>
          <w:tcPr>
            <w:tcW w:w="1652" w:type="dxa"/>
            <w:tcPrChange w:id="1122" w:author="Kevin Toohey" w:date="2023-10-03T16:57:00Z">
              <w:tcPr>
                <w:tcW w:w="2408" w:type="dxa"/>
              </w:tcPr>
            </w:tcPrChange>
          </w:tcPr>
          <w:p w14:paraId="31C3871A" w14:textId="77777777" w:rsidR="008667A0" w:rsidRDefault="00165603">
            <w:pPr>
              <w:cnfStyle w:val="000000000000" w:firstRow="0" w:lastRow="0" w:firstColumn="0" w:lastColumn="0" w:oddVBand="0" w:evenVBand="0" w:oddHBand="0" w:evenHBand="0" w:firstRowFirstColumn="0" w:firstRowLastColumn="0" w:lastRowFirstColumn="0" w:lastRowLastColumn="0"/>
            </w:pPr>
            <w:r>
              <w:t>53.4</w:t>
            </w:r>
          </w:p>
        </w:tc>
        <w:tc>
          <w:tcPr>
            <w:tcW w:w="1701" w:type="dxa"/>
            <w:tcPrChange w:id="1123" w:author="Kevin Toohey" w:date="2023-10-03T16:57:00Z">
              <w:tcPr>
                <w:tcW w:w="2408" w:type="dxa"/>
              </w:tcPr>
            </w:tcPrChange>
          </w:tcPr>
          <w:p w14:paraId="3522B8C1" w14:textId="77777777" w:rsidR="008667A0" w:rsidRDefault="00165603">
            <w:pPr>
              <w:cnfStyle w:val="000000000000" w:firstRow="0" w:lastRow="0" w:firstColumn="0" w:lastColumn="0" w:oddVBand="0" w:evenVBand="0" w:oddHBand="0" w:evenHBand="0" w:firstRowFirstColumn="0" w:firstRowLastColumn="0" w:lastRowFirstColumn="0" w:lastRowLastColumn="0"/>
            </w:pPr>
            <w:r>
              <w:t>57.1</w:t>
            </w:r>
          </w:p>
        </w:tc>
        <w:tc>
          <w:tcPr>
            <w:tcW w:w="1701" w:type="dxa"/>
            <w:tcPrChange w:id="1124" w:author="Kevin Toohey" w:date="2023-10-03T16:57:00Z">
              <w:tcPr>
                <w:tcW w:w="2408" w:type="dxa"/>
              </w:tcPr>
            </w:tcPrChange>
          </w:tcPr>
          <w:p w14:paraId="10168275" w14:textId="77777777" w:rsidR="008667A0" w:rsidRDefault="00165603">
            <w:pPr>
              <w:cnfStyle w:val="000000000000" w:firstRow="0" w:lastRow="0" w:firstColumn="0" w:lastColumn="0" w:oddVBand="0" w:evenVBand="0" w:oddHBand="0" w:evenHBand="0" w:firstRowFirstColumn="0" w:firstRowLastColumn="0" w:lastRowFirstColumn="0" w:lastRowLastColumn="0"/>
            </w:pPr>
            <w:r>
              <w:t>53.5</w:t>
            </w:r>
          </w:p>
        </w:tc>
      </w:tr>
      <w:tr w:rsidR="008667A0" w14:paraId="2B633C77" w14:textId="77777777" w:rsidTr="002D11C8">
        <w:tc>
          <w:tcPr>
            <w:cnfStyle w:val="001000000000" w:firstRow="0" w:lastRow="0" w:firstColumn="1" w:lastColumn="0" w:oddVBand="0" w:evenVBand="0" w:oddHBand="0" w:evenHBand="0" w:firstRowFirstColumn="0" w:firstRowLastColumn="0" w:lastRowFirstColumn="0" w:lastRowLastColumn="0"/>
            <w:tcW w:w="4962" w:type="dxa"/>
            <w:tcPrChange w:id="1125" w:author="Kevin Toohey" w:date="2023-10-03T16:57:00Z">
              <w:tcPr>
                <w:tcW w:w="5040" w:type="dxa"/>
              </w:tcPr>
            </w:tcPrChange>
          </w:tcPr>
          <w:p w14:paraId="304DE794" w14:textId="77777777" w:rsidR="008667A0" w:rsidRDefault="00165603">
            <w:r>
              <w:t xml:space="preserve">  CPI+1.0%p.a. over a 7-year rolling period(%)</w:t>
            </w:r>
          </w:p>
        </w:tc>
        <w:tc>
          <w:tcPr>
            <w:tcW w:w="1652" w:type="dxa"/>
            <w:tcPrChange w:id="1126" w:author="Kevin Toohey" w:date="2023-10-03T16:57:00Z">
              <w:tcPr>
                <w:tcW w:w="2408" w:type="dxa"/>
              </w:tcPr>
            </w:tcPrChange>
          </w:tcPr>
          <w:p w14:paraId="37B9F6F4" w14:textId="77777777" w:rsidR="008667A0" w:rsidRDefault="00165603">
            <w:pPr>
              <w:cnfStyle w:val="000000000000" w:firstRow="0" w:lastRow="0" w:firstColumn="0" w:lastColumn="0" w:oddVBand="0" w:evenVBand="0" w:oddHBand="0" w:evenHBand="0" w:firstRowFirstColumn="0" w:firstRowLastColumn="0" w:lastRowFirstColumn="0" w:lastRowLastColumn="0"/>
            </w:pPr>
            <w:r>
              <w:t>84.5</w:t>
            </w:r>
          </w:p>
        </w:tc>
        <w:tc>
          <w:tcPr>
            <w:tcW w:w="1701" w:type="dxa"/>
            <w:tcPrChange w:id="1127" w:author="Kevin Toohey" w:date="2023-10-03T16:57:00Z">
              <w:tcPr>
                <w:tcW w:w="2408" w:type="dxa"/>
              </w:tcPr>
            </w:tcPrChange>
          </w:tcPr>
          <w:p w14:paraId="7443AE7A" w14:textId="77777777" w:rsidR="008667A0" w:rsidRDefault="00165603">
            <w:pPr>
              <w:cnfStyle w:val="000000000000" w:firstRow="0" w:lastRow="0" w:firstColumn="0" w:lastColumn="0" w:oddVBand="0" w:evenVBand="0" w:oddHBand="0" w:evenHBand="0" w:firstRowFirstColumn="0" w:firstRowLastColumn="0" w:lastRowFirstColumn="0" w:lastRowLastColumn="0"/>
            </w:pPr>
            <w:r>
              <w:t>84.2</w:t>
            </w:r>
          </w:p>
        </w:tc>
        <w:tc>
          <w:tcPr>
            <w:tcW w:w="1701" w:type="dxa"/>
            <w:tcPrChange w:id="1128" w:author="Kevin Toohey" w:date="2023-10-03T16:57:00Z">
              <w:tcPr>
                <w:tcW w:w="2408" w:type="dxa"/>
              </w:tcPr>
            </w:tcPrChange>
          </w:tcPr>
          <w:p w14:paraId="6389753B" w14:textId="77777777" w:rsidR="008667A0" w:rsidRDefault="00165603">
            <w:pPr>
              <w:cnfStyle w:val="000000000000" w:firstRow="0" w:lastRow="0" w:firstColumn="0" w:lastColumn="0" w:oddVBand="0" w:evenVBand="0" w:oddHBand="0" w:evenHBand="0" w:firstRowFirstColumn="0" w:firstRowLastColumn="0" w:lastRowFirstColumn="0" w:lastRowLastColumn="0"/>
            </w:pPr>
            <w:r>
              <w:t>87.5</w:t>
            </w:r>
          </w:p>
        </w:tc>
      </w:tr>
      <w:tr w:rsidR="008667A0" w14:paraId="49047316" w14:textId="77777777" w:rsidTr="002D11C8">
        <w:tc>
          <w:tcPr>
            <w:cnfStyle w:val="001000000000" w:firstRow="0" w:lastRow="0" w:firstColumn="1" w:lastColumn="0" w:oddVBand="0" w:evenVBand="0" w:oddHBand="0" w:evenHBand="0" w:firstRowFirstColumn="0" w:firstRowLastColumn="0" w:lastRowFirstColumn="0" w:lastRowLastColumn="0"/>
            <w:tcW w:w="4962" w:type="dxa"/>
            <w:tcPrChange w:id="1129" w:author="Kevin Toohey" w:date="2023-10-03T16:57:00Z">
              <w:tcPr>
                <w:tcW w:w="5040" w:type="dxa"/>
              </w:tcPr>
            </w:tcPrChange>
          </w:tcPr>
          <w:p w14:paraId="19136784" w14:textId="77777777" w:rsidR="008667A0" w:rsidRDefault="00165603">
            <w:r>
              <w:t xml:space="preserve">  CPI+1.5%p.a. over a 7-year rolling period(%)</w:t>
            </w:r>
          </w:p>
        </w:tc>
        <w:tc>
          <w:tcPr>
            <w:tcW w:w="1652" w:type="dxa"/>
            <w:tcPrChange w:id="1130" w:author="Kevin Toohey" w:date="2023-10-03T16:57:00Z">
              <w:tcPr>
                <w:tcW w:w="2408" w:type="dxa"/>
              </w:tcPr>
            </w:tcPrChange>
          </w:tcPr>
          <w:p w14:paraId="1876F4F8" w14:textId="77777777" w:rsidR="008667A0" w:rsidRDefault="00165603">
            <w:pPr>
              <w:cnfStyle w:val="000000000000" w:firstRow="0" w:lastRow="0" w:firstColumn="0" w:lastColumn="0" w:oddVBand="0" w:evenVBand="0" w:oddHBand="0" w:evenHBand="0" w:firstRowFirstColumn="0" w:firstRowLastColumn="0" w:lastRowFirstColumn="0" w:lastRowLastColumn="0"/>
            </w:pPr>
            <w:r>
              <w:t>78.7</w:t>
            </w:r>
          </w:p>
        </w:tc>
        <w:tc>
          <w:tcPr>
            <w:tcW w:w="1701" w:type="dxa"/>
            <w:tcPrChange w:id="1131" w:author="Kevin Toohey" w:date="2023-10-03T16:57:00Z">
              <w:tcPr>
                <w:tcW w:w="2408" w:type="dxa"/>
              </w:tcPr>
            </w:tcPrChange>
          </w:tcPr>
          <w:p w14:paraId="26A0828C" w14:textId="77777777" w:rsidR="008667A0" w:rsidRDefault="00165603">
            <w:pPr>
              <w:cnfStyle w:val="000000000000" w:firstRow="0" w:lastRow="0" w:firstColumn="0" w:lastColumn="0" w:oddVBand="0" w:evenVBand="0" w:oddHBand="0" w:evenHBand="0" w:firstRowFirstColumn="0" w:firstRowLastColumn="0" w:lastRowFirstColumn="0" w:lastRowLastColumn="0"/>
            </w:pPr>
            <w:r>
              <w:t>79.1</w:t>
            </w:r>
          </w:p>
        </w:tc>
        <w:tc>
          <w:tcPr>
            <w:tcW w:w="1701" w:type="dxa"/>
            <w:tcPrChange w:id="1132" w:author="Kevin Toohey" w:date="2023-10-03T16:57:00Z">
              <w:tcPr>
                <w:tcW w:w="2408" w:type="dxa"/>
              </w:tcPr>
            </w:tcPrChange>
          </w:tcPr>
          <w:p w14:paraId="76BCEE07" w14:textId="77777777" w:rsidR="008667A0" w:rsidRDefault="00165603">
            <w:pPr>
              <w:cnfStyle w:val="000000000000" w:firstRow="0" w:lastRow="0" w:firstColumn="0" w:lastColumn="0" w:oddVBand="0" w:evenVBand="0" w:oddHBand="0" w:evenHBand="0" w:firstRowFirstColumn="0" w:firstRowLastColumn="0" w:lastRowFirstColumn="0" w:lastRowLastColumn="0"/>
            </w:pPr>
            <w:r>
              <w:t>81.5</w:t>
            </w:r>
          </w:p>
        </w:tc>
      </w:tr>
      <w:tr w:rsidR="008667A0" w14:paraId="15245320" w14:textId="77777777" w:rsidTr="002D11C8">
        <w:tc>
          <w:tcPr>
            <w:cnfStyle w:val="001000000000" w:firstRow="0" w:lastRow="0" w:firstColumn="1" w:lastColumn="0" w:oddVBand="0" w:evenVBand="0" w:oddHBand="0" w:evenHBand="0" w:firstRowFirstColumn="0" w:firstRowLastColumn="0" w:lastRowFirstColumn="0" w:lastRowLastColumn="0"/>
            <w:tcW w:w="4962" w:type="dxa"/>
            <w:tcPrChange w:id="1133" w:author="Kevin Toohey" w:date="2023-10-03T16:57:00Z">
              <w:tcPr>
                <w:tcW w:w="5040" w:type="dxa"/>
              </w:tcPr>
            </w:tcPrChange>
          </w:tcPr>
          <w:p w14:paraId="4ABFE63D" w14:textId="77777777" w:rsidR="008667A0" w:rsidRDefault="00165603">
            <w:pPr>
              <w:pStyle w:val="Mark1"/>
            </w:pPr>
            <w:r>
              <w:t xml:space="preserve">  CPI+2.0%p.a. over a 7-year rolling period(%)</w:t>
            </w:r>
          </w:p>
        </w:tc>
        <w:tc>
          <w:tcPr>
            <w:tcW w:w="1652" w:type="dxa"/>
            <w:tcPrChange w:id="1134" w:author="Kevin Toohey" w:date="2023-10-03T16:57:00Z">
              <w:tcPr>
                <w:tcW w:w="2408" w:type="dxa"/>
              </w:tcPr>
            </w:tcPrChange>
          </w:tcPr>
          <w:p w14:paraId="3EF0846F"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71.6</w:t>
            </w:r>
          </w:p>
        </w:tc>
        <w:tc>
          <w:tcPr>
            <w:tcW w:w="1701" w:type="dxa"/>
            <w:tcPrChange w:id="1135" w:author="Kevin Toohey" w:date="2023-10-03T16:57:00Z">
              <w:tcPr>
                <w:tcW w:w="2408" w:type="dxa"/>
              </w:tcPr>
            </w:tcPrChange>
          </w:tcPr>
          <w:p w14:paraId="2C155ABC"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73.0</w:t>
            </w:r>
          </w:p>
        </w:tc>
        <w:tc>
          <w:tcPr>
            <w:tcW w:w="1701" w:type="dxa"/>
            <w:tcPrChange w:id="1136" w:author="Kevin Toohey" w:date="2023-10-03T16:57:00Z">
              <w:tcPr>
                <w:tcW w:w="2408" w:type="dxa"/>
              </w:tcPr>
            </w:tcPrChange>
          </w:tcPr>
          <w:p w14:paraId="4A46B1EB"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73.9</w:t>
            </w:r>
          </w:p>
        </w:tc>
      </w:tr>
      <w:tr w:rsidR="008667A0" w14:paraId="08CC26EC" w14:textId="77777777" w:rsidTr="002D11C8">
        <w:tc>
          <w:tcPr>
            <w:cnfStyle w:val="001000000000" w:firstRow="0" w:lastRow="0" w:firstColumn="1" w:lastColumn="0" w:oddVBand="0" w:evenVBand="0" w:oddHBand="0" w:evenHBand="0" w:firstRowFirstColumn="0" w:firstRowLastColumn="0" w:lastRowFirstColumn="0" w:lastRowLastColumn="0"/>
            <w:tcW w:w="4962" w:type="dxa"/>
            <w:tcPrChange w:id="1137" w:author="Kevin Toohey" w:date="2023-10-03T16:57:00Z">
              <w:tcPr>
                <w:tcW w:w="5040" w:type="dxa"/>
              </w:tcPr>
            </w:tcPrChange>
          </w:tcPr>
          <w:p w14:paraId="2D95A26E" w14:textId="77777777" w:rsidR="008667A0" w:rsidRDefault="00165603">
            <w:r>
              <w:t xml:space="preserve">  CPI+2.5%p.a. over a 7-year rolling period(%)</w:t>
            </w:r>
          </w:p>
        </w:tc>
        <w:tc>
          <w:tcPr>
            <w:tcW w:w="1652" w:type="dxa"/>
            <w:tcPrChange w:id="1138" w:author="Kevin Toohey" w:date="2023-10-03T16:57:00Z">
              <w:tcPr>
                <w:tcW w:w="2408" w:type="dxa"/>
              </w:tcPr>
            </w:tcPrChange>
          </w:tcPr>
          <w:p w14:paraId="60852B74" w14:textId="77777777" w:rsidR="008667A0" w:rsidRDefault="00165603">
            <w:pPr>
              <w:cnfStyle w:val="000000000000" w:firstRow="0" w:lastRow="0" w:firstColumn="0" w:lastColumn="0" w:oddVBand="0" w:evenVBand="0" w:oddHBand="0" w:evenHBand="0" w:firstRowFirstColumn="0" w:firstRowLastColumn="0" w:lastRowFirstColumn="0" w:lastRowLastColumn="0"/>
            </w:pPr>
            <w:r>
              <w:t>63.2</w:t>
            </w:r>
          </w:p>
        </w:tc>
        <w:tc>
          <w:tcPr>
            <w:tcW w:w="1701" w:type="dxa"/>
            <w:tcPrChange w:id="1139" w:author="Kevin Toohey" w:date="2023-10-03T16:57:00Z">
              <w:tcPr>
                <w:tcW w:w="2408" w:type="dxa"/>
              </w:tcPr>
            </w:tcPrChange>
          </w:tcPr>
          <w:p w14:paraId="6FE0E4A5" w14:textId="77777777" w:rsidR="008667A0" w:rsidRDefault="00165603">
            <w:pPr>
              <w:cnfStyle w:val="000000000000" w:firstRow="0" w:lastRow="0" w:firstColumn="0" w:lastColumn="0" w:oddVBand="0" w:evenVBand="0" w:oddHBand="0" w:evenHBand="0" w:firstRowFirstColumn="0" w:firstRowLastColumn="0" w:lastRowFirstColumn="0" w:lastRowLastColumn="0"/>
            </w:pPr>
            <w:r>
              <w:t>66.0</w:t>
            </w:r>
          </w:p>
        </w:tc>
        <w:tc>
          <w:tcPr>
            <w:tcW w:w="1701" w:type="dxa"/>
            <w:tcPrChange w:id="1140" w:author="Kevin Toohey" w:date="2023-10-03T16:57:00Z">
              <w:tcPr>
                <w:tcW w:w="2408" w:type="dxa"/>
              </w:tcPr>
            </w:tcPrChange>
          </w:tcPr>
          <w:p w14:paraId="21B0702D" w14:textId="77777777" w:rsidR="008667A0" w:rsidRDefault="00165603">
            <w:pPr>
              <w:cnfStyle w:val="000000000000" w:firstRow="0" w:lastRow="0" w:firstColumn="0" w:lastColumn="0" w:oddVBand="0" w:evenVBand="0" w:oddHBand="0" w:evenHBand="0" w:firstRowFirstColumn="0" w:firstRowLastColumn="0" w:lastRowFirstColumn="0" w:lastRowLastColumn="0"/>
            </w:pPr>
            <w:r>
              <w:t>64.6</w:t>
            </w:r>
          </w:p>
        </w:tc>
      </w:tr>
      <w:tr w:rsidR="008667A0" w14:paraId="36C1FEFC" w14:textId="77777777" w:rsidTr="002D11C8">
        <w:tc>
          <w:tcPr>
            <w:cnfStyle w:val="001000000000" w:firstRow="0" w:lastRow="0" w:firstColumn="1" w:lastColumn="0" w:oddVBand="0" w:evenVBand="0" w:oddHBand="0" w:evenHBand="0" w:firstRowFirstColumn="0" w:firstRowLastColumn="0" w:lastRowFirstColumn="0" w:lastRowLastColumn="0"/>
            <w:tcW w:w="4962" w:type="dxa"/>
            <w:tcPrChange w:id="1141" w:author="Kevin Toohey" w:date="2023-10-03T16:57:00Z">
              <w:tcPr>
                <w:tcW w:w="5040" w:type="dxa"/>
              </w:tcPr>
            </w:tcPrChange>
          </w:tcPr>
          <w:p w14:paraId="1AFDE488" w14:textId="77777777" w:rsidR="008667A0" w:rsidRDefault="00165603">
            <w:r>
              <w:t xml:space="preserve">  CPI+3.0%p.a. over a 7-year rolling period(%)</w:t>
            </w:r>
          </w:p>
        </w:tc>
        <w:tc>
          <w:tcPr>
            <w:tcW w:w="1652" w:type="dxa"/>
            <w:tcPrChange w:id="1142" w:author="Kevin Toohey" w:date="2023-10-03T16:57:00Z">
              <w:tcPr>
                <w:tcW w:w="2408" w:type="dxa"/>
              </w:tcPr>
            </w:tcPrChange>
          </w:tcPr>
          <w:p w14:paraId="1935031C" w14:textId="77777777" w:rsidR="008667A0" w:rsidRDefault="00165603">
            <w:pPr>
              <w:cnfStyle w:val="000000000000" w:firstRow="0" w:lastRow="0" w:firstColumn="0" w:lastColumn="0" w:oddVBand="0" w:evenVBand="0" w:oddHBand="0" w:evenHBand="0" w:firstRowFirstColumn="0" w:firstRowLastColumn="0" w:lastRowFirstColumn="0" w:lastRowLastColumn="0"/>
            </w:pPr>
            <w:r>
              <w:t>53.9</w:t>
            </w:r>
          </w:p>
        </w:tc>
        <w:tc>
          <w:tcPr>
            <w:tcW w:w="1701" w:type="dxa"/>
            <w:tcPrChange w:id="1143" w:author="Kevin Toohey" w:date="2023-10-03T16:57:00Z">
              <w:tcPr>
                <w:tcW w:w="2408" w:type="dxa"/>
              </w:tcPr>
            </w:tcPrChange>
          </w:tcPr>
          <w:p w14:paraId="21C50A83" w14:textId="77777777" w:rsidR="008667A0" w:rsidRDefault="00165603">
            <w:pPr>
              <w:cnfStyle w:val="000000000000" w:firstRow="0" w:lastRow="0" w:firstColumn="0" w:lastColumn="0" w:oddVBand="0" w:evenVBand="0" w:oddHBand="0" w:evenHBand="0" w:firstRowFirstColumn="0" w:firstRowLastColumn="0" w:lastRowFirstColumn="0" w:lastRowLastColumn="0"/>
            </w:pPr>
            <w:r>
              <w:t>58.0</w:t>
            </w:r>
          </w:p>
        </w:tc>
        <w:tc>
          <w:tcPr>
            <w:tcW w:w="1701" w:type="dxa"/>
            <w:tcPrChange w:id="1144" w:author="Kevin Toohey" w:date="2023-10-03T16:57:00Z">
              <w:tcPr>
                <w:tcW w:w="2408" w:type="dxa"/>
              </w:tcPr>
            </w:tcPrChange>
          </w:tcPr>
          <w:p w14:paraId="1F31060E" w14:textId="77777777" w:rsidR="008667A0" w:rsidRDefault="00165603">
            <w:pPr>
              <w:cnfStyle w:val="000000000000" w:firstRow="0" w:lastRow="0" w:firstColumn="0" w:lastColumn="0" w:oddVBand="0" w:evenVBand="0" w:oddHBand="0" w:evenHBand="0" w:firstRowFirstColumn="0" w:firstRowLastColumn="0" w:lastRowFirstColumn="0" w:lastRowLastColumn="0"/>
            </w:pPr>
            <w:r>
              <w:t>54.0</w:t>
            </w:r>
          </w:p>
        </w:tc>
      </w:tr>
      <w:tr w:rsidR="008667A0" w14:paraId="106417F3" w14:textId="77777777" w:rsidTr="002D11C8">
        <w:tc>
          <w:tcPr>
            <w:cnfStyle w:val="001000000000" w:firstRow="0" w:lastRow="0" w:firstColumn="1" w:lastColumn="0" w:oddVBand="0" w:evenVBand="0" w:oddHBand="0" w:evenHBand="0" w:firstRowFirstColumn="0" w:firstRowLastColumn="0" w:lastRowFirstColumn="0" w:lastRowLastColumn="0"/>
            <w:tcW w:w="4962" w:type="dxa"/>
            <w:tcPrChange w:id="1145" w:author="Kevin Toohey" w:date="2023-10-03T16:57:00Z">
              <w:tcPr>
                <w:tcW w:w="5040" w:type="dxa"/>
              </w:tcPr>
            </w:tcPrChange>
          </w:tcPr>
          <w:p w14:paraId="4B5FD05B" w14:textId="77777777" w:rsidR="008667A0" w:rsidRDefault="00165603">
            <w:r>
              <w:t xml:space="preserve">  CPI+1.0%p.a. over a 8-year rolling period(%)</w:t>
            </w:r>
          </w:p>
        </w:tc>
        <w:tc>
          <w:tcPr>
            <w:tcW w:w="1652" w:type="dxa"/>
            <w:tcPrChange w:id="1146" w:author="Kevin Toohey" w:date="2023-10-03T16:57:00Z">
              <w:tcPr>
                <w:tcW w:w="2408" w:type="dxa"/>
              </w:tcPr>
            </w:tcPrChange>
          </w:tcPr>
          <w:p w14:paraId="35C8FF7D" w14:textId="77777777" w:rsidR="008667A0" w:rsidRDefault="00165603">
            <w:pPr>
              <w:cnfStyle w:val="000000000000" w:firstRow="0" w:lastRow="0" w:firstColumn="0" w:lastColumn="0" w:oddVBand="0" w:evenVBand="0" w:oddHBand="0" w:evenHBand="0" w:firstRowFirstColumn="0" w:firstRowLastColumn="0" w:lastRowFirstColumn="0" w:lastRowLastColumn="0"/>
            </w:pPr>
            <w:r>
              <w:t>87.2</w:t>
            </w:r>
          </w:p>
        </w:tc>
        <w:tc>
          <w:tcPr>
            <w:tcW w:w="1701" w:type="dxa"/>
            <w:tcPrChange w:id="1147" w:author="Kevin Toohey" w:date="2023-10-03T16:57:00Z">
              <w:tcPr>
                <w:tcW w:w="2408" w:type="dxa"/>
              </w:tcPr>
            </w:tcPrChange>
          </w:tcPr>
          <w:p w14:paraId="7AFE1C5F" w14:textId="77777777" w:rsidR="008667A0" w:rsidRDefault="00165603">
            <w:pPr>
              <w:cnfStyle w:val="000000000000" w:firstRow="0" w:lastRow="0" w:firstColumn="0" w:lastColumn="0" w:oddVBand="0" w:evenVBand="0" w:oddHBand="0" w:evenHBand="0" w:firstRowFirstColumn="0" w:firstRowLastColumn="0" w:lastRowFirstColumn="0" w:lastRowLastColumn="0"/>
            </w:pPr>
            <w:r>
              <w:t>86.9</w:t>
            </w:r>
          </w:p>
        </w:tc>
        <w:tc>
          <w:tcPr>
            <w:tcW w:w="1701" w:type="dxa"/>
            <w:tcPrChange w:id="1148" w:author="Kevin Toohey" w:date="2023-10-03T16:57:00Z">
              <w:tcPr>
                <w:tcW w:w="2408" w:type="dxa"/>
              </w:tcPr>
            </w:tcPrChange>
          </w:tcPr>
          <w:p w14:paraId="01937109" w14:textId="77777777" w:rsidR="008667A0" w:rsidRDefault="00165603">
            <w:pPr>
              <w:cnfStyle w:val="000000000000" w:firstRow="0" w:lastRow="0" w:firstColumn="0" w:lastColumn="0" w:oddVBand="0" w:evenVBand="0" w:oddHBand="0" w:evenHBand="0" w:firstRowFirstColumn="0" w:firstRowLastColumn="0" w:lastRowFirstColumn="0" w:lastRowLastColumn="0"/>
            </w:pPr>
            <w:r>
              <w:t>90.1</w:t>
            </w:r>
          </w:p>
        </w:tc>
      </w:tr>
      <w:tr w:rsidR="008667A0" w14:paraId="21D77F09" w14:textId="77777777" w:rsidTr="002D11C8">
        <w:tc>
          <w:tcPr>
            <w:cnfStyle w:val="001000000000" w:firstRow="0" w:lastRow="0" w:firstColumn="1" w:lastColumn="0" w:oddVBand="0" w:evenVBand="0" w:oddHBand="0" w:evenHBand="0" w:firstRowFirstColumn="0" w:firstRowLastColumn="0" w:lastRowFirstColumn="0" w:lastRowLastColumn="0"/>
            <w:tcW w:w="4962" w:type="dxa"/>
            <w:tcPrChange w:id="1149" w:author="Kevin Toohey" w:date="2023-10-03T16:57:00Z">
              <w:tcPr>
                <w:tcW w:w="5040" w:type="dxa"/>
              </w:tcPr>
            </w:tcPrChange>
          </w:tcPr>
          <w:p w14:paraId="6AF78929" w14:textId="77777777" w:rsidR="008667A0" w:rsidRDefault="00165603">
            <w:r>
              <w:t xml:space="preserve">  CPI+1.5%p.a. over a 8-year rolling period(%)</w:t>
            </w:r>
          </w:p>
        </w:tc>
        <w:tc>
          <w:tcPr>
            <w:tcW w:w="1652" w:type="dxa"/>
            <w:tcPrChange w:id="1150" w:author="Kevin Toohey" w:date="2023-10-03T16:57:00Z">
              <w:tcPr>
                <w:tcW w:w="2408" w:type="dxa"/>
              </w:tcPr>
            </w:tcPrChange>
          </w:tcPr>
          <w:p w14:paraId="3555E4F7" w14:textId="77777777" w:rsidR="008667A0" w:rsidRDefault="00165603">
            <w:pPr>
              <w:cnfStyle w:val="000000000000" w:firstRow="0" w:lastRow="0" w:firstColumn="0" w:lastColumn="0" w:oddVBand="0" w:evenVBand="0" w:oddHBand="0" w:evenHBand="0" w:firstRowFirstColumn="0" w:firstRowLastColumn="0" w:lastRowFirstColumn="0" w:lastRowLastColumn="0"/>
            </w:pPr>
            <w:r>
              <w:t>81.4</w:t>
            </w:r>
          </w:p>
        </w:tc>
        <w:tc>
          <w:tcPr>
            <w:tcW w:w="1701" w:type="dxa"/>
            <w:tcPrChange w:id="1151" w:author="Kevin Toohey" w:date="2023-10-03T16:57:00Z">
              <w:tcPr>
                <w:tcW w:w="2408" w:type="dxa"/>
              </w:tcPr>
            </w:tcPrChange>
          </w:tcPr>
          <w:p w14:paraId="3B3DABBA" w14:textId="77777777" w:rsidR="008667A0" w:rsidRDefault="00165603">
            <w:pPr>
              <w:cnfStyle w:val="000000000000" w:firstRow="0" w:lastRow="0" w:firstColumn="0" w:lastColumn="0" w:oddVBand="0" w:evenVBand="0" w:oddHBand="0" w:evenHBand="0" w:firstRowFirstColumn="0" w:firstRowLastColumn="0" w:lastRowFirstColumn="0" w:lastRowLastColumn="0"/>
            </w:pPr>
            <w:r>
              <w:t>81.9</w:t>
            </w:r>
          </w:p>
        </w:tc>
        <w:tc>
          <w:tcPr>
            <w:tcW w:w="1701" w:type="dxa"/>
            <w:tcPrChange w:id="1152" w:author="Kevin Toohey" w:date="2023-10-03T16:57:00Z">
              <w:tcPr>
                <w:tcW w:w="2408" w:type="dxa"/>
              </w:tcPr>
            </w:tcPrChange>
          </w:tcPr>
          <w:p w14:paraId="47F1C9CC" w14:textId="77777777" w:rsidR="008667A0" w:rsidRDefault="00165603">
            <w:pPr>
              <w:cnfStyle w:val="000000000000" w:firstRow="0" w:lastRow="0" w:firstColumn="0" w:lastColumn="0" w:oddVBand="0" w:evenVBand="0" w:oddHBand="0" w:evenHBand="0" w:firstRowFirstColumn="0" w:firstRowLastColumn="0" w:lastRowFirstColumn="0" w:lastRowLastColumn="0"/>
            </w:pPr>
            <w:r>
              <w:t>84.3</w:t>
            </w:r>
          </w:p>
        </w:tc>
      </w:tr>
      <w:tr w:rsidR="008667A0" w14:paraId="0C051C62" w14:textId="77777777" w:rsidTr="002D11C8">
        <w:tc>
          <w:tcPr>
            <w:cnfStyle w:val="001000000000" w:firstRow="0" w:lastRow="0" w:firstColumn="1" w:lastColumn="0" w:oddVBand="0" w:evenVBand="0" w:oddHBand="0" w:evenHBand="0" w:firstRowFirstColumn="0" w:firstRowLastColumn="0" w:lastRowFirstColumn="0" w:lastRowLastColumn="0"/>
            <w:tcW w:w="4962" w:type="dxa"/>
            <w:tcPrChange w:id="1153" w:author="Kevin Toohey" w:date="2023-10-03T16:57:00Z">
              <w:tcPr>
                <w:tcW w:w="5040" w:type="dxa"/>
              </w:tcPr>
            </w:tcPrChange>
          </w:tcPr>
          <w:p w14:paraId="633153A2" w14:textId="77777777" w:rsidR="008667A0" w:rsidRDefault="00165603">
            <w:r>
              <w:t xml:space="preserve">  CPI+2.0%p.a. over a 8-year rolling period(%)</w:t>
            </w:r>
          </w:p>
        </w:tc>
        <w:tc>
          <w:tcPr>
            <w:tcW w:w="1652" w:type="dxa"/>
            <w:tcPrChange w:id="1154" w:author="Kevin Toohey" w:date="2023-10-03T16:57:00Z">
              <w:tcPr>
                <w:tcW w:w="2408" w:type="dxa"/>
              </w:tcPr>
            </w:tcPrChange>
          </w:tcPr>
          <w:p w14:paraId="7662661C" w14:textId="77777777" w:rsidR="008667A0" w:rsidRDefault="00165603">
            <w:pPr>
              <w:cnfStyle w:val="000000000000" w:firstRow="0" w:lastRow="0" w:firstColumn="0" w:lastColumn="0" w:oddVBand="0" w:evenVBand="0" w:oddHBand="0" w:evenHBand="0" w:firstRowFirstColumn="0" w:firstRowLastColumn="0" w:lastRowFirstColumn="0" w:lastRowLastColumn="0"/>
            </w:pPr>
            <w:r>
              <w:t>73.9</w:t>
            </w:r>
          </w:p>
        </w:tc>
        <w:tc>
          <w:tcPr>
            <w:tcW w:w="1701" w:type="dxa"/>
            <w:tcPrChange w:id="1155" w:author="Kevin Toohey" w:date="2023-10-03T16:57:00Z">
              <w:tcPr>
                <w:tcW w:w="2408" w:type="dxa"/>
              </w:tcPr>
            </w:tcPrChange>
          </w:tcPr>
          <w:p w14:paraId="37F42E78" w14:textId="77777777" w:rsidR="008667A0" w:rsidRDefault="00165603">
            <w:pPr>
              <w:cnfStyle w:val="000000000000" w:firstRow="0" w:lastRow="0" w:firstColumn="0" w:lastColumn="0" w:oddVBand="0" w:evenVBand="0" w:oddHBand="0" w:evenHBand="0" w:firstRowFirstColumn="0" w:firstRowLastColumn="0" w:lastRowFirstColumn="0" w:lastRowLastColumn="0"/>
            </w:pPr>
            <w:r>
              <w:t>75.5</w:t>
            </w:r>
          </w:p>
        </w:tc>
        <w:tc>
          <w:tcPr>
            <w:tcW w:w="1701" w:type="dxa"/>
            <w:tcPrChange w:id="1156" w:author="Kevin Toohey" w:date="2023-10-03T16:57:00Z">
              <w:tcPr>
                <w:tcW w:w="2408" w:type="dxa"/>
              </w:tcPr>
            </w:tcPrChange>
          </w:tcPr>
          <w:p w14:paraId="2DA77375" w14:textId="77777777" w:rsidR="008667A0" w:rsidRDefault="00165603">
            <w:pPr>
              <w:cnfStyle w:val="000000000000" w:firstRow="0" w:lastRow="0" w:firstColumn="0" w:lastColumn="0" w:oddVBand="0" w:evenVBand="0" w:oddHBand="0" w:evenHBand="0" w:firstRowFirstColumn="0" w:firstRowLastColumn="0" w:lastRowFirstColumn="0" w:lastRowLastColumn="0"/>
            </w:pPr>
            <w:r>
              <w:t>76.4</w:t>
            </w:r>
          </w:p>
        </w:tc>
      </w:tr>
      <w:tr w:rsidR="008667A0" w14:paraId="4D34A4A9" w14:textId="77777777" w:rsidTr="002D11C8">
        <w:tc>
          <w:tcPr>
            <w:cnfStyle w:val="001000000000" w:firstRow="0" w:lastRow="0" w:firstColumn="1" w:lastColumn="0" w:oddVBand="0" w:evenVBand="0" w:oddHBand="0" w:evenHBand="0" w:firstRowFirstColumn="0" w:firstRowLastColumn="0" w:lastRowFirstColumn="0" w:lastRowLastColumn="0"/>
            <w:tcW w:w="4962" w:type="dxa"/>
            <w:tcPrChange w:id="1157" w:author="Kevin Toohey" w:date="2023-10-03T16:57:00Z">
              <w:tcPr>
                <w:tcW w:w="5040" w:type="dxa"/>
              </w:tcPr>
            </w:tcPrChange>
          </w:tcPr>
          <w:p w14:paraId="3B1E9D04" w14:textId="77777777" w:rsidR="008667A0" w:rsidRDefault="00165603">
            <w:r>
              <w:t xml:space="preserve">  CPI+2.5%p.a. over a 8-year rolling period(%)</w:t>
            </w:r>
          </w:p>
        </w:tc>
        <w:tc>
          <w:tcPr>
            <w:tcW w:w="1652" w:type="dxa"/>
            <w:tcPrChange w:id="1158" w:author="Kevin Toohey" w:date="2023-10-03T16:57:00Z">
              <w:tcPr>
                <w:tcW w:w="2408" w:type="dxa"/>
              </w:tcPr>
            </w:tcPrChange>
          </w:tcPr>
          <w:p w14:paraId="207A6BE3" w14:textId="77777777" w:rsidR="008667A0" w:rsidRDefault="00165603">
            <w:pPr>
              <w:cnfStyle w:val="000000000000" w:firstRow="0" w:lastRow="0" w:firstColumn="0" w:lastColumn="0" w:oddVBand="0" w:evenVBand="0" w:oddHBand="0" w:evenHBand="0" w:firstRowFirstColumn="0" w:firstRowLastColumn="0" w:lastRowFirstColumn="0" w:lastRowLastColumn="0"/>
            </w:pPr>
            <w:r>
              <w:t>64.8</w:t>
            </w:r>
          </w:p>
        </w:tc>
        <w:tc>
          <w:tcPr>
            <w:tcW w:w="1701" w:type="dxa"/>
            <w:tcPrChange w:id="1159" w:author="Kevin Toohey" w:date="2023-10-03T16:57:00Z">
              <w:tcPr>
                <w:tcW w:w="2408" w:type="dxa"/>
              </w:tcPr>
            </w:tcPrChange>
          </w:tcPr>
          <w:p w14:paraId="1389973E" w14:textId="77777777" w:rsidR="008667A0" w:rsidRDefault="00165603">
            <w:pPr>
              <w:cnfStyle w:val="000000000000" w:firstRow="0" w:lastRow="0" w:firstColumn="0" w:lastColumn="0" w:oddVBand="0" w:evenVBand="0" w:oddHBand="0" w:evenHBand="0" w:firstRowFirstColumn="0" w:firstRowLastColumn="0" w:lastRowFirstColumn="0" w:lastRowLastColumn="0"/>
            </w:pPr>
            <w:r>
              <w:t>67.9</w:t>
            </w:r>
          </w:p>
        </w:tc>
        <w:tc>
          <w:tcPr>
            <w:tcW w:w="1701" w:type="dxa"/>
            <w:tcPrChange w:id="1160" w:author="Kevin Toohey" w:date="2023-10-03T16:57:00Z">
              <w:tcPr>
                <w:tcW w:w="2408" w:type="dxa"/>
              </w:tcPr>
            </w:tcPrChange>
          </w:tcPr>
          <w:p w14:paraId="207BECB5" w14:textId="77777777" w:rsidR="008667A0" w:rsidRDefault="00165603">
            <w:pPr>
              <w:cnfStyle w:val="000000000000" w:firstRow="0" w:lastRow="0" w:firstColumn="0" w:lastColumn="0" w:oddVBand="0" w:evenVBand="0" w:oddHBand="0" w:evenHBand="0" w:firstRowFirstColumn="0" w:firstRowLastColumn="0" w:lastRowFirstColumn="0" w:lastRowLastColumn="0"/>
            </w:pPr>
            <w:r>
              <w:t>66.3</w:t>
            </w:r>
          </w:p>
        </w:tc>
      </w:tr>
      <w:tr w:rsidR="008667A0" w14:paraId="15D5EBA2" w14:textId="77777777" w:rsidTr="002D11C8">
        <w:tc>
          <w:tcPr>
            <w:cnfStyle w:val="001000000000" w:firstRow="0" w:lastRow="0" w:firstColumn="1" w:lastColumn="0" w:oddVBand="0" w:evenVBand="0" w:oddHBand="0" w:evenHBand="0" w:firstRowFirstColumn="0" w:firstRowLastColumn="0" w:lastRowFirstColumn="0" w:lastRowLastColumn="0"/>
            <w:tcW w:w="4962" w:type="dxa"/>
            <w:tcPrChange w:id="1161" w:author="Kevin Toohey" w:date="2023-10-03T16:57:00Z">
              <w:tcPr>
                <w:tcW w:w="5040" w:type="dxa"/>
              </w:tcPr>
            </w:tcPrChange>
          </w:tcPr>
          <w:p w14:paraId="779DB71D" w14:textId="77777777" w:rsidR="008667A0" w:rsidRDefault="00165603">
            <w:r>
              <w:t xml:space="preserve">  CPI+3.0%p.a. over a 8-year rolling period(%)</w:t>
            </w:r>
          </w:p>
        </w:tc>
        <w:tc>
          <w:tcPr>
            <w:tcW w:w="1652" w:type="dxa"/>
            <w:tcPrChange w:id="1162" w:author="Kevin Toohey" w:date="2023-10-03T16:57:00Z">
              <w:tcPr>
                <w:tcW w:w="2408" w:type="dxa"/>
              </w:tcPr>
            </w:tcPrChange>
          </w:tcPr>
          <w:p w14:paraId="7886DDED" w14:textId="77777777" w:rsidR="008667A0" w:rsidRDefault="00165603">
            <w:pPr>
              <w:cnfStyle w:val="000000000000" w:firstRow="0" w:lastRow="0" w:firstColumn="0" w:lastColumn="0" w:oddVBand="0" w:evenVBand="0" w:oddHBand="0" w:evenHBand="0" w:firstRowFirstColumn="0" w:firstRowLastColumn="0" w:lastRowFirstColumn="0" w:lastRowLastColumn="0"/>
            </w:pPr>
            <w:r>
              <w:t>54.4</w:t>
            </w:r>
          </w:p>
        </w:tc>
        <w:tc>
          <w:tcPr>
            <w:tcW w:w="1701" w:type="dxa"/>
            <w:tcPrChange w:id="1163" w:author="Kevin Toohey" w:date="2023-10-03T16:57:00Z">
              <w:tcPr>
                <w:tcW w:w="2408" w:type="dxa"/>
              </w:tcPr>
            </w:tcPrChange>
          </w:tcPr>
          <w:p w14:paraId="68FCB9D1" w14:textId="77777777" w:rsidR="008667A0" w:rsidRDefault="00165603">
            <w:pPr>
              <w:cnfStyle w:val="000000000000" w:firstRow="0" w:lastRow="0" w:firstColumn="0" w:lastColumn="0" w:oddVBand="0" w:evenVBand="0" w:oddHBand="0" w:evenHBand="0" w:firstRowFirstColumn="0" w:firstRowLastColumn="0" w:lastRowFirstColumn="0" w:lastRowLastColumn="0"/>
            </w:pPr>
            <w:r>
              <w:t>59.1</w:t>
            </w:r>
          </w:p>
        </w:tc>
        <w:tc>
          <w:tcPr>
            <w:tcW w:w="1701" w:type="dxa"/>
            <w:tcPrChange w:id="1164" w:author="Kevin Toohey" w:date="2023-10-03T16:57:00Z">
              <w:tcPr>
                <w:tcW w:w="2408" w:type="dxa"/>
              </w:tcPr>
            </w:tcPrChange>
          </w:tcPr>
          <w:p w14:paraId="42717658" w14:textId="77777777" w:rsidR="008667A0" w:rsidRDefault="00165603">
            <w:pPr>
              <w:cnfStyle w:val="000000000000" w:firstRow="0" w:lastRow="0" w:firstColumn="0" w:lastColumn="0" w:oddVBand="0" w:evenVBand="0" w:oddHBand="0" w:evenHBand="0" w:firstRowFirstColumn="0" w:firstRowLastColumn="0" w:lastRowFirstColumn="0" w:lastRowLastColumn="0"/>
            </w:pPr>
            <w:r>
              <w:t>54.5</w:t>
            </w:r>
          </w:p>
        </w:tc>
      </w:tr>
      <w:tr w:rsidR="008667A0" w14:paraId="34B0E7DF" w14:textId="77777777" w:rsidTr="002D11C8">
        <w:tc>
          <w:tcPr>
            <w:cnfStyle w:val="001000000000" w:firstRow="0" w:lastRow="0" w:firstColumn="1" w:lastColumn="0" w:oddVBand="0" w:evenVBand="0" w:oddHBand="0" w:evenHBand="0" w:firstRowFirstColumn="0" w:firstRowLastColumn="0" w:lastRowFirstColumn="0" w:lastRowLastColumn="0"/>
            <w:tcW w:w="4962" w:type="dxa"/>
            <w:tcPrChange w:id="1165" w:author="Kevin Toohey" w:date="2023-10-03T16:57:00Z">
              <w:tcPr>
                <w:tcW w:w="5040" w:type="dxa"/>
              </w:tcPr>
            </w:tcPrChange>
          </w:tcPr>
          <w:p w14:paraId="4ABD5B46" w14:textId="77777777" w:rsidR="008667A0" w:rsidRDefault="00165603">
            <w:r>
              <w:t xml:space="preserve">  CPI+1.0%p.a. over a 9-year rolling period(%)</w:t>
            </w:r>
          </w:p>
        </w:tc>
        <w:tc>
          <w:tcPr>
            <w:tcW w:w="1652" w:type="dxa"/>
            <w:tcPrChange w:id="1166" w:author="Kevin Toohey" w:date="2023-10-03T16:57:00Z">
              <w:tcPr>
                <w:tcW w:w="2408" w:type="dxa"/>
              </w:tcPr>
            </w:tcPrChange>
          </w:tcPr>
          <w:p w14:paraId="5D6379D3" w14:textId="77777777" w:rsidR="008667A0" w:rsidRDefault="00165603">
            <w:pPr>
              <w:cnfStyle w:val="000000000000" w:firstRow="0" w:lastRow="0" w:firstColumn="0" w:lastColumn="0" w:oddVBand="0" w:evenVBand="0" w:oddHBand="0" w:evenHBand="0" w:firstRowFirstColumn="0" w:firstRowLastColumn="0" w:lastRowFirstColumn="0" w:lastRowLastColumn="0"/>
            </w:pPr>
            <w:r>
              <w:t>89.7</w:t>
            </w:r>
          </w:p>
        </w:tc>
        <w:tc>
          <w:tcPr>
            <w:tcW w:w="1701" w:type="dxa"/>
            <w:tcPrChange w:id="1167" w:author="Kevin Toohey" w:date="2023-10-03T16:57:00Z">
              <w:tcPr>
                <w:tcW w:w="2408" w:type="dxa"/>
              </w:tcPr>
            </w:tcPrChange>
          </w:tcPr>
          <w:p w14:paraId="4C4574FC" w14:textId="77777777" w:rsidR="008667A0" w:rsidRDefault="00165603">
            <w:pPr>
              <w:cnfStyle w:val="000000000000" w:firstRow="0" w:lastRow="0" w:firstColumn="0" w:lastColumn="0" w:oddVBand="0" w:evenVBand="0" w:oddHBand="0" w:evenHBand="0" w:firstRowFirstColumn="0" w:firstRowLastColumn="0" w:lastRowFirstColumn="0" w:lastRowLastColumn="0"/>
            </w:pPr>
            <w:r>
              <w:t>89.4</w:t>
            </w:r>
          </w:p>
        </w:tc>
        <w:tc>
          <w:tcPr>
            <w:tcW w:w="1701" w:type="dxa"/>
            <w:tcPrChange w:id="1168" w:author="Kevin Toohey" w:date="2023-10-03T16:57:00Z">
              <w:tcPr>
                <w:tcW w:w="2408" w:type="dxa"/>
              </w:tcPr>
            </w:tcPrChange>
          </w:tcPr>
          <w:p w14:paraId="1FA5BF84" w14:textId="77777777" w:rsidR="008667A0" w:rsidRDefault="00165603">
            <w:pPr>
              <w:cnfStyle w:val="000000000000" w:firstRow="0" w:lastRow="0" w:firstColumn="0" w:lastColumn="0" w:oddVBand="0" w:evenVBand="0" w:oddHBand="0" w:evenHBand="0" w:firstRowFirstColumn="0" w:firstRowLastColumn="0" w:lastRowFirstColumn="0" w:lastRowLastColumn="0"/>
            </w:pPr>
            <w:r>
              <w:t>92.3</w:t>
            </w:r>
          </w:p>
        </w:tc>
      </w:tr>
      <w:tr w:rsidR="008667A0" w14:paraId="4AFE0F59" w14:textId="77777777" w:rsidTr="002D11C8">
        <w:tc>
          <w:tcPr>
            <w:cnfStyle w:val="001000000000" w:firstRow="0" w:lastRow="0" w:firstColumn="1" w:lastColumn="0" w:oddVBand="0" w:evenVBand="0" w:oddHBand="0" w:evenHBand="0" w:firstRowFirstColumn="0" w:firstRowLastColumn="0" w:lastRowFirstColumn="0" w:lastRowLastColumn="0"/>
            <w:tcW w:w="4962" w:type="dxa"/>
            <w:tcPrChange w:id="1169" w:author="Kevin Toohey" w:date="2023-10-03T16:57:00Z">
              <w:tcPr>
                <w:tcW w:w="5040" w:type="dxa"/>
              </w:tcPr>
            </w:tcPrChange>
          </w:tcPr>
          <w:p w14:paraId="01BC2358" w14:textId="77777777" w:rsidR="008667A0" w:rsidRDefault="00165603">
            <w:r>
              <w:t xml:space="preserve">  CPI+1.5%p.a. over a 9-year rolling period(%)</w:t>
            </w:r>
          </w:p>
        </w:tc>
        <w:tc>
          <w:tcPr>
            <w:tcW w:w="1652" w:type="dxa"/>
            <w:tcPrChange w:id="1170" w:author="Kevin Toohey" w:date="2023-10-03T16:57:00Z">
              <w:tcPr>
                <w:tcW w:w="2408" w:type="dxa"/>
              </w:tcPr>
            </w:tcPrChange>
          </w:tcPr>
          <w:p w14:paraId="29A48577" w14:textId="77777777" w:rsidR="008667A0" w:rsidRDefault="00165603">
            <w:pPr>
              <w:cnfStyle w:val="000000000000" w:firstRow="0" w:lastRow="0" w:firstColumn="0" w:lastColumn="0" w:oddVBand="0" w:evenVBand="0" w:oddHBand="0" w:evenHBand="0" w:firstRowFirstColumn="0" w:firstRowLastColumn="0" w:lastRowFirstColumn="0" w:lastRowLastColumn="0"/>
            </w:pPr>
            <w:r>
              <w:t>84.0</w:t>
            </w:r>
          </w:p>
        </w:tc>
        <w:tc>
          <w:tcPr>
            <w:tcW w:w="1701" w:type="dxa"/>
            <w:tcPrChange w:id="1171" w:author="Kevin Toohey" w:date="2023-10-03T16:57:00Z">
              <w:tcPr>
                <w:tcW w:w="2408" w:type="dxa"/>
              </w:tcPr>
            </w:tcPrChange>
          </w:tcPr>
          <w:p w14:paraId="27A0FD4D" w14:textId="77777777" w:rsidR="008667A0" w:rsidRDefault="00165603">
            <w:pPr>
              <w:cnfStyle w:val="000000000000" w:firstRow="0" w:lastRow="0" w:firstColumn="0" w:lastColumn="0" w:oddVBand="0" w:evenVBand="0" w:oddHBand="0" w:evenHBand="0" w:firstRowFirstColumn="0" w:firstRowLastColumn="0" w:lastRowFirstColumn="0" w:lastRowLastColumn="0"/>
            </w:pPr>
            <w:r>
              <w:t>84.5</w:t>
            </w:r>
          </w:p>
        </w:tc>
        <w:tc>
          <w:tcPr>
            <w:tcW w:w="1701" w:type="dxa"/>
            <w:tcPrChange w:id="1172" w:author="Kevin Toohey" w:date="2023-10-03T16:57:00Z">
              <w:tcPr>
                <w:tcW w:w="2408" w:type="dxa"/>
              </w:tcPr>
            </w:tcPrChange>
          </w:tcPr>
          <w:p w14:paraId="66223FFF" w14:textId="77777777" w:rsidR="008667A0" w:rsidRDefault="00165603">
            <w:pPr>
              <w:cnfStyle w:val="000000000000" w:firstRow="0" w:lastRow="0" w:firstColumn="0" w:lastColumn="0" w:oddVBand="0" w:evenVBand="0" w:oddHBand="0" w:evenHBand="0" w:firstRowFirstColumn="0" w:firstRowLastColumn="0" w:lastRowFirstColumn="0" w:lastRowLastColumn="0"/>
            </w:pPr>
            <w:r>
              <w:t>86.9</w:t>
            </w:r>
          </w:p>
        </w:tc>
      </w:tr>
      <w:tr w:rsidR="008667A0" w14:paraId="74C92E25" w14:textId="77777777" w:rsidTr="002D11C8">
        <w:tc>
          <w:tcPr>
            <w:cnfStyle w:val="001000000000" w:firstRow="0" w:lastRow="0" w:firstColumn="1" w:lastColumn="0" w:oddVBand="0" w:evenVBand="0" w:oddHBand="0" w:evenHBand="0" w:firstRowFirstColumn="0" w:firstRowLastColumn="0" w:lastRowFirstColumn="0" w:lastRowLastColumn="0"/>
            <w:tcW w:w="4962" w:type="dxa"/>
            <w:tcPrChange w:id="1173" w:author="Kevin Toohey" w:date="2023-10-03T16:57:00Z">
              <w:tcPr>
                <w:tcW w:w="5040" w:type="dxa"/>
              </w:tcPr>
            </w:tcPrChange>
          </w:tcPr>
          <w:p w14:paraId="0F9FB0E3" w14:textId="77777777" w:rsidR="008667A0" w:rsidRDefault="00165603">
            <w:r>
              <w:t xml:space="preserve">  CPI+2.0%p.a. over a 9-year rolling period(%)</w:t>
            </w:r>
          </w:p>
        </w:tc>
        <w:tc>
          <w:tcPr>
            <w:tcW w:w="1652" w:type="dxa"/>
            <w:tcPrChange w:id="1174" w:author="Kevin Toohey" w:date="2023-10-03T16:57:00Z">
              <w:tcPr>
                <w:tcW w:w="2408" w:type="dxa"/>
              </w:tcPr>
            </w:tcPrChange>
          </w:tcPr>
          <w:p w14:paraId="7C51A8FC" w14:textId="77777777" w:rsidR="008667A0" w:rsidRDefault="00165603">
            <w:pPr>
              <w:cnfStyle w:val="000000000000" w:firstRow="0" w:lastRow="0" w:firstColumn="0" w:lastColumn="0" w:oddVBand="0" w:evenVBand="0" w:oddHBand="0" w:evenHBand="0" w:firstRowFirstColumn="0" w:firstRowLastColumn="0" w:lastRowFirstColumn="0" w:lastRowLastColumn="0"/>
            </w:pPr>
            <w:r>
              <w:t>76.2</w:t>
            </w:r>
          </w:p>
        </w:tc>
        <w:tc>
          <w:tcPr>
            <w:tcW w:w="1701" w:type="dxa"/>
            <w:tcPrChange w:id="1175" w:author="Kevin Toohey" w:date="2023-10-03T16:57:00Z">
              <w:tcPr>
                <w:tcW w:w="2408" w:type="dxa"/>
              </w:tcPr>
            </w:tcPrChange>
          </w:tcPr>
          <w:p w14:paraId="63CCD869" w14:textId="77777777" w:rsidR="008667A0" w:rsidRDefault="00165603">
            <w:pPr>
              <w:cnfStyle w:val="000000000000" w:firstRow="0" w:lastRow="0" w:firstColumn="0" w:lastColumn="0" w:oddVBand="0" w:evenVBand="0" w:oddHBand="0" w:evenHBand="0" w:firstRowFirstColumn="0" w:firstRowLastColumn="0" w:lastRowFirstColumn="0" w:lastRowLastColumn="0"/>
            </w:pPr>
            <w:r>
              <w:t>78.0</w:t>
            </w:r>
          </w:p>
        </w:tc>
        <w:tc>
          <w:tcPr>
            <w:tcW w:w="1701" w:type="dxa"/>
            <w:tcPrChange w:id="1176" w:author="Kevin Toohey" w:date="2023-10-03T16:57:00Z">
              <w:tcPr>
                <w:tcW w:w="2408" w:type="dxa"/>
              </w:tcPr>
            </w:tcPrChange>
          </w:tcPr>
          <w:p w14:paraId="44972091" w14:textId="77777777" w:rsidR="008667A0" w:rsidRDefault="00165603">
            <w:pPr>
              <w:cnfStyle w:val="000000000000" w:firstRow="0" w:lastRow="0" w:firstColumn="0" w:lastColumn="0" w:oddVBand="0" w:evenVBand="0" w:oddHBand="0" w:evenHBand="0" w:firstRowFirstColumn="0" w:firstRowLastColumn="0" w:lastRowFirstColumn="0" w:lastRowLastColumn="0"/>
            </w:pPr>
            <w:r>
              <w:t>78.8</w:t>
            </w:r>
          </w:p>
        </w:tc>
      </w:tr>
      <w:tr w:rsidR="008667A0" w14:paraId="6D429C5C" w14:textId="77777777" w:rsidTr="002D11C8">
        <w:tc>
          <w:tcPr>
            <w:cnfStyle w:val="001000000000" w:firstRow="0" w:lastRow="0" w:firstColumn="1" w:lastColumn="0" w:oddVBand="0" w:evenVBand="0" w:oddHBand="0" w:evenHBand="0" w:firstRowFirstColumn="0" w:firstRowLastColumn="0" w:lastRowFirstColumn="0" w:lastRowLastColumn="0"/>
            <w:tcW w:w="4962" w:type="dxa"/>
            <w:tcPrChange w:id="1177" w:author="Kevin Toohey" w:date="2023-10-03T16:57:00Z">
              <w:tcPr>
                <w:tcW w:w="5040" w:type="dxa"/>
              </w:tcPr>
            </w:tcPrChange>
          </w:tcPr>
          <w:p w14:paraId="64FC289E" w14:textId="77777777" w:rsidR="008667A0" w:rsidRDefault="00165603">
            <w:r>
              <w:t xml:space="preserve">  CPI+2.5%p.a. over a 9-year rolling period(%)</w:t>
            </w:r>
          </w:p>
        </w:tc>
        <w:tc>
          <w:tcPr>
            <w:tcW w:w="1652" w:type="dxa"/>
            <w:tcPrChange w:id="1178" w:author="Kevin Toohey" w:date="2023-10-03T16:57:00Z">
              <w:tcPr>
                <w:tcW w:w="2408" w:type="dxa"/>
              </w:tcPr>
            </w:tcPrChange>
          </w:tcPr>
          <w:p w14:paraId="38AF13E2" w14:textId="77777777" w:rsidR="008667A0" w:rsidRDefault="00165603">
            <w:pPr>
              <w:cnfStyle w:val="000000000000" w:firstRow="0" w:lastRow="0" w:firstColumn="0" w:lastColumn="0" w:oddVBand="0" w:evenVBand="0" w:oddHBand="0" w:evenHBand="0" w:firstRowFirstColumn="0" w:firstRowLastColumn="0" w:lastRowFirstColumn="0" w:lastRowLastColumn="0"/>
            </w:pPr>
            <w:r>
              <w:t>66.4</w:t>
            </w:r>
          </w:p>
        </w:tc>
        <w:tc>
          <w:tcPr>
            <w:tcW w:w="1701" w:type="dxa"/>
            <w:tcPrChange w:id="1179" w:author="Kevin Toohey" w:date="2023-10-03T16:57:00Z">
              <w:tcPr>
                <w:tcW w:w="2408" w:type="dxa"/>
              </w:tcPr>
            </w:tcPrChange>
          </w:tcPr>
          <w:p w14:paraId="2F9AA0D1" w14:textId="77777777" w:rsidR="008667A0" w:rsidRDefault="00165603">
            <w:pPr>
              <w:cnfStyle w:val="000000000000" w:firstRow="0" w:lastRow="0" w:firstColumn="0" w:lastColumn="0" w:oddVBand="0" w:evenVBand="0" w:oddHBand="0" w:evenHBand="0" w:firstRowFirstColumn="0" w:firstRowLastColumn="0" w:lastRowFirstColumn="0" w:lastRowLastColumn="0"/>
            </w:pPr>
            <w:r>
              <w:t>69.8</w:t>
            </w:r>
          </w:p>
        </w:tc>
        <w:tc>
          <w:tcPr>
            <w:tcW w:w="1701" w:type="dxa"/>
            <w:tcPrChange w:id="1180" w:author="Kevin Toohey" w:date="2023-10-03T16:57:00Z">
              <w:tcPr>
                <w:tcW w:w="2408" w:type="dxa"/>
              </w:tcPr>
            </w:tcPrChange>
          </w:tcPr>
          <w:p w14:paraId="5A1831FD" w14:textId="77777777" w:rsidR="008667A0" w:rsidRDefault="00165603">
            <w:pPr>
              <w:cnfStyle w:val="000000000000" w:firstRow="0" w:lastRow="0" w:firstColumn="0" w:lastColumn="0" w:oddVBand="0" w:evenVBand="0" w:oddHBand="0" w:evenHBand="0" w:firstRowFirstColumn="0" w:firstRowLastColumn="0" w:lastRowFirstColumn="0" w:lastRowLastColumn="0"/>
            </w:pPr>
            <w:r>
              <w:t>68.1</w:t>
            </w:r>
          </w:p>
        </w:tc>
      </w:tr>
      <w:tr w:rsidR="008667A0" w14:paraId="61FFC974" w14:textId="77777777" w:rsidTr="002D11C8">
        <w:tc>
          <w:tcPr>
            <w:cnfStyle w:val="001000000000" w:firstRow="0" w:lastRow="0" w:firstColumn="1" w:lastColumn="0" w:oddVBand="0" w:evenVBand="0" w:oddHBand="0" w:evenHBand="0" w:firstRowFirstColumn="0" w:firstRowLastColumn="0" w:lastRowFirstColumn="0" w:lastRowLastColumn="0"/>
            <w:tcW w:w="4962" w:type="dxa"/>
            <w:tcPrChange w:id="1181" w:author="Kevin Toohey" w:date="2023-10-03T16:57:00Z">
              <w:tcPr>
                <w:tcW w:w="5040" w:type="dxa"/>
              </w:tcPr>
            </w:tcPrChange>
          </w:tcPr>
          <w:p w14:paraId="2F757361" w14:textId="77777777" w:rsidR="008667A0" w:rsidRDefault="00165603">
            <w:r>
              <w:t xml:space="preserve">  CPI+3.0%p.a. over a 9-year rolling period(%)</w:t>
            </w:r>
          </w:p>
        </w:tc>
        <w:tc>
          <w:tcPr>
            <w:tcW w:w="1652" w:type="dxa"/>
            <w:tcPrChange w:id="1182" w:author="Kevin Toohey" w:date="2023-10-03T16:57:00Z">
              <w:tcPr>
                <w:tcW w:w="2408" w:type="dxa"/>
              </w:tcPr>
            </w:tcPrChange>
          </w:tcPr>
          <w:p w14:paraId="47D810C0" w14:textId="77777777" w:rsidR="008667A0" w:rsidRDefault="00165603">
            <w:pPr>
              <w:cnfStyle w:val="000000000000" w:firstRow="0" w:lastRow="0" w:firstColumn="0" w:lastColumn="0" w:oddVBand="0" w:evenVBand="0" w:oddHBand="0" w:evenHBand="0" w:firstRowFirstColumn="0" w:firstRowLastColumn="0" w:lastRowFirstColumn="0" w:lastRowLastColumn="0"/>
            </w:pPr>
            <w:r>
              <w:t>54.9</w:t>
            </w:r>
          </w:p>
        </w:tc>
        <w:tc>
          <w:tcPr>
            <w:tcW w:w="1701" w:type="dxa"/>
            <w:tcPrChange w:id="1183" w:author="Kevin Toohey" w:date="2023-10-03T16:57:00Z">
              <w:tcPr>
                <w:tcW w:w="2408" w:type="dxa"/>
              </w:tcPr>
            </w:tcPrChange>
          </w:tcPr>
          <w:p w14:paraId="47077EA6" w14:textId="77777777" w:rsidR="008667A0" w:rsidRDefault="00165603">
            <w:pPr>
              <w:cnfStyle w:val="000000000000" w:firstRow="0" w:lastRow="0" w:firstColumn="0" w:lastColumn="0" w:oddVBand="0" w:evenVBand="0" w:oddHBand="0" w:evenHBand="0" w:firstRowFirstColumn="0" w:firstRowLastColumn="0" w:lastRowFirstColumn="0" w:lastRowLastColumn="0"/>
            </w:pPr>
            <w:r>
              <w:t>60.2</w:t>
            </w:r>
          </w:p>
        </w:tc>
        <w:tc>
          <w:tcPr>
            <w:tcW w:w="1701" w:type="dxa"/>
            <w:tcPrChange w:id="1184" w:author="Kevin Toohey" w:date="2023-10-03T16:57:00Z">
              <w:tcPr>
                <w:tcW w:w="2408" w:type="dxa"/>
              </w:tcPr>
            </w:tcPrChange>
          </w:tcPr>
          <w:p w14:paraId="05928B89" w14:textId="77777777" w:rsidR="008667A0" w:rsidRDefault="00165603">
            <w:pPr>
              <w:cnfStyle w:val="000000000000" w:firstRow="0" w:lastRow="0" w:firstColumn="0" w:lastColumn="0" w:oddVBand="0" w:evenVBand="0" w:oddHBand="0" w:evenHBand="0" w:firstRowFirstColumn="0" w:firstRowLastColumn="0" w:lastRowFirstColumn="0" w:lastRowLastColumn="0"/>
            </w:pPr>
            <w:r>
              <w:t>55.0</w:t>
            </w:r>
          </w:p>
        </w:tc>
      </w:tr>
      <w:tr w:rsidR="008667A0" w14:paraId="62CAB356" w14:textId="77777777" w:rsidTr="002D11C8">
        <w:tc>
          <w:tcPr>
            <w:cnfStyle w:val="001000000000" w:firstRow="0" w:lastRow="0" w:firstColumn="1" w:lastColumn="0" w:oddVBand="0" w:evenVBand="0" w:oddHBand="0" w:evenHBand="0" w:firstRowFirstColumn="0" w:firstRowLastColumn="0" w:lastRowFirstColumn="0" w:lastRowLastColumn="0"/>
            <w:tcW w:w="4962" w:type="dxa"/>
            <w:tcPrChange w:id="1185" w:author="Kevin Toohey" w:date="2023-10-03T16:57:00Z">
              <w:tcPr>
                <w:tcW w:w="5040" w:type="dxa"/>
              </w:tcPr>
            </w:tcPrChange>
          </w:tcPr>
          <w:p w14:paraId="2CE05A4F" w14:textId="77777777" w:rsidR="008667A0" w:rsidRDefault="00165603">
            <w:r>
              <w:rPr>
                <w:b/>
              </w:rPr>
              <w:t>Annualised Value at Risk</w:t>
            </w:r>
          </w:p>
        </w:tc>
        <w:tc>
          <w:tcPr>
            <w:tcW w:w="1652" w:type="dxa"/>
            <w:tcPrChange w:id="1186" w:author="Kevin Toohey" w:date="2023-10-03T16:57:00Z">
              <w:tcPr>
                <w:tcW w:w="2408" w:type="dxa"/>
              </w:tcPr>
            </w:tcPrChange>
          </w:tcPr>
          <w:p w14:paraId="35F5432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Change w:id="1187" w:author="Kevin Toohey" w:date="2023-10-03T16:57:00Z">
              <w:tcPr>
                <w:tcW w:w="2408" w:type="dxa"/>
              </w:tcPr>
            </w:tcPrChange>
          </w:tcPr>
          <w:p w14:paraId="1D1DAFFF"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Change w:id="1188" w:author="Kevin Toohey" w:date="2023-10-03T16:57:00Z">
              <w:tcPr>
                <w:tcW w:w="2408" w:type="dxa"/>
              </w:tcPr>
            </w:tcPrChange>
          </w:tcPr>
          <w:p w14:paraId="16F57D0A"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00700FED" w14:textId="77777777" w:rsidTr="002D11C8">
        <w:tc>
          <w:tcPr>
            <w:cnfStyle w:val="001000000000" w:firstRow="0" w:lastRow="0" w:firstColumn="1" w:lastColumn="0" w:oddVBand="0" w:evenVBand="0" w:oddHBand="0" w:evenHBand="0" w:firstRowFirstColumn="0" w:firstRowLastColumn="0" w:lastRowFirstColumn="0" w:lastRowLastColumn="0"/>
            <w:tcW w:w="4962" w:type="dxa"/>
            <w:tcPrChange w:id="1189" w:author="Kevin Toohey" w:date="2023-10-03T16:57:00Z">
              <w:tcPr>
                <w:tcW w:w="5040" w:type="dxa"/>
              </w:tcPr>
            </w:tcPrChange>
          </w:tcPr>
          <w:p w14:paraId="154EC7C1" w14:textId="77777777" w:rsidR="008667A0" w:rsidRDefault="00165603">
            <w:r>
              <w:t xml:space="preserve">  1 in 20 year event(%)</w:t>
            </w:r>
          </w:p>
        </w:tc>
        <w:tc>
          <w:tcPr>
            <w:tcW w:w="1652" w:type="dxa"/>
            <w:tcPrChange w:id="1190" w:author="Kevin Toohey" w:date="2023-10-03T16:57:00Z">
              <w:tcPr>
                <w:tcW w:w="2408" w:type="dxa"/>
              </w:tcPr>
            </w:tcPrChange>
          </w:tcPr>
          <w:p w14:paraId="0A5204F8" w14:textId="77777777" w:rsidR="008667A0" w:rsidRDefault="00165603">
            <w:pPr>
              <w:cnfStyle w:val="000000000000" w:firstRow="0" w:lastRow="0" w:firstColumn="0" w:lastColumn="0" w:oddVBand="0" w:evenVBand="0" w:oddHBand="0" w:evenHBand="0" w:firstRowFirstColumn="0" w:firstRowLastColumn="0" w:lastRowFirstColumn="0" w:lastRowLastColumn="0"/>
            </w:pPr>
            <w:r>
              <w:t>-6.6</w:t>
            </w:r>
          </w:p>
        </w:tc>
        <w:tc>
          <w:tcPr>
            <w:tcW w:w="1701" w:type="dxa"/>
            <w:tcPrChange w:id="1191" w:author="Kevin Toohey" w:date="2023-10-03T16:57:00Z">
              <w:tcPr>
                <w:tcW w:w="2408" w:type="dxa"/>
              </w:tcPr>
            </w:tcPrChange>
          </w:tcPr>
          <w:p w14:paraId="07954702" w14:textId="77777777" w:rsidR="008667A0" w:rsidRDefault="00165603">
            <w:pPr>
              <w:cnfStyle w:val="000000000000" w:firstRow="0" w:lastRow="0" w:firstColumn="0" w:lastColumn="0" w:oddVBand="0" w:evenVBand="0" w:oddHBand="0" w:evenHBand="0" w:firstRowFirstColumn="0" w:firstRowLastColumn="0" w:lastRowFirstColumn="0" w:lastRowLastColumn="0"/>
            </w:pPr>
            <w:r>
              <w:t>-8.2</w:t>
            </w:r>
          </w:p>
        </w:tc>
        <w:tc>
          <w:tcPr>
            <w:tcW w:w="1701" w:type="dxa"/>
            <w:tcPrChange w:id="1192" w:author="Kevin Toohey" w:date="2023-10-03T16:57:00Z">
              <w:tcPr>
                <w:tcW w:w="2408" w:type="dxa"/>
              </w:tcPr>
            </w:tcPrChange>
          </w:tcPr>
          <w:p w14:paraId="04D1D1F3" w14:textId="77777777" w:rsidR="008667A0" w:rsidRDefault="00165603">
            <w:pPr>
              <w:cnfStyle w:val="000000000000" w:firstRow="0" w:lastRow="0" w:firstColumn="0" w:lastColumn="0" w:oddVBand="0" w:evenVBand="0" w:oddHBand="0" w:evenHBand="0" w:firstRowFirstColumn="0" w:firstRowLastColumn="0" w:lastRowFirstColumn="0" w:lastRowLastColumn="0"/>
            </w:pPr>
            <w:r>
              <w:t>-5.1</w:t>
            </w:r>
          </w:p>
        </w:tc>
      </w:tr>
      <w:tr w:rsidR="008667A0" w14:paraId="48CEF77F" w14:textId="77777777" w:rsidTr="002D11C8">
        <w:tc>
          <w:tcPr>
            <w:cnfStyle w:val="001000000000" w:firstRow="0" w:lastRow="0" w:firstColumn="1" w:lastColumn="0" w:oddVBand="0" w:evenVBand="0" w:oddHBand="0" w:evenHBand="0" w:firstRowFirstColumn="0" w:firstRowLastColumn="0" w:lastRowFirstColumn="0" w:lastRowLastColumn="0"/>
            <w:tcW w:w="4962" w:type="dxa"/>
            <w:tcPrChange w:id="1193" w:author="Kevin Toohey" w:date="2023-10-03T16:57:00Z">
              <w:tcPr>
                <w:tcW w:w="5040" w:type="dxa"/>
              </w:tcPr>
            </w:tcPrChange>
          </w:tcPr>
          <w:p w14:paraId="661FB6DC" w14:textId="77777777" w:rsidR="008667A0" w:rsidRDefault="00165603">
            <w:r>
              <w:rPr>
                <w:b/>
              </w:rPr>
              <w:t>Frequency of Negative Annual Total Return</w:t>
            </w:r>
          </w:p>
        </w:tc>
        <w:tc>
          <w:tcPr>
            <w:tcW w:w="1652" w:type="dxa"/>
            <w:tcPrChange w:id="1194" w:author="Kevin Toohey" w:date="2023-10-03T16:57:00Z">
              <w:tcPr>
                <w:tcW w:w="2408" w:type="dxa"/>
              </w:tcPr>
            </w:tcPrChange>
          </w:tcPr>
          <w:p w14:paraId="69B705DD"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Change w:id="1195" w:author="Kevin Toohey" w:date="2023-10-03T16:57:00Z">
              <w:tcPr>
                <w:tcW w:w="2408" w:type="dxa"/>
              </w:tcPr>
            </w:tcPrChange>
          </w:tcPr>
          <w:p w14:paraId="2D68E2D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Change w:id="1196" w:author="Kevin Toohey" w:date="2023-10-03T16:57:00Z">
              <w:tcPr>
                <w:tcW w:w="2408" w:type="dxa"/>
              </w:tcPr>
            </w:tcPrChange>
          </w:tcPr>
          <w:p w14:paraId="2BD295F1"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2B9D1D87" w14:textId="77777777" w:rsidTr="002D11C8">
        <w:tc>
          <w:tcPr>
            <w:cnfStyle w:val="001000000000" w:firstRow="0" w:lastRow="0" w:firstColumn="1" w:lastColumn="0" w:oddVBand="0" w:evenVBand="0" w:oddHBand="0" w:evenHBand="0" w:firstRowFirstColumn="0" w:firstRowLastColumn="0" w:lastRowFirstColumn="0" w:lastRowLastColumn="0"/>
            <w:tcW w:w="4962" w:type="dxa"/>
            <w:tcPrChange w:id="1197" w:author="Kevin Toohey" w:date="2023-10-03T16:57:00Z">
              <w:tcPr>
                <w:tcW w:w="5040" w:type="dxa"/>
              </w:tcPr>
            </w:tcPrChange>
          </w:tcPr>
          <w:p w14:paraId="46F99EC6" w14:textId="77777777" w:rsidR="008667A0" w:rsidRDefault="00165603">
            <w:r>
              <w:t xml:space="preserve">  Number of Negative Annual Return in any 20-year period</w:t>
            </w:r>
          </w:p>
        </w:tc>
        <w:tc>
          <w:tcPr>
            <w:tcW w:w="1652" w:type="dxa"/>
            <w:tcPrChange w:id="1198" w:author="Kevin Toohey" w:date="2023-10-03T16:57:00Z">
              <w:tcPr>
                <w:tcW w:w="2408" w:type="dxa"/>
              </w:tcPr>
            </w:tcPrChange>
          </w:tcPr>
          <w:p w14:paraId="714CF163" w14:textId="77777777" w:rsidR="008667A0" w:rsidRDefault="00165603">
            <w:pPr>
              <w:cnfStyle w:val="000000000000" w:firstRow="0" w:lastRow="0" w:firstColumn="0" w:lastColumn="0" w:oddVBand="0" w:evenVBand="0" w:oddHBand="0" w:evenHBand="0" w:firstRowFirstColumn="0" w:firstRowLastColumn="0" w:lastRowFirstColumn="0" w:lastRowLastColumn="0"/>
            </w:pPr>
            <w:r>
              <w:t>4.5</w:t>
            </w:r>
          </w:p>
        </w:tc>
        <w:tc>
          <w:tcPr>
            <w:tcW w:w="1701" w:type="dxa"/>
            <w:tcPrChange w:id="1199" w:author="Kevin Toohey" w:date="2023-10-03T16:57:00Z">
              <w:tcPr>
                <w:tcW w:w="2408" w:type="dxa"/>
              </w:tcPr>
            </w:tcPrChange>
          </w:tcPr>
          <w:p w14:paraId="2FD54C8A" w14:textId="77777777" w:rsidR="008667A0" w:rsidRDefault="00165603">
            <w:pPr>
              <w:cnfStyle w:val="000000000000" w:firstRow="0" w:lastRow="0" w:firstColumn="0" w:lastColumn="0" w:oddVBand="0" w:evenVBand="0" w:oddHBand="0" w:evenHBand="0" w:firstRowFirstColumn="0" w:firstRowLastColumn="0" w:lastRowFirstColumn="0" w:lastRowLastColumn="0"/>
            </w:pPr>
            <w:r>
              <w:t>4.9</w:t>
            </w:r>
          </w:p>
        </w:tc>
        <w:tc>
          <w:tcPr>
            <w:tcW w:w="1701" w:type="dxa"/>
            <w:tcPrChange w:id="1200" w:author="Kevin Toohey" w:date="2023-10-03T16:57:00Z">
              <w:tcPr>
                <w:tcW w:w="2408" w:type="dxa"/>
              </w:tcPr>
            </w:tcPrChange>
          </w:tcPr>
          <w:p w14:paraId="24E6216D" w14:textId="77777777" w:rsidR="008667A0" w:rsidRDefault="00165603">
            <w:pPr>
              <w:cnfStyle w:val="000000000000" w:firstRow="0" w:lastRow="0" w:firstColumn="0" w:lastColumn="0" w:oddVBand="0" w:evenVBand="0" w:oddHBand="0" w:evenHBand="0" w:firstRowFirstColumn="0" w:firstRowLastColumn="0" w:lastRowFirstColumn="0" w:lastRowLastColumn="0"/>
            </w:pPr>
            <w:r>
              <w:t>3.9</w:t>
            </w:r>
          </w:p>
        </w:tc>
      </w:tr>
      <w:tr w:rsidR="008667A0" w14:paraId="07225650" w14:textId="77777777" w:rsidTr="002D11C8">
        <w:tc>
          <w:tcPr>
            <w:cnfStyle w:val="001000000000" w:firstRow="0" w:lastRow="0" w:firstColumn="1" w:lastColumn="0" w:oddVBand="0" w:evenVBand="0" w:oddHBand="0" w:evenHBand="0" w:firstRowFirstColumn="0" w:firstRowLastColumn="0" w:lastRowFirstColumn="0" w:lastRowLastColumn="0"/>
            <w:tcW w:w="4962" w:type="dxa"/>
            <w:tcPrChange w:id="1201" w:author="Kevin Toohey" w:date="2023-10-03T16:57:00Z">
              <w:tcPr>
                <w:tcW w:w="5040" w:type="dxa"/>
              </w:tcPr>
            </w:tcPrChange>
          </w:tcPr>
          <w:p w14:paraId="45829018" w14:textId="77777777" w:rsidR="008667A0" w:rsidRDefault="00165603">
            <w:r>
              <w:t xml:space="preserve">  Probability of a Negative Annual Return(%)</w:t>
            </w:r>
          </w:p>
        </w:tc>
        <w:tc>
          <w:tcPr>
            <w:tcW w:w="1652" w:type="dxa"/>
            <w:tcPrChange w:id="1202" w:author="Kevin Toohey" w:date="2023-10-03T16:57:00Z">
              <w:tcPr>
                <w:tcW w:w="2408" w:type="dxa"/>
              </w:tcPr>
            </w:tcPrChange>
          </w:tcPr>
          <w:p w14:paraId="3CDED092" w14:textId="77777777" w:rsidR="008667A0" w:rsidRDefault="00165603">
            <w:pPr>
              <w:cnfStyle w:val="000000000000" w:firstRow="0" w:lastRow="0" w:firstColumn="0" w:lastColumn="0" w:oddVBand="0" w:evenVBand="0" w:oddHBand="0" w:evenHBand="0" w:firstRowFirstColumn="0" w:firstRowLastColumn="0" w:lastRowFirstColumn="0" w:lastRowLastColumn="0"/>
            </w:pPr>
            <w:r>
              <w:t>22.4</w:t>
            </w:r>
          </w:p>
        </w:tc>
        <w:tc>
          <w:tcPr>
            <w:tcW w:w="1701" w:type="dxa"/>
            <w:tcPrChange w:id="1203" w:author="Kevin Toohey" w:date="2023-10-03T16:57:00Z">
              <w:tcPr>
                <w:tcW w:w="2408" w:type="dxa"/>
              </w:tcPr>
            </w:tcPrChange>
          </w:tcPr>
          <w:p w14:paraId="4AF44170" w14:textId="77777777" w:rsidR="008667A0" w:rsidRDefault="00165603">
            <w:pPr>
              <w:cnfStyle w:val="000000000000" w:firstRow="0" w:lastRow="0" w:firstColumn="0" w:lastColumn="0" w:oddVBand="0" w:evenVBand="0" w:oddHBand="0" w:evenHBand="0" w:firstRowFirstColumn="0" w:firstRowLastColumn="0" w:lastRowFirstColumn="0" w:lastRowLastColumn="0"/>
            </w:pPr>
            <w:r>
              <w:t>24.4</w:t>
            </w:r>
          </w:p>
        </w:tc>
        <w:tc>
          <w:tcPr>
            <w:tcW w:w="1701" w:type="dxa"/>
            <w:tcPrChange w:id="1204" w:author="Kevin Toohey" w:date="2023-10-03T16:57:00Z">
              <w:tcPr>
                <w:tcW w:w="2408" w:type="dxa"/>
              </w:tcPr>
            </w:tcPrChange>
          </w:tcPr>
          <w:p w14:paraId="177F3BB5" w14:textId="77777777" w:rsidR="008667A0" w:rsidRDefault="00165603">
            <w:pPr>
              <w:cnfStyle w:val="000000000000" w:firstRow="0" w:lastRow="0" w:firstColumn="0" w:lastColumn="0" w:oddVBand="0" w:evenVBand="0" w:oddHBand="0" w:evenHBand="0" w:firstRowFirstColumn="0" w:firstRowLastColumn="0" w:lastRowFirstColumn="0" w:lastRowLastColumn="0"/>
            </w:pPr>
            <w:r>
              <w:t>19.4</w:t>
            </w:r>
          </w:p>
        </w:tc>
      </w:tr>
    </w:tbl>
    <w:p w14:paraId="4B560072" w14:textId="77777777" w:rsidR="008667A0" w:rsidRDefault="008667A0">
      <w:pPr>
        <w:pStyle w:val="BodyStyle"/>
      </w:pPr>
    </w:p>
    <w:p w14:paraId="3D5BF6E5" w14:textId="77777777" w:rsidR="008667A0" w:rsidRDefault="00165603">
      <w:pPr>
        <w:pStyle w:val="Heading3"/>
      </w:pPr>
      <w:bookmarkStart w:id="1205" w:name="_Toc147237924"/>
      <w:r>
        <w:lastRenderedPageBreak/>
        <w:t>Current Investment Strategy</w:t>
      </w:r>
      <w:bookmarkEnd w:id="1205"/>
    </w:p>
    <w:p w14:paraId="0C1B9519" w14:textId="77777777" w:rsidR="008667A0" w:rsidRDefault="00165603">
      <w:pPr>
        <w:pStyle w:val="BodyStyle"/>
      </w:pPr>
      <w:r>
        <w:t>The current SAA for the investment strategy has been tested against a series of CPI-based investment objectives. Specific assessment seeking to confirm that the current SAA remains acceptable and that the current investment objective is likely to be achieved.</w:t>
      </w:r>
    </w:p>
    <w:p w14:paraId="193394C2" w14:textId="77777777" w:rsidR="008667A0" w:rsidRDefault="00165603">
      <w:pPr>
        <w:pStyle w:val="BodyStyle"/>
      </w:pPr>
      <w:r>
        <w:t>A probability of greater than 50% is sought to indicate that an investment objective is likely to be achieved.</w:t>
      </w:r>
    </w:p>
    <w:p w14:paraId="6ADEA48D" w14:textId="77777777" w:rsidR="008667A0" w:rsidRDefault="00165603">
      <w:pPr>
        <w:pStyle w:val="BodyStyle"/>
      </w:pPr>
      <w:r>
        <w:t>Analysis for Scenario 1 has been conducted before management fees and tax:</w:t>
      </w:r>
    </w:p>
    <w:p w14:paraId="7A5B9966" w14:textId="77777777" w:rsidR="008667A0" w:rsidRDefault="00165603">
      <w:pPr>
        <w:pStyle w:val="listbullet0"/>
      </w:pPr>
      <w:r>
        <w:t>Under Scenario 1 the current investment objective of CPI + 2.0% pa over a 7-year rolling period is likely to be achieved at a 86.9% probability. Value at Risk upon a 1 in 20-year event (95% probability) is expected at -3.1% for the current allocation. The level of investment risk, as captured by SRM, is Medium for the current SAA.</w:t>
      </w:r>
    </w:p>
    <w:p w14:paraId="2718D8B7" w14:textId="77777777" w:rsidR="008667A0" w:rsidRDefault="00165603">
      <w:pPr>
        <w:pStyle w:val="BodyStyle"/>
      </w:pPr>
      <w:r>
        <w:t>Analysis for Scenario 2 has been conducted before management fees and tax:</w:t>
      </w:r>
    </w:p>
    <w:p w14:paraId="7F3EA54A" w14:textId="77777777" w:rsidR="008667A0" w:rsidRDefault="00165603">
      <w:pPr>
        <w:pStyle w:val="listbullet0"/>
      </w:pPr>
      <w:r>
        <w:t>Under Scenario 2 the current investment objective of CPI + 2.0% pa over a 7-year rolling period is likely to be achieved at a 71.6% probability. Value at Risk upon a 1 in 20-year event (95% probability) is expected at -6.6% for the current allocation. The level of investment risk, as captured by SRM, is High for the current SAA.</w:t>
      </w:r>
    </w:p>
    <w:p w14:paraId="21580CA8" w14:textId="77777777" w:rsidR="008667A0" w:rsidRDefault="00165603">
      <w:pPr>
        <w:pStyle w:val="Heading3"/>
      </w:pPr>
      <w:bookmarkStart w:id="1206" w:name="_Toc147237925"/>
      <w:r>
        <w:t>SAA Ranges</w:t>
      </w:r>
      <w:bookmarkEnd w:id="1206"/>
    </w:p>
    <w:p w14:paraId="49EA5DC6" w14:textId="77777777" w:rsidR="008667A0" w:rsidRDefault="00165603">
      <w:pPr>
        <w:pStyle w:val="BodyStyle"/>
      </w:pPr>
      <w:r>
        <w:t xml:space="preserve">The licensee is required to monitor the investment ranges to enable it to identify and respond to any significant deviation from the investment strategy in a timely manner. A range that is set to be too wide or narrow would render the strategies unconstrained or ineffective. </w:t>
      </w:r>
    </w:p>
    <w:p w14:paraId="3F1C5F7A" w14:textId="77777777" w:rsidR="008667A0" w:rsidRDefault="00165603">
      <w:pPr>
        <w:pStyle w:val="listbullet0"/>
      </w:pPr>
      <w:r>
        <w:t>Under Scenario 1, the current SAA and the least volatile portfolio (P2) would achieve an SRM of High, while the SRM for the most volatile portfolio (P1) is High</w:t>
      </w:r>
    </w:p>
    <w:p w14:paraId="3E87B066" w14:textId="77777777" w:rsidR="008667A0" w:rsidRDefault="00165603">
      <w:pPr>
        <w:pStyle w:val="listbullet0"/>
      </w:pPr>
      <w:r>
        <w:t>Under Scenario 2, the most volatile portfolio (P1) and the least volatile portfolio (P2) would achieve the same SRM of High as the current asset allocation</w:t>
      </w:r>
    </w:p>
    <w:p w14:paraId="7687142A" w14:textId="77777777" w:rsidR="008667A0" w:rsidRDefault="00165603">
      <w:pPr>
        <w:pStyle w:val="BodyStyle"/>
      </w:pPr>
      <w:r>
        <w:t>As reviewed above, market fluctuations would have a modest impact on the investment strategy. For detailed stress testing analysis of P1 and P2, refer to Appendix B.</w:t>
      </w:r>
    </w:p>
    <w:p w14:paraId="371D8AAA" w14:textId="77777777" w:rsidR="008667A0" w:rsidRDefault="008667A0">
      <w:pPr>
        <w:pStyle w:val="BodyStyle"/>
      </w:pPr>
    </w:p>
    <w:p w14:paraId="035D7BE5" w14:textId="77777777" w:rsidR="008667A0" w:rsidRDefault="00165603">
      <w:pPr>
        <w:pStyle w:val="Heading3"/>
      </w:pPr>
      <w:bookmarkStart w:id="1207" w:name="_Toc147237926"/>
      <w:r>
        <w:t>Recommendations</w:t>
      </w:r>
      <w:bookmarkEnd w:id="1207"/>
    </w:p>
    <w:p w14:paraId="3466B564" w14:textId="77777777" w:rsidR="008667A0" w:rsidRDefault="00165603">
      <w:pPr>
        <w:pStyle w:val="listbullet0"/>
      </w:pPr>
      <w:r>
        <w:t>Maintain the current Strategic Asset Allocation</w:t>
      </w:r>
    </w:p>
    <w:p w14:paraId="634995D1" w14:textId="77777777" w:rsidR="008667A0" w:rsidRDefault="00165603">
      <w:pPr>
        <w:pStyle w:val="listbullet0"/>
      </w:pPr>
      <w:r>
        <w:t xml:space="preserve">Maintain the current investment objective of CPI + 2.0% pa over rolling 7-year periods </w:t>
      </w:r>
    </w:p>
    <w:p w14:paraId="190560A0" w14:textId="77777777" w:rsidR="008667A0" w:rsidRDefault="00165603">
      <w:pPr>
        <w:pStyle w:val="listbullet0"/>
      </w:pPr>
      <w:r>
        <w:t>Adopt an SRM of High</w:t>
      </w:r>
    </w:p>
    <w:p w14:paraId="7E588A9A" w14:textId="7E129C8D" w:rsidR="008667A0" w:rsidRDefault="00165603">
      <w:pPr>
        <w:pStyle w:val="Heading2"/>
      </w:pPr>
      <w:bookmarkStart w:id="1208" w:name="_Toc147237927"/>
      <w:r>
        <w:t xml:space="preserve">Analysis of Strategy: </w:t>
      </w:r>
      <w:r w:rsidR="00E24120">
        <w:t>Active</w:t>
      </w:r>
      <w:r>
        <w:t xml:space="preserve"> 70</w:t>
      </w:r>
      <w:bookmarkEnd w:id="1208"/>
    </w:p>
    <w:p w14:paraId="25CA23CB" w14:textId="77777777" w:rsidR="008667A0" w:rsidRDefault="00165603">
      <w:pPr>
        <w:pStyle w:val="Heading3"/>
      </w:pPr>
      <w:bookmarkStart w:id="1209" w:name="_Toc147237928"/>
      <w:r>
        <w:t>Analysis of Asset Allocation</w:t>
      </w:r>
      <w:bookmarkEnd w:id="1209"/>
    </w:p>
    <w:p w14:paraId="56CBE14F" w14:textId="77777777" w:rsidR="008667A0" w:rsidRDefault="00165603">
      <w:pPr>
        <w:pStyle w:val="BodyStyle"/>
      </w:pPr>
      <w:r>
        <w:t>Table 17 tests and demonstrates the returns, volatility of returns and the probabilities of the current SAA meeting the current stated investment objective of CPI + 3.0% pa over 8-year periods, on a historical basis, before management fees and tax.</w:t>
      </w:r>
    </w:p>
    <w:p w14:paraId="668F873D" w14:textId="77777777" w:rsidR="008667A0" w:rsidRDefault="00165603">
      <w:pPr>
        <w:pStyle w:val="T-Title"/>
      </w:pPr>
      <w:r>
        <w:t>Table 17: Scenario 1 Historical Analysis – Strategic Asset Allocations</w:t>
      </w:r>
    </w:p>
    <w:tbl>
      <w:tblPr>
        <w:tblStyle w:val="Table2"/>
        <w:tblW w:w="9874" w:type="dxa"/>
        <w:tblLook w:val="04A0" w:firstRow="1" w:lastRow="0" w:firstColumn="1" w:lastColumn="0" w:noHBand="0" w:noVBand="1"/>
        <w:tblPrChange w:id="1210" w:author="Kevin Toohey" w:date="2023-10-03T16:57:00Z">
          <w:tblPr>
            <w:tblStyle w:val="Table2"/>
            <w:tblW w:w="0" w:type="auto"/>
            <w:tblLook w:val="04A0" w:firstRow="1" w:lastRow="0" w:firstColumn="1" w:lastColumn="0" w:noHBand="0" w:noVBand="1"/>
          </w:tblPr>
        </w:tblPrChange>
      </w:tblPr>
      <w:tblGrid>
        <w:gridCol w:w="4820"/>
        <w:gridCol w:w="1652"/>
        <w:gridCol w:w="1701"/>
        <w:gridCol w:w="1701"/>
        <w:tblGridChange w:id="1211">
          <w:tblGrid>
            <w:gridCol w:w="3877"/>
            <w:gridCol w:w="1899"/>
            <w:gridCol w:w="1928"/>
            <w:gridCol w:w="1928"/>
          </w:tblGrid>
        </w:tblGridChange>
      </w:tblGrid>
      <w:tr w:rsidR="008667A0" w14:paraId="23683A8B" w14:textId="77777777" w:rsidTr="002D11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tcPrChange w:id="1212" w:author="Kevin Toohey" w:date="2023-10-03T16:57:00Z">
              <w:tcPr>
                <w:tcW w:w="5040" w:type="dxa"/>
              </w:tcPr>
            </w:tcPrChange>
          </w:tcPr>
          <w:p w14:paraId="2B440C73" w14:textId="77777777" w:rsidR="008667A0" w:rsidRDefault="00165603">
            <w:pPr>
              <w:cnfStyle w:val="101000000000" w:firstRow="1" w:lastRow="0" w:firstColumn="1" w:lastColumn="0" w:oddVBand="0" w:evenVBand="0" w:oddHBand="0" w:evenHBand="0" w:firstRowFirstColumn="0" w:firstRowLastColumn="0" w:lastRowFirstColumn="0" w:lastRowLastColumn="0"/>
            </w:pPr>
            <w:r>
              <w:t>Category</w:t>
            </w:r>
          </w:p>
        </w:tc>
        <w:tc>
          <w:tcPr>
            <w:tcW w:w="1652" w:type="dxa"/>
            <w:tcPrChange w:id="1213" w:author="Kevin Toohey" w:date="2023-10-03T16:57:00Z">
              <w:tcPr>
                <w:tcW w:w="2408" w:type="dxa"/>
              </w:tcPr>
            </w:tcPrChange>
          </w:tcPr>
          <w:p w14:paraId="6C9E50B8"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701" w:type="dxa"/>
            <w:tcPrChange w:id="1214" w:author="Kevin Toohey" w:date="2023-10-03T16:57:00Z">
              <w:tcPr>
                <w:tcW w:w="2408" w:type="dxa"/>
              </w:tcPr>
            </w:tcPrChange>
          </w:tcPr>
          <w:p w14:paraId="108BA4D9" w14:textId="77777777" w:rsidR="008667A0" w:rsidRDefault="00165603">
            <w:pPr>
              <w:cnfStyle w:val="100000000000" w:firstRow="1" w:lastRow="0" w:firstColumn="0" w:lastColumn="0" w:oddVBand="0" w:evenVBand="0" w:oddHBand="0" w:evenHBand="0" w:firstRowFirstColumn="0" w:firstRowLastColumn="0" w:lastRowFirstColumn="0" w:lastRowLastColumn="0"/>
            </w:pPr>
            <w:r>
              <w:t>Most Volatile Portfolio P1</w:t>
            </w:r>
          </w:p>
        </w:tc>
        <w:tc>
          <w:tcPr>
            <w:tcW w:w="1701" w:type="dxa"/>
            <w:tcPrChange w:id="1215" w:author="Kevin Toohey" w:date="2023-10-03T16:57:00Z">
              <w:tcPr>
                <w:tcW w:w="2408" w:type="dxa"/>
              </w:tcPr>
            </w:tcPrChange>
          </w:tcPr>
          <w:p w14:paraId="583FD200" w14:textId="77777777" w:rsidR="008667A0" w:rsidRDefault="00165603">
            <w:pPr>
              <w:cnfStyle w:val="100000000000" w:firstRow="1" w:lastRow="0" w:firstColumn="0" w:lastColumn="0" w:oddVBand="0" w:evenVBand="0" w:oddHBand="0" w:evenHBand="0" w:firstRowFirstColumn="0" w:firstRowLastColumn="0" w:lastRowFirstColumn="0" w:lastRowLastColumn="0"/>
            </w:pPr>
            <w:r>
              <w:t>Least Volatile Portfolio P2</w:t>
            </w:r>
          </w:p>
        </w:tc>
      </w:tr>
      <w:tr w:rsidR="008667A0" w14:paraId="43451792" w14:textId="77777777" w:rsidTr="002D11C8">
        <w:tc>
          <w:tcPr>
            <w:cnfStyle w:val="001000000000" w:firstRow="0" w:lastRow="0" w:firstColumn="1" w:lastColumn="0" w:oddVBand="0" w:evenVBand="0" w:oddHBand="0" w:evenHBand="0" w:firstRowFirstColumn="0" w:firstRowLastColumn="0" w:lastRowFirstColumn="0" w:lastRowLastColumn="0"/>
            <w:tcW w:w="4820" w:type="dxa"/>
            <w:tcPrChange w:id="1216" w:author="Kevin Toohey" w:date="2023-10-03T16:57:00Z">
              <w:tcPr>
                <w:tcW w:w="5040" w:type="dxa"/>
              </w:tcPr>
            </w:tcPrChange>
          </w:tcPr>
          <w:p w14:paraId="709AB997" w14:textId="77777777" w:rsidR="008667A0" w:rsidRDefault="00165603">
            <w:r>
              <w:rPr>
                <w:b/>
              </w:rPr>
              <w:t>Asset Classes</w:t>
            </w:r>
          </w:p>
        </w:tc>
        <w:tc>
          <w:tcPr>
            <w:tcW w:w="1652" w:type="dxa"/>
            <w:tcPrChange w:id="1217" w:author="Kevin Toohey" w:date="2023-10-03T16:57:00Z">
              <w:tcPr>
                <w:tcW w:w="2408" w:type="dxa"/>
              </w:tcPr>
            </w:tcPrChange>
          </w:tcPr>
          <w:p w14:paraId="7ACEC08D"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Change w:id="1218" w:author="Kevin Toohey" w:date="2023-10-03T16:57:00Z">
              <w:tcPr>
                <w:tcW w:w="2408" w:type="dxa"/>
              </w:tcPr>
            </w:tcPrChange>
          </w:tcPr>
          <w:p w14:paraId="68BDD43C"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Change w:id="1219" w:author="Kevin Toohey" w:date="2023-10-03T16:57:00Z">
              <w:tcPr>
                <w:tcW w:w="2408" w:type="dxa"/>
              </w:tcPr>
            </w:tcPrChange>
          </w:tcPr>
          <w:p w14:paraId="5583FB1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15E22C30" w14:textId="77777777" w:rsidTr="002D11C8">
        <w:tc>
          <w:tcPr>
            <w:cnfStyle w:val="001000000000" w:firstRow="0" w:lastRow="0" w:firstColumn="1" w:lastColumn="0" w:oddVBand="0" w:evenVBand="0" w:oddHBand="0" w:evenHBand="0" w:firstRowFirstColumn="0" w:firstRowLastColumn="0" w:lastRowFirstColumn="0" w:lastRowLastColumn="0"/>
            <w:tcW w:w="4820" w:type="dxa"/>
            <w:tcPrChange w:id="1220" w:author="Kevin Toohey" w:date="2023-10-03T16:57:00Z">
              <w:tcPr>
                <w:tcW w:w="5040" w:type="dxa"/>
              </w:tcPr>
            </w:tcPrChange>
          </w:tcPr>
          <w:p w14:paraId="4CA610EF" w14:textId="77777777" w:rsidR="008667A0" w:rsidRDefault="00165603">
            <w:r>
              <w:t xml:space="preserve">  Cash(%)</w:t>
            </w:r>
          </w:p>
        </w:tc>
        <w:tc>
          <w:tcPr>
            <w:tcW w:w="1652" w:type="dxa"/>
            <w:tcPrChange w:id="1221" w:author="Kevin Toohey" w:date="2023-10-03T16:57:00Z">
              <w:tcPr>
                <w:tcW w:w="2408" w:type="dxa"/>
              </w:tcPr>
            </w:tcPrChange>
          </w:tcPr>
          <w:p w14:paraId="19E472F3"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701" w:type="dxa"/>
            <w:tcPrChange w:id="1222" w:author="Kevin Toohey" w:date="2023-10-03T16:57:00Z">
              <w:tcPr>
                <w:tcW w:w="2408" w:type="dxa"/>
              </w:tcPr>
            </w:tcPrChange>
          </w:tcPr>
          <w:p w14:paraId="6C1A8ABF" w14:textId="77777777" w:rsidR="008667A0" w:rsidRDefault="00165603">
            <w:pPr>
              <w:cnfStyle w:val="000000000000" w:firstRow="0" w:lastRow="0" w:firstColumn="0" w:lastColumn="0" w:oddVBand="0" w:evenVBand="0" w:oddHBand="0" w:evenHBand="0" w:firstRowFirstColumn="0" w:firstRowLastColumn="0" w:lastRowFirstColumn="0" w:lastRowLastColumn="0"/>
            </w:pPr>
            <w:r>
              <w:t>2.0</w:t>
            </w:r>
          </w:p>
        </w:tc>
        <w:tc>
          <w:tcPr>
            <w:tcW w:w="1701" w:type="dxa"/>
            <w:tcPrChange w:id="1223" w:author="Kevin Toohey" w:date="2023-10-03T16:57:00Z">
              <w:tcPr>
                <w:tcW w:w="2408" w:type="dxa"/>
              </w:tcPr>
            </w:tcPrChange>
          </w:tcPr>
          <w:p w14:paraId="5149C39D"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r w:rsidR="008667A0" w14:paraId="7CC169F9" w14:textId="77777777" w:rsidTr="002D11C8">
        <w:tc>
          <w:tcPr>
            <w:cnfStyle w:val="001000000000" w:firstRow="0" w:lastRow="0" w:firstColumn="1" w:lastColumn="0" w:oddVBand="0" w:evenVBand="0" w:oddHBand="0" w:evenHBand="0" w:firstRowFirstColumn="0" w:firstRowLastColumn="0" w:lastRowFirstColumn="0" w:lastRowLastColumn="0"/>
            <w:tcW w:w="4820" w:type="dxa"/>
            <w:tcPrChange w:id="1224" w:author="Kevin Toohey" w:date="2023-10-03T16:57:00Z">
              <w:tcPr>
                <w:tcW w:w="5040" w:type="dxa"/>
              </w:tcPr>
            </w:tcPrChange>
          </w:tcPr>
          <w:p w14:paraId="20C5F239" w14:textId="77777777" w:rsidR="008667A0" w:rsidRDefault="00165603">
            <w:r>
              <w:t xml:space="preserve">  Australian Shares(%)</w:t>
            </w:r>
          </w:p>
        </w:tc>
        <w:tc>
          <w:tcPr>
            <w:tcW w:w="1652" w:type="dxa"/>
            <w:tcPrChange w:id="1225" w:author="Kevin Toohey" w:date="2023-10-03T16:57:00Z">
              <w:tcPr>
                <w:tcW w:w="2408" w:type="dxa"/>
              </w:tcPr>
            </w:tcPrChange>
          </w:tcPr>
          <w:p w14:paraId="64EA44CE" w14:textId="77777777" w:rsidR="008667A0" w:rsidRDefault="00165603">
            <w:pPr>
              <w:cnfStyle w:val="000000000000" w:firstRow="0" w:lastRow="0" w:firstColumn="0" w:lastColumn="0" w:oddVBand="0" w:evenVBand="0" w:oddHBand="0" w:evenHBand="0" w:firstRowFirstColumn="0" w:firstRowLastColumn="0" w:lastRowFirstColumn="0" w:lastRowLastColumn="0"/>
            </w:pPr>
            <w:r>
              <w:t>22.5</w:t>
            </w:r>
          </w:p>
        </w:tc>
        <w:tc>
          <w:tcPr>
            <w:tcW w:w="1701" w:type="dxa"/>
            <w:tcPrChange w:id="1226" w:author="Kevin Toohey" w:date="2023-10-03T16:57:00Z">
              <w:tcPr>
                <w:tcW w:w="2408" w:type="dxa"/>
              </w:tcPr>
            </w:tcPrChange>
          </w:tcPr>
          <w:p w14:paraId="0A5E7359"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c>
          <w:tcPr>
            <w:tcW w:w="1701" w:type="dxa"/>
            <w:tcPrChange w:id="1227" w:author="Kevin Toohey" w:date="2023-10-03T16:57:00Z">
              <w:tcPr>
                <w:tcW w:w="2408" w:type="dxa"/>
              </w:tcPr>
            </w:tcPrChange>
          </w:tcPr>
          <w:p w14:paraId="647BCF02" w14:textId="77777777" w:rsidR="008667A0" w:rsidRDefault="00165603">
            <w:pPr>
              <w:cnfStyle w:val="000000000000" w:firstRow="0" w:lastRow="0" w:firstColumn="0" w:lastColumn="0" w:oddVBand="0" w:evenVBand="0" w:oddHBand="0" w:evenHBand="0" w:firstRowFirstColumn="0" w:firstRowLastColumn="0" w:lastRowFirstColumn="0" w:lastRowLastColumn="0"/>
            </w:pPr>
            <w:r>
              <w:t>18.0</w:t>
            </w:r>
          </w:p>
        </w:tc>
      </w:tr>
      <w:tr w:rsidR="008667A0" w14:paraId="7E77E8F4" w14:textId="77777777" w:rsidTr="002D11C8">
        <w:tc>
          <w:tcPr>
            <w:cnfStyle w:val="001000000000" w:firstRow="0" w:lastRow="0" w:firstColumn="1" w:lastColumn="0" w:oddVBand="0" w:evenVBand="0" w:oddHBand="0" w:evenHBand="0" w:firstRowFirstColumn="0" w:firstRowLastColumn="0" w:lastRowFirstColumn="0" w:lastRowLastColumn="0"/>
            <w:tcW w:w="4820" w:type="dxa"/>
            <w:tcPrChange w:id="1228" w:author="Kevin Toohey" w:date="2023-10-03T16:57:00Z">
              <w:tcPr>
                <w:tcW w:w="5040" w:type="dxa"/>
              </w:tcPr>
            </w:tcPrChange>
          </w:tcPr>
          <w:p w14:paraId="230B6507" w14:textId="77777777" w:rsidR="008667A0" w:rsidRDefault="00165603">
            <w:r>
              <w:t xml:space="preserve">  International Shares(%)</w:t>
            </w:r>
          </w:p>
        </w:tc>
        <w:tc>
          <w:tcPr>
            <w:tcW w:w="1652" w:type="dxa"/>
            <w:tcPrChange w:id="1229" w:author="Kevin Toohey" w:date="2023-10-03T16:57:00Z">
              <w:tcPr>
                <w:tcW w:w="2408" w:type="dxa"/>
              </w:tcPr>
            </w:tcPrChange>
          </w:tcPr>
          <w:p w14:paraId="072F82DB" w14:textId="77777777" w:rsidR="008667A0" w:rsidRDefault="00165603">
            <w:pPr>
              <w:cnfStyle w:val="000000000000" w:firstRow="0" w:lastRow="0" w:firstColumn="0" w:lastColumn="0" w:oddVBand="0" w:evenVBand="0" w:oddHBand="0" w:evenHBand="0" w:firstRowFirstColumn="0" w:firstRowLastColumn="0" w:lastRowFirstColumn="0" w:lastRowLastColumn="0"/>
            </w:pPr>
            <w:r>
              <w:t>22.5</w:t>
            </w:r>
          </w:p>
        </w:tc>
        <w:tc>
          <w:tcPr>
            <w:tcW w:w="1701" w:type="dxa"/>
            <w:tcPrChange w:id="1230" w:author="Kevin Toohey" w:date="2023-10-03T16:57:00Z">
              <w:tcPr>
                <w:tcW w:w="2408" w:type="dxa"/>
              </w:tcPr>
            </w:tcPrChange>
          </w:tcPr>
          <w:p w14:paraId="44BBBFB5"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701" w:type="dxa"/>
            <w:tcPrChange w:id="1231" w:author="Kevin Toohey" w:date="2023-10-03T16:57:00Z">
              <w:tcPr>
                <w:tcW w:w="2408" w:type="dxa"/>
              </w:tcPr>
            </w:tcPrChange>
          </w:tcPr>
          <w:p w14:paraId="71B66CC6" w14:textId="77777777" w:rsidR="008667A0" w:rsidRDefault="00165603">
            <w:pPr>
              <w:cnfStyle w:val="000000000000" w:firstRow="0" w:lastRow="0" w:firstColumn="0" w:lastColumn="0" w:oddVBand="0" w:evenVBand="0" w:oddHBand="0" w:evenHBand="0" w:firstRowFirstColumn="0" w:firstRowLastColumn="0" w:lastRowFirstColumn="0" w:lastRowLastColumn="0"/>
            </w:pPr>
            <w:r>
              <w:t>27.0</w:t>
            </w:r>
          </w:p>
        </w:tc>
      </w:tr>
      <w:tr w:rsidR="008667A0" w14:paraId="16E5B365" w14:textId="77777777" w:rsidTr="002D11C8">
        <w:tc>
          <w:tcPr>
            <w:cnfStyle w:val="001000000000" w:firstRow="0" w:lastRow="0" w:firstColumn="1" w:lastColumn="0" w:oddVBand="0" w:evenVBand="0" w:oddHBand="0" w:evenHBand="0" w:firstRowFirstColumn="0" w:firstRowLastColumn="0" w:lastRowFirstColumn="0" w:lastRowLastColumn="0"/>
            <w:tcW w:w="4820" w:type="dxa"/>
            <w:tcPrChange w:id="1232" w:author="Kevin Toohey" w:date="2023-10-03T16:57:00Z">
              <w:tcPr>
                <w:tcW w:w="5040" w:type="dxa"/>
              </w:tcPr>
            </w:tcPrChange>
          </w:tcPr>
          <w:p w14:paraId="5930D0C0" w14:textId="77777777" w:rsidR="008667A0" w:rsidRDefault="00165603">
            <w:r>
              <w:t xml:space="preserve">  Real Assets(%)</w:t>
            </w:r>
          </w:p>
        </w:tc>
        <w:tc>
          <w:tcPr>
            <w:tcW w:w="1652" w:type="dxa"/>
            <w:tcPrChange w:id="1233" w:author="Kevin Toohey" w:date="2023-10-03T16:57:00Z">
              <w:tcPr>
                <w:tcW w:w="2408" w:type="dxa"/>
              </w:tcPr>
            </w:tcPrChange>
          </w:tcPr>
          <w:p w14:paraId="40C5362F" w14:textId="77777777" w:rsidR="008667A0" w:rsidRDefault="00165603">
            <w:pPr>
              <w:cnfStyle w:val="000000000000" w:firstRow="0" w:lastRow="0" w:firstColumn="0" w:lastColumn="0" w:oddVBand="0" w:evenVBand="0" w:oddHBand="0" w:evenHBand="0" w:firstRowFirstColumn="0" w:firstRowLastColumn="0" w:lastRowFirstColumn="0" w:lastRowLastColumn="0"/>
            </w:pPr>
            <w:r>
              <w:t>12.5</w:t>
            </w:r>
          </w:p>
        </w:tc>
        <w:tc>
          <w:tcPr>
            <w:tcW w:w="1701" w:type="dxa"/>
            <w:tcPrChange w:id="1234" w:author="Kevin Toohey" w:date="2023-10-03T16:57:00Z">
              <w:tcPr>
                <w:tcW w:w="2408" w:type="dxa"/>
              </w:tcPr>
            </w:tcPrChange>
          </w:tcPr>
          <w:p w14:paraId="68BC7A25"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701" w:type="dxa"/>
            <w:tcPrChange w:id="1235" w:author="Kevin Toohey" w:date="2023-10-03T16:57:00Z">
              <w:tcPr>
                <w:tcW w:w="2408" w:type="dxa"/>
              </w:tcPr>
            </w:tcPrChange>
          </w:tcPr>
          <w:p w14:paraId="21A6CBD0"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r w:rsidR="008667A0" w14:paraId="3EA31899" w14:textId="77777777" w:rsidTr="002D11C8">
        <w:tc>
          <w:tcPr>
            <w:cnfStyle w:val="001000000000" w:firstRow="0" w:lastRow="0" w:firstColumn="1" w:lastColumn="0" w:oddVBand="0" w:evenVBand="0" w:oddHBand="0" w:evenHBand="0" w:firstRowFirstColumn="0" w:firstRowLastColumn="0" w:lastRowFirstColumn="0" w:lastRowLastColumn="0"/>
            <w:tcW w:w="4820" w:type="dxa"/>
            <w:tcPrChange w:id="1236" w:author="Kevin Toohey" w:date="2023-10-03T16:57:00Z">
              <w:tcPr>
                <w:tcW w:w="5040" w:type="dxa"/>
              </w:tcPr>
            </w:tcPrChange>
          </w:tcPr>
          <w:p w14:paraId="051FF273" w14:textId="77777777" w:rsidR="008667A0" w:rsidRDefault="00165603">
            <w:r>
              <w:t xml:space="preserve">  Alternatives(%)</w:t>
            </w:r>
          </w:p>
        </w:tc>
        <w:tc>
          <w:tcPr>
            <w:tcW w:w="1652" w:type="dxa"/>
            <w:tcPrChange w:id="1237" w:author="Kevin Toohey" w:date="2023-10-03T16:57:00Z">
              <w:tcPr>
                <w:tcW w:w="2408" w:type="dxa"/>
              </w:tcPr>
            </w:tcPrChange>
          </w:tcPr>
          <w:p w14:paraId="35A4E791" w14:textId="77777777" w:rsidR="008667A0" w:rsidRDefault="00165603">
            <w:pPr>
              <w:cnfStyle w:val="000000000000" w:firstRow="0" w:lastRow="0" w:firstColumn="0" w:lastColumn="0" w:oddVBand="0" w:evenVBand="0" w:oddHBand="0" w:evenHBand="0" w:firstRowFirstColumn="0" w:firstRowLastColumn="0" w:lastRowFirstColumn="0" w:lastRowLastColumn="0"/>
            </w:pPr>
            <w:r>
              <w:t>12.5</w:t>
            </w:r>
          </w:p>
        </w:tc>
        <w:tc>
          <w:tcPr>
            <w:tcW w:w="1701" w:type="dxa"/>
            <w:tcPrChange w:id="1238" w:author="Kevin Toohey" w:date="2023-10-03T16:57:00Z">
              <w:tcPr>
                <w:tcW w:w="2408" w:type="dxa"/>
              </w:tcPr>
            </w:tcPrChange>
          </w:tcPr>
          <w:p w14:paraId="12546B96"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701" w:type="dxa"/>
            <w:tcPrChange w:id="1239" w:author="Kevin Toohey" w:date="2023-10-03T16:57:00Z">
              <w:tcPr>
                <w:tcW w:w="2408" w:type="dxa"/>
              </w:tcPr>
            </w:tcPrChange>
          </w:tcPr>
          <w:p w14:paraId="4BB01F06"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r>
      <w:tr w:rsidR="008667A0" w14:paraId="55EEB1B0" w14:textId="77777777" w:rsidTr="002D11C8">
        <w:tc>
          <w:tcPr>
            <w:cnfStyle w:val="001000000000" w:firstRow="0" w:lastRow="0" w:firstColumn="1" w:lastColumn="0" w:oddVBand="0" w:evenVBand="0" w:oddHBand="0" w:evenHBand="0" w:firstRowFirstColumn="0" w:firstRowLastColumn="0" w:lastRowFirstColumn="0" w:lastRowLastColumn="0"/>
            <w:tcW w:w="4820" w:type="dxa"/>
            <w:tcPrChange w:id="1240" w:author="Kevin Toohey" w:date="2023-10-03T16:57:00Z">
              <w:tcPr>
                <w:tcW w:w="5040" w:type="dxa"/>
              </w:tcPr>
            </w:tcPrChange>
          </w:tcPr>
          <w:p w14:paraId="11F3833F" w14:textId="77777777" w:rsidR="008667A0" w:rsidRDefault="00165603">
            <w:r>
              <w:t xml:space="preserve">  Long Duration(%)</w:t>
            </w:r>
          </w:p>
        </w:tc>
        <w:tc>
          <w:tcPr>
            <w:tcW w:w="1652" w:type="dxa"/>
            <w:tcPrChange w:id="1241" w:author="Kevin Toohey" w:date="2023-10-03T16:57:00Z">
              <w:tcPr>
                <w:tcW w:w="2408" w:type="dxa"/>
              </w:tcPr>
            </w:tcPrChange>
          </w:tcPr>
          <w:p w14:paraId="45FEBD50" w14:textId="77777777" w:rsidR="008667A0" w:rsidRDefault="00165603">
            <w:pPr>
              <w:cnfStyle w:val="000000000000" w:firstRow="0" w:lastRow="0" w:firstColumn="0" w:lastColumn="0" w:oddVBand="0" w:evenVBand="0" w:oddHBand="0" w:evenHBand="0" w:firstRowFirstColumn="0" w:firstRowLastColumn="0" w:lastRowFirstColumn="0" w:lastRowLastColumn="0"/>
            </w:pPr>
            <w:r>
              <w:t>12.5</w:t>
            </w:r>
          </w:p>
        </w:tc>
        <w:tc>
          <w:tcPr>
            <w:tcW w:w="1701" w:type="dxa"/>
            <w:tcPrChange w:id="1242" w:author="Kevin Toohey" w:date="2023-10-03T16:57:00Z">
              <w:tcPr>
                <w:tcW w:w="2408" w:type="dxa"/>
              </w:tcPr>
            </w:tcPrChange>
          </w:tcPr>
          <w:p w14:paraId="58B16D18" w14:textId="77777777" w:rsidR="008667A0" w:rsidRDefault="00165603">
            <w:pPr>
              <w:cnfStyle w:val="000000000000" w:firstRow="0" w:lastRow="0" w:firstColumn="0" w:lastColumn="0" w:oddVBand="0" w:evenVBand="0" w:oddHBand="0" w:evenHBand="0" w:firstRowFirstColumn="0" w:firstRowLastColumn="0" w:lastRowFirstColumn="0" w:lastRowLastColumn="0"/>
            </w:pPr>
            <w:r>
              <w:t>8.0</w:t>
            </w:r>
          </w:p>
        </w:tc>
        <w:tc>
          <w:tcPr>
            <w:tcW w:w="1701" w:type="dxa"/>
            <w:tcPrChange w:id="1243" w:author="Kevin Toohey" w:date="2023-10-03T16:57:00Z">
              <w:tcPr>
                <w:tcW w:w="2408" w:type="dxa"/>
              </w:tcPr>
            </w:tcPrChange>
          </w:tcPr>
          <w:p w14:paraId="29B3130D" w14:textId="77777777" w:rsidR="008667A0" w:rsidRDefault="00165603">
            <w:pPr>
              <w:cnfStyle w:val="000000000000" w:firstRow="0" w:lastRow="0" w:firstColumn="0" w:lastColumn="0" w:oddVBand="0" w:evenVBand="0" w:oddHBand="0" w:evenHBand="0" w:firstRowFirstColumn="0" w:firstRowLastColumn="0" w:lastRowFirstColumn="0" w:lastRowLastColumn="0"/>
            </w:pPr>
            <w:r>
              <w:t>18.0</w:t>
            </w:r>
          </w:p>
        </w:tc>
      </w:tr>
      <w:tr w:rsidR="008667A0" w14:paraId="411968CE" w14:textId="77777777" w:rsidTr="002D11C8">
        <w:tc>
          <w:tcPr>
            <w:cnfStyle w:val="001000000000" w:firstRow="0" w:lastRow="0" w:firstColumn="1" w:lastColumn="0" w:oddVBand="0" w:evenVBand="0" w:oddHBand="0" w:evenHBand="0" w:firstRowFirstColumn="0" w:firstRowLastColumn="0" w:lastRowFirstColumn="0" w:lastRowLastColumn="0"/>
            <w:tcW w:w="4820" w:type="dxa"/>
            <w:tcPrChange w:id="1244" w:author="Kevin Toohey" w:date="2023-10-03T16:57:00Z">
              <w:tcPr>
                <w:tcW w:w="5040" w:type="dxa"/>
              </w:tcPr>
            </w:tcPrChange>
          </w:tcPr>
          <w:p w14:paraId="41239038" w14:textId="77777777" w:rsidR="008667A0" w:rsidRDefault="00165603">
            <w:r>
              <w:lastRenderedPageBreak/>
              <w:t xml:space="preserve">  Floating Rate(%)</w:t>
            </w:r>
          </w:p>
        </w:tc>
        <w:tc>
          <w:tcPr>
            <w:tcW w:w="1652" w:type="dxa"/>
            <w:tcPrChange w:id="1245" w:author="Kevin Toohey" w:date="2023-10-03T16:57:00Z">
              <w:tcPr>
                <w:tcW w:w="2408" w:type="dxa"/>
              </w:tcPr>
            </w:tcPrChange>
          </w:tcPr>
          <w:p w14:paraId="0C6081AC" w14:textId="77777777" w:rsidR="008667A0" w:rsidRDefault="00165603">
            <w:pPr>
              <w:cnfStyle w:val="000000000000" w:firstRow="0" w:lastRow="0" w:firstColumn="0" w:lastColumn="0" w:oddVBand="0" w:evenVBand="0" w:oddHBand="0" w:evenHBand="0" w:firstRowFirstColumn="0" w:firstRowLastColumn="0" w:lastRowFirstColumn="0" w:lastRowLastColumn="0"/>
            </w:pPr>
            <w:r>
              <w:t>12.5</w:t>
            </w:r>
          </w:p>
        </w:tc>
        <w:tc>
          <w:tcPr>
            <w:tcW w:w="1701" w:type="dxa"/>
            <w:tcPrChange w:id="1246" w:author="Kevin Toohey" w:date="2023-10-03T16:57:00Z">
              <w:tcPr>
                <w:tcW w:w="2408" w:type="dxa"/>
              </w:tcPr>
            </w:tcPrChange>
          </w:tcPr>
          <w:p w14:paraId="6D5B6857"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c>
          <w:tcPr>
            <w:tcW w:w="1701" w:type="dxa"/>
            <w:tcPrChange w:id="1247" w:author="Kevin Toohey" w:date="2023-10-03T16:57:00Z">
              <w:tcPr>
                <w:tcW w:w="2408" w:type="dxa"/>
              </w:tcPr>
            </w:tcPrChange>
          </w:tcPr>
          <w:p w14:paraId="66BECF09" w14:textId="77777777" w:rsidR="008667A0" w:rsidRDefault="00165603">
            <w:pPr>
              <w:cnfStyle w:val="000000000000" w:firstRow="0" w:lastRow="0" w:firstColumn="0" w:lastColumn="0" w:oddVBand="0" w:evenVBand="0" w:oddHBand="0" w:evenHBand="0" w:firstRowFirstColumn="0" w:firstRowLastColumn="0" w:lastRowFirstColumn="0" w:lastRowLastColumn="0"/>
            </w:pPr>
            <w:r>
              <w:t>2.0</w:t>
            </w:r>
          </w:p>
        </w:tc>
      </w:tr>
      <w:tr w:rsidR="008667A0" w14:paraId="7A45758E" w14:textId="77777777" w:rsidTr="002D11C8">
        <w:tc>
          <w:tcPr>
            <w:cnfStyle w:val="001000000000" w:firstRow="0" w:lastRow="0" w:firstColumn="1" w:lastColumn="0" w:oddVBand="0" w:evenVBand="0" w:oddHBand="0" w:evenHBand="0" w:firstRowFirstColumn="0" w:firstRowLastColumn="0" w:lastRowFirstColumn="0" w:lastRowLastColumn="0"/>
            <w:tcW w:w="4820" w:type="dxa"/>
            <w:tcPrChange w:id="1248" w:author="Kevin Toohey" w:date="2023-10-03T16:57:00Z">
              <w:tcPr>
                <w:tcW w:w="5040" w:type="dxa"/>
              </w:tcPr>
            </w:tcPrChange>
          </w:tcPr>
          <w:p w14:paraId="06D68D31" w14:textId="77777777" w:rsidR="008667A0" w:rsidRDefault="00165603">
            <w:r>
              <w:rPr>
                <w:b/>
              </w:rPr>
              <w:t>Total</w:t>
            </w:r>
          </w:p>
        </w:tc>
        <w:tc>
          <w:tcPr>
            <w:tcW w:w="1652" w:type="dxa"/>
            <w:tcPrChange w:id="1249" w:author="Kevin Toohey" w:date="2023-10-03T16:57:00Z">
              <w:tcPr>
                <w:tcW w:w="2408" w:type="dxa"/>
              </w:tcPr>
            </w:tcPrChange>
          </w:tcPr>
          <w:p w14:paraId="6FF348EB"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701" w:type="dxa"/>
            <w:tcPrChange w:id="1250" w:author="Kevin Toohey" w:date="2023-10-03T16:57:00Z">
              <w:tcPr>
                <w:tcW w:w="2408" w:type="dxa"/>
              </w:tcPr>
            </w:tcPrChange>
          </w:tcPr>
          <w:p w14:paraId="63416172"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701" w:type="dxa"/>
            <w:tcPrChange w:id="1251" w:author="Kevin Toohey" w:date="2023-10-03T16:57:00Z">
              <w:tcPr>
                <w:tcW w:w="2408" w:type="dxa"/>
              </w:tcPr>
            </w:tcPrChange>
          </w:tcPr>
          <w:p w14:paraId="5E4438D7"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r>
      <w:tr w:rsidR="008667A0" w14:paraId="571F94BE" w14:textId="77777777" w:rsidTr="002D11C8">
        <w:tc>
          <w:tcPr>
            <w:cnfStyle w:val="001000000000" w:firstRow="0" w:lastRow="0" w:firstColumn="1" w:lastColumn="0" w:oddVBand="0" w:evenVBand="0" w:oddHBand="0" w:evenHBand="0" w:firstRowFirstColumn="0" w:firstRowLastColumn="0" w:lastRowFirstColumn="0" w:lastRowLastColumn="0"/>
            <w:tcW w:w="4820" w:type="dxa"/>
            <w:tcPrChange w:id="1252" w:author="Kevin Toohey" w:date="2023-10-03T16:57:00Z">
              <w:tcPr>
                <w:tcW w:w="5040" w:type="dxa"/>
              </w:tcPr>
            </w:tcPrChange>
          </w:tcPr>
          <w:p w14:paraId="55BBC68A" w14:textId="77777777" w:rsidR="008667A0" w:rsidRDefault="00165603">
            <w:r>
              <w:t xml:space="preserve">  Growth(%)</w:t>
            </w:r>
          </w:p>
        </w:tc>
        <w:tc>
          <w:tcPr>
            <w:tcW w:w="1652" w:type="dxa"/>
            <w:tcPrChange w:id="1253" w:author="Kevin Toohey" w:date="2023-10-03T16:57:00Z">
              <w:tcPr>
                <w:tcW w:w="2408" w:type="dxa"/>
              </w:tcPr>
            </w:tcPrChange>
          </w:tcPr>
          <w:p w14:paraId="1FBC8303" w14:textId="77777777" w:rsidR="008667A0" w:rsidRDefault="00165603">
            <w:pPr>
              <w:cnfStyle w:val="000000000000" w:firstRow="0" w:lastRow="0" w:firstColumn="0" w:lastColumn="0" w:oddVBand="0" w:evenVBand="0" w:oddHBand="0" w:evenHBand="0" w:firstRowFirstColumn="0" w:firstRowLastColumn="0" w:lastRowFirstColumn="0" w:lastRowLastColumn="0"/>
            </w:pPr>
            <w:r>
              <w:t>70.0</w:t>
            </w:r>
          </w:p>
        </w:tc>
        <w:tc>
          <w:tcPr>
            <w:tcW w:w="1701" w:type="dxa"/>
            <w:tcPrChange w:id="1254" w:author="Kevin Toohey" w:date="2023-10-03T16:57:00Z">
              <w:tcPr>
                <w:tcW w:w="2408" w:type="dxa"/>
              </w:tcPr>
            </w:tcPrChange>
          </w:tcPr>
          <w:p w14:paraId="1DFACCA1" w14:textId="77777777" w:rsidR="008667A0" w:rsidRDefault="00165603">
            <w:pPr>
              <w:cnfStyle w:val="000000000000" w:firstRow="0" w:lastRow="0" w:firstColumn="0" w:lastColumn="0" w:oddVBand="0" w:evenVBand="0" w:oddHBand="0" w:evenHBand="0" w:firstRowFirstColumn="0" w:firstRowLastColumn="0" w:lastRowFirstColumn="0" w:lastRowLastColumn="0"/>
            </w:pPr>
            <w:r>
              <w:t>70.0</w:t>
            </w:r>
          </w:p>
        </w:tc>
        <w:tc>
          <w:tcPr>
            <w:tcW w:w="1701" w:type="dxa"/>
            <w:tcPrChange w:id="1255" w:author="Kevin Toohey" w:date="2023-10-03T16:57:00Z">
              <w:tcPr>
                <w:tcW w:w="2408" w:type="dxa"/>
              </w:tcPr>
            </w:tcPrChange>
          </w:tcPr>
          <w:p w14:paraId="3988FB5B" w14:textId="77777777" w:rsidR="008667A0" w:rsidRDefault="00165603">
            <w:pPr>
              <w:cnfStyle w:val="000000000000" w:firstRow="0" w:lastRow="0" w:firstColumn="0" w:lastColumn="0" w:oddVBand="0" w:evenVBand="0" w:oddHBand="0" w:evenHBand="0" w:firstRowFirstColumn="0" w:firstRowLastColumn="0" w:lastRowFirstColumn="0" w:lastRowLastColumn="0"/>
            </w:pPr>
            <w:r>
              <w:t>70.0</w:t>
            </w:r>
          </w:p>
        </w:tc>
      </w:tr>
      <w:tr w:rsidR="008667A0" w14:paraId="20D03ED9" w14:textId="77777777" w:rsidTr="002D11C8">
        <w:tc>
          <w:tcPr>
            <w:cnfStyle w:val="001000000000" w:firstRow="0" w:lastRow="0" w:firstColumn="1" w:lastColumn="0" w:oddVBand="0" w:evenVBand="0" w:oddHBand="0" w:evenHBand="0" w:firstRowFirstColumn="0" w:firstRowLastColumn="0" w:lastRowFirstColumn="0" w:lastRowLastColumn="0"/>
            <w:tcW w:w="4820" w:type="dxa"/>
            <w:tcPrChange w:id="1256" w:author="Kevin Toohey" w:date="2023-10-03T16:57:00Z">
              <w:tcPr>
                <w:tcW w:w="5040" w:type="dxa"/>
              </w:tcPr>
            </w:tcPrChange>
          </w:tcPr>
          <w:p w14:paraId="719A302F" w14:textId="77777777" w:rsidR="008667A0" w:rsidRDefault="00165603">
            <w:r>
              <w:t xml:space="preserve">  Defensive(%)</w:t>
            </w:r>
          </w:p>
        </w:tc>
        <w:tc>
          <w:tcPr>
            <w:tcW w:w="1652" w:type="dxa"/>
            <w:tcPrChange w:id="1257" w:author="Kevin Toohey" w:date="2023-10-03T16:57:00Z">
              <w:tcPr>
                <w:tcW w:w="2408" w:type="dxa"/>
              </w:tcPr>
            </w:tcPrChange>
          </w:tcPr>
          <w:p w14:paraId="4337823F"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c>
          <w:tcPr>
            <w:tcW w:w="1701" w:type="dxa"/>
            <w:tcPrChange w:id="1258" w:author="Kevin Toohey" w:date="2023-10-03T16:57:00Z">
              <w:tcPr>
                <w:tcW w:w="2408" w:type="dxa"/>
              </w:tcPr>
            </w:tcPrChange>
          </w:tcPr>
          <w:p w14:paraId="438C7870"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c>
          <w:tcPr>
            <w:tcW w:w="1701" w:type="dxa"/>
            <w:tcPrChange w:id="1259" w:author="Kevin Toohey" w:date="2023-10-03T16:57:00Z">
              <w:tcPr>
                <w:tcW w:w="2408" w:type="dxa"/>
              </w:tcPr>
            </w:tcPrChange>
          </w:tcPr>
          <w:p w14:paraId="7EF53A73"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r>
      <w:tr w:rsidR="008667A0" w14:paraId="59056683" w14:textId="77777777" w:rsidTr="002D11C8">
        <w:tc>
          <w:tcPr>
            <w:cnfStyle w:val="001000000000" w:firstRow="0" w:lastRow="0" w:firstColumn="1" w:lastColumn="0" w:oddVBand="0" w:evenVBand="0" w:oddHBand="0" w:evenHBand="0" w:firstRowFirstColumn="0" w:firstRowLastColumn="0" w:lastRowFirstColumn="0" w:lastRowLastColumn="0"/>
            <w:tcW w:w="4820" w:type="dxa"/>
            <w:tcPrChange w:id="1260" w:author="Kevin Toohey" w:date="2023-10-03T16:57:00Z">
              <w:tcPr>
                <w:tcW w:w="5040" w:type="dxa"/>
              </w:tcPr>
            </w:tcPrChange>
          </w:tcPr>
          <w:p w14:paraId="7007C20D" w14:textId="77777777" w:rsidR="008667A0" w:rsidRDefault="00165603">
            <w:r>
              <w:rPr>
                <w:b/>
              </w:rPr>
              <w:t>Scenario Analysis</w:t>
            </w:r>
          </w:p>
        </w:tc>
        <w:tc>
          <w:tcPr>
            <w:tcW w:w="1652" w:type="dxa"/>
            <w:tcPrChange w:id="1261" w:author="Kevin Toohey" w:date="2023-10-03T16:57:00Z">
              <w:tcPr>
                <w:tcW w:w="2408" w:type="dxa"/>
              </w:tcPr>
            </w:tcPrChange>
          </w:tcPr>
          <w:p w14:paraId="74AC67E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Change w:id="1262" w:author="Kevin Toohey" w:date="2023-10-03T16:57:00Z">
              <w:tcPr>
                <w:tcW w:w="2408" w:type="dxa"/>
              </w:tcPr>
            </w:tcPrChange>
          </w:tcPr>
          <w:p w14:paraId="151AFA7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Change w:id="1263" w:author="Kevin Toohey" w:date="2023-10-03T16:57:00Z">
              <w:tcPr>
                <w:tcW w:w="2408" w:type="dxa"/>
              </w:tcPr>
            </w:tcPrChange>
          </w:tcPr>
          <w:p w14:paraId="4706555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768CD952" w14:textId="77777777" w:rsidTr="002D11C8">
        <w:tc>
          <w:tcPr>
            <w:cnfStyle w:val="001000000000" w:firstRow="0" w:lastRow="0" w:firstColumn="1" w:lastColumn="0" w:oddVBand="0" w:evenVBand="0" w:oddHBand="0" w:evenHBand="0" w:firstRowFirstColumn="0" w:firstRowLastColumn="0" w:lastRowFirstColumn="0" w:lastRowLastColumn="0"/>
            <w:tcW w:w="4820" w:type="dxa"/>
            <w:tcPrChange w:id="1264" w:author="Kevin Toohey" w:date="2023-10-03T16:57:00Z">
              <w:tcPr>
                <w:tcW w:w="5040" w:type="dxa"/>
              </w:tcPr>
            </w:tcPrChange>
          </w:tcPr>
          <w:p w14:paraId="3F3AA35B" w14:textId="77777777" w:rsidR="008667A0" w:rsidRDefault="00165603">
            <w:r>
              <w:t xml:space="preserve">  Return(%,p.a.)</w:t>
            </w:r>
          </w:p>
        </w:tc>
        <w:tc>
          <w:tcPr>
            <w:tcW w:w="1652" w:type="dxa"/>
            <w:tcPrChange w:id="1265" w:author="Kevin Toohey" w:date="2023-10-03T16:57:00Z">
              <w:tcPr>
                <w:tcW w:w="2408" w:type="dxa"/>
              </w:tcPr>
            </w:tcPrChange>
          </w:tcPr>
          <w:p w14:paraId="4799A5E3" w14:textId="77777777" w:rsidR="008667A0" w:rsidRDefault="00165603">
            <w:pPr>
              <w:cnfStyle w:val="000000000000" w:firstRow="0" w:lastRow="0" w:firstColumn="0" w:lastColumn="0" w:oddVBand="0" w:evenVBand="0" w:oddHBand="0" w:evenHBand="0" w:firstRowFirstColumn="0" w:firstRowLastColumn="0" w:lastRowFirstColumn="0" w:lastRowLastColumn="0"/>
            </w:pPr>
            <w:r>
              <w:t>6.8</w:t>
            </w:r>
          </w:p>
        </w:tc>
        <w:tc>
          <w:tcPr>
            <w:tcW w:w="1701" w:type="dxa"/>
            <w:tcPrChange w:id="1266" w:author="Kevin Toohey" w:date="2023-10-03T16:57:00Z">
              <w:tcPr>
                <w:tcW w:w="2408" w:type="dxa"/>
              </w:tcPr>
            </w:tcPrChange>
          </w:tcPr>
          <w:p w14:paraId="6C7DC868" w14:textId="77777777" w:rsidR="008667A0" w:rsidRDefault="00165603">
            <w:pPr>
              <w:cnfStyle w:val="000000000000" w:firstRow="0" w:lastRow="0" w:firstColumn="0" w:lastColumn="0" w:oddVBand="0" w:evenVBand="0" w:oddHBand="0" w:evenHBand="0" w:firstRowFirstColumn="0" w:firstRowLastColumn="0" w:lastRowFirstColumn="0" w:lastRowLastColumn="0"/>
            </w:pPr>
            <w:r>
              <w:t>6.8</w:t>
            </w:r>
          </w:p>
        </w:tc>
        <w:tc>
          <w:tcPr>
            <w:tcW w:w="1701" w:type="dxa"/>
            <w:tcPrChange w:id="1267" w:author="Kevin Toohey" w:date="2023-10-03T16:57:00Z">
              <w:tcPr>
                <w:tcW w:w="2408" w:type="dxa"/>
              </w:tcPr>
            </w:tcPrChange>
          </w:tcPr>
          <w:p w14:paraId="307E40E8" w14:textId="77777777" w:rsidR="008667A0" w:rsidRDefault="00165603">
            <w:pPr>
              <w:cnfStyle w:val="000000000000" w:firstRow="0" w:lastRow="0" w:firstColumn="0" w:lastColumn="0" w:oddVBand="0" w:evenVBand="0" w:oddHBand="0" w:evenHBand="0" w:firstRowFirstColumn="0" w:firstRowLastColumn="0" w:lastRowFirstColumn="0" w:lastRowLastColumn="0"/>
            </w:pPr>
            <w:r>
              <w:t>6.7</w:t>
            </w:r>
          </w:p>
        </w:tc>
      </w:tr>
      <w:tr w:rsidR="008667A0" w14:paraId="55FE4219" w14:textId="77777777" w:rsidTr="002D11C8">
        <w:tc>
          <w:tcPr>
            <w:cnfStyle w:val="001000000000" w:firstRow="0" w:lastRow="0" w:firstColumn="1" w:lastColumn="0" w:oddVBand="0" w:evenVBand="0" w:oddHBand="0" w:evenHBand="0" w:firstRowFirstColumn="0" w:firstRowLastColumn="0" w:lastRowFirstColumn="0" w:lastRowLastColumn="0"/>
            <w:tcW w:w="4820" w:type="dxa"/>
            <w:tcPrChange w:id="1268" w:author="Kevin Toohey" w:date="2023-10-03T16:57:00Z">
              <w:tcPr>
                <w:tcW w:w="5040" w:type="dxa"/>
              </w:tcPr>
            </w:tcPrChange>
          </w:tcPr>
          <w:p w14:paraId="147A2537" w14:textId="77777777" w:rsidR="008667A0" w:rsidRDefault="00165603">
            <w:r>
              <w:t xml:space="preserve">  Volatility(%,p.a.)</w:t>
            </w:r>
          </w:p>
        </w:tc>
        <w:tc>
          <w:tcPr>
            <w:tcW w:w="1652" w:type="dxa"/>
            <w:tcPrChange w:id="1269" w:author="Kevin Toohey" w:date="2023-10-03T16:57:00Z">
              <w:tcPr>
                <w:tcW w:w="2408" w:type="dxa"/>
              </w:tcPr>
            </w:tcPrChange>
          </w:tcPr>
          <w:p w14:paraId="2CF25D5D" w14:textId="77777777" w:rsidR="008667A0" w:rsidRDefault="00165603">
            <w:pPr>
              <w:cnfStyle w:val="000000000000" w:firstRow="0" w:lastRow="0" w:firstColumn="0" w:lastColumn="0" w:oddVBand="0" w:evenVBand="0" w:oddHBand="0" w:evenHBand="0" w:firstRowFirstColumn="0" w:firstRowLastColumn="0" w:lastRowFirstColumn="0" w:lastRowLastColumn="0"/>
            </w:pPr>
            <w:r>
              <w:t>7.1</w:t>
            </w:r>
          </w:p>
        </w:tc>
        <w:tc>
          <w:tcPr>
            <w:tcW w:w="1701" w:type="dxa"/>
            <w:tcPrChange w:id="1270" w:author="Kevin Toohey" w:date="2023-10-03T16:57:00Z">
              <w:tcPr>
                <w:tcW w:w="2408" w:type="dxa"/>
              </w:tcPr>
            </w:tcPrChange>
          </w:tcPr>
          <w:p w14:paraId="68F47CF8" w14:textId="77777777" w:rsidR="008667A0" w:rsidRDefault="00165603">
            <w:pPr>
              <w:cnfStyle w:val="000000000000" w:firstRow="0" w:lastRow="0" w:firstColumn="0" w:lastColumn="0" w:oddVBand="0" w:evenVBand="0" w:oddHBand="0" w:evenHBand="0" w:firstRowFirstColumn="0" w:firstRowLastColumn="0" w:lastRowFirstColumn="0" w:lastRowLastColumn="0"/>
            </w:pPr>
            <w:r>
              <w:t>7.5</w:t>
            </w:r>
          </w:p>
        </w:tc>
        <w:tc>
          <w:tcPr>
            <w:tcW w:w="1701" w:type="dxa"/>
            <w:tcPrChange w:id="1271" w:author="Kevin Toohey" w:date="2023-10-03T16:57:00Z">
              <w:tcPr>
                <w:tcW w:w="2408" w:type="dxa"/>
              </w:tcPr>
            </w:tcPrChange>
          </w:tcPr>
          <w:p w14:paraId="066B1B2D" w14:textId="77777777" w:rsidR="008667A0" w:rsidRDefault="00165603">
            <w:pPr>
              <w:cnfStyle w:val="000000000000" w:firstRow="0" w:lastRow="0" w:firstColumn="0" w:lastColumn="0" w:oddVBand="0" w:evenVBand="0" w:oddHBand="0" w:evenHBand="0" w:firstRowFirstColumn="0" w:firstRowLastColumn="0" w:lastRowFirstColumn="0" w:lastRowLastColumn="0"/>
            </w:pPr>
            <w:r>
              <w:t>6.8</w:t>
            </w:r>
          </w:p>
        </w:tc>
      </w:tr>
      <w:tr w:rsidR="008667A0" w14:paraId="228D5DC2" w14:textId="77777777" w:rsidTr="002D11C8">
        <w:tc>
          <w:tcPr>
            <w:cnfStyle w:val="001000000000" w:firstRow="0" w:lastRow="0" w:firstColumn="1" w:lastColumn="0" w:oddVBand="0" w:evenVBand="0" w:oddHBand="0" w:evenHBand="0" w:firstRowFirstColumn="0" w:firstRowLastColumn="0" w:lastRowFirstColumn="0" w:lastRowLastColumn="0"/>
            <w:tcW w:w="4820" w:type="dxa"/>
            <w:tcPrChange w:id="1272" w:author="Kevin Toohey" w:date="2023-10-03T16:57:00Z">
              <w:tcPr>
                <w:tcW w:w="5040" w:type="dxa"/>
              </w:tcPr>
            </w:tcPrChange>
          </w:tcPr>
          <w:p w14:paraId="163A8E21" w14:textId="77777777" w:rsidR="008667A0" w:rsidRDefault="00165603">
            <w:r>
              <w:t xml:space="preserve">  Sharpe</w:t>
            </w:r>
          </w:p>
        </w:tc>
        <w:tc>
          <w:tcPr>
            <w:tcW w:w="1652" w:type="dxa"/>
            <w:tcPrChange w:id="1273" w:author="Kevin Toohey" w:date="2023-10-03T16:57:00Z">
              <w:tcPr>
                <w:tcW w:w="2408" w:type="dxa"/>
              </w:tcPr>
            </w:tcPrChange>
          </w:tcPr>
          <w:p w14:paraId="5F6B41AE" w14:textId="77777777" w:rsidR="008667A0" w:rsidRDefault="00165603">
            <w:pPr>
              <w:cnfStyle w:val="000000000000" w:firstRow="0" w:lastRow="0" w:firstColumn="0" w:lastColumn="0" w:oddVBand="0" w:evenVBand="0" w:oddHBand="0" w:evenHBand="0" w:firstRowFirstColumn="0" w:firstRowLastColumn="0" w:lastRowFirstColumn="0" w:lastRowLastColumn="0"/>
            </w:pPr>
            <w:r>
              <w:t>0.36</w:t>
            </w:r>
          </w:p>
        </w:tc>
        <w:tc>
          <w:tcPr>
            <w:tcW w:w="1701" w:type="dxa"/>
            <w:tcPrChange w:id="1274" w:author="Kevin Toohey" w:date="2023-10-03T16:57:00Z">
              <w:tcPr>
                <w:tcW w:w="2408" w:type="dxa"/>
              </w:tcPr>
            </w:tcPrChange>
          </w:tcPr>
          <w:p w14:paraId="30C3AB2B" w14:textId="77777777" w:rsidR="008667A0" w:rsidRDefault="00165603">
            <w:pPr>
              <w:cnfStyle w:val="000000000000" w:firstRow="0" w:lastRow="0" w:firstColumn="0" w:lastColumn="0" w:oddVBand="0" w:evenVBand="0" w:oddHBand="0" w:evenHBand="0" w:firstRowFirstColumn="0" w:firstRowLastColumn="0" w:lastRowFirstColumn="0" w:lastRowLastColumn="0"/>
            </w:pPr>
            <w:r>
              <w:t>0.35</w:t>
            </w:r>
          </w:p>
        </w:tc>
        <w:tc>
          <w:tcPr>
            <w:tcW w:w="1701" w:type="dxa"/>
            <w:tcPrChange w:id="1275" w:author="Kevin Toohey" w:date="2023-10-03T16:57:00Z">
              <w:tcPr>
                <w:tcW w:w="2408" w:type="dxa"/>
              </w:tcPr>
            </w:tcPrChange>
          </w:tcPr>
          <w:p w14:paraId="5D8A6D3B" w14:textId="77777777" w:rsidR="008667A0" w:rsidRDefault="00165603">
            <w:pPr>
              <w:cnfStyle w:val="000000000000" w:firstRow="0" w:lastRow="0" w:firstColumn="0" w:lastColumn="0" w:oddVBand="0" w:evenVBand="0" w:oddHBand="0" w:evenHBand="0" w:firstRowFirstColumn="0" w:firstRowLastColumn="0" w:lastRowFirstColumn="0" w:lastRowLastColumn="0"/>
            </w:pPr>
            <w:r>
              <w:t>0.37</w:t>
            </w:r>
          </w:p>
        </w:tc>
      </w:tr>
      <w:tr w:rsidR="008667A0" w14:paraId="6625137B" w14:textId="77777777" w:rsidTr="002D11C8">
        <w:tc>
          <w:tcPr>
            <w:cnfStyle w:val="001000000000" w:firstRow="0" w:lastRow="0" w:firstColumn="1" w:lastColumn="0" w:oddVBand="0" w:evenVBand="0" w:oddHBand="0" w:evenHBand="0" w:firstRowFirstColumn="0" w:firstRowLastColumn="0" w:lastRowFirstColumn="0" w:lastRowLastColumn="0"/>
            <w:tcW w:w="4820" w:type="dxa"/>
            <w:tcPrChange w:id="1276" w:author="Kevin Toohey" w:date="2023-10-03T16:57:00Z">
              <w:tcPr>
                <w:tcW w:w="5040" w:type="dxa"/>
              </w:tcPr>
            </w:tcPrChange>
          </w:tcPr>
          <w:p w14:paraId="24528F7B" w14:textId="77777777" w:rsidR="008667A0" w:rsidRDefault="00165603">
            <w:r>
              <w:t xml:space="preserve">  Risk Band</w:t>
            </w:r>
          </w:p>
        </w:tc>
        <w:tc>
          <w:tcPr>
            <w:tcW w:w="1652" w:type="dxa"/>
            <w:tcPrChange w:id="1277" w:author="Kevin Toohey" w:date="2023-10-03T16:57:00Z">
              <w:tcPr>
                <w:tcW w:w="2408" w:type="dxa"/>
              </w:tcPr>
            </w:tcPrChange>
          </w:tcPr>
          <w:p w14:paraId="0E571769"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701" w:type="dxa"/>
            <w:tcPrChange w:id="1278" w:author="Kevin Toohey" w:date="2023-10-03T16:57:00Z">
              <w:tcPr>
                <w:tcW w:w="2408" w:type="dxa"/>
              </w:tcPr>
            </w:tcPrChange>
          </w:tcPr>
          <w:p w14:paraId="3E29D3B0"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701" w:type="dxa"/>
            <w:tcPrChange w:id="1279" w:author="Kevin Toohey" w:date="2023-10-03T16:57:00Z">
              <w:tcPr>
                <w:tcW w:w="2408" w:type="dxa"/>
              </w:tcPr>
            </w:tcPrChange>
          </w:tcPr>
          <w:p w14:paraId="65AAD7C8"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667A0" w14:paraId="19CD9926" w14:textId="77777777" w:rsidTr="002D11C8">
        <w:tc>
          <w:tcPr>
            <w:cnfStyle w:val="001000000000" w:firstRow="0" w:lastRow="0" w:firstColumn="1" w:lastColumn="0" w:oddVBand="0" w:evenVBand="0" w:oddHBand="0" w:evenHBand="0" w:firstRowFirstColumn="0" w:firstRowLastColumn="0" w:lastRowFirstColumn="0" w:lastRowLastColumn="0"/>
            <w:tcW w:w="4820" w:type="dxa"/>
            <w:tcPrChange w:id="1280" w:author="Kevin Toohey" w:date="2023-10-03T16:57:00Z">
              <w:tcPr>
                <w:tcW w:w="5040" w:type="dxa"/>
              </w:tcPr>
            </w:tcPrChange>
          </w:tcPr>
          <w:p w14:paraId="3769513E" w14:textId="77777777" w:rsidR="008667A0" w:rsidRDefault="00165603">
            <w:r>
              <w:t xml:space="preserve">  Risk Level</w:t>
            </w:r>
          </w:p>
        </w:tc>
        <w:tc>
          <w:tcPr>
            <w:tcW w:w="1652" w:type="dxa"/>
            <w:tcPrChange w:id="1281" w:author="Kevin Toohey" w:date="2023-10-03T16:57:00Z">
              <w:tcPr>
                <w:tcW w:w="2408" w:type="dxa"/>
              </w:tcPr>
            </w:tcPrChange>
          </w:tcPr>
          <w:p w14:paraId="5E5E7F27"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 to High</w:t>
            </w:r>
          </w:p>
        </w:tc>
        <w:tc>
          <w:tcPr>
            <w:tcW w:w="1701" w:type="dxa"/>
            <w:tcPrChange w:id="1282" w:author="Kevin Toohey" w:date="2023-10-03T16:57:00Z">
              <w:tcPr>
                <w:tcW w:w="2408" w:type="dxa"/>
              </w:tcPr>
            </w:tcPrChange>
          </w:tcPr>
          <w:p w14:paraId="6A40EDE2"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 to High</w:t>
            </w:r>
          </w:p>
        </w:tc>
        <w:tc>
          <w:tcPr>
            <w:tcW w:w="1701" w:type="dxa"/>
            <w:tcPrChange w:id="1283" w:author="Kevin Toohey" w:date="2023-10-03T16:57:00Z">
              <w:tcPr>
                <w:tcW w:w="2408" w:type="dxa"/>
              </w:tcPr>
            </w:tcPrChange>
          </w:tcPr>
          <w:p w14:paraId="57F2D476"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 to High</w:t>
            </w:r>
          </w:p>
        </w:tc>
      </w:tr>
      <w:tr w:rsidR="008667A0" w14:paraId="2C97F0EF" w14:textId="77777777" w:rsidTr="002D11C8">
        <w:tc>
          <w:tcPr>
            <w:cnfStyle w:val="001000000000" w:firstRow="0" w:lastRow="0" w:firstColumn="1" w:lastColumn="0" w:oddVBand="0" w:evenVBand="0" w:oddHBand="0" w:evenHBand="0" w:firstRowFirstColumn="0" w:firstRowLastColumn="0" w:lastRowFirstColumn="0" w:lastRowLastColumn="0"/>
            <w:tcW w:w="4820" w:type="dxa"/>
            <w:tcPrChange w:id="1284" w:author="Kevin Toohey" w:date="2023-10-03T16:57:00Z">
              <w:tcPr>
                <w:tcW w:w="5040" w:type="dxa"/>
              </w:tcPr>
            </w:tcPrChange>
          </w:tcPr>
          <w:p w14:paraId="7F78F7F4" w14:textId="77777777" w:rsidR="008667A0" w:rsidRDefault="00165603">
            <w:r>
              <w:rPr>
                <w:b/>
              </w:rPr>
              <w:t>Probability of Achieving CPI-based Return Target</w:t>
            </w:r>
          </w:p>
        </w:tc>
        <w:tc>
          <w:tcPr>
            <w:tcW w:w="1652" w:type="dxa"/>
            <w:tcPrChange w:id="1285" w:author="Kevin Toohey" w:date="2023-10-03T16:57:00Z">
              <w:tcPr>
                <w:tcW w:w="2408" w:type="dxa"/>
              </w:tcPr>
            </w:tcPrChange>
          </w:tcPr>
          <w:p w14:paraId="5ECD51D6"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Change w:id="1286" w:author="Kevin Toohey" w:date="2023-10-03T16:57:00Z">
              <w:tcPr>
                <w:tcW w:w="2408" w:type="dxa"/>
              </w:tcPr>
            </w:tcPrChange>
          </w:tcPr>
          <w:p w14:paraId="05C964E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Change w:id="1287" w:author="Kevin Toohey" w:date="2023-10-03T16:57:00Z">
              <w:tcPr>
                <w:tcW w:w="2408" w:type="dxa"/>
              </w:tcPr>
            </w:tcPrChange>
          </w:tcPr>
          <w:p w14:paraId="1A2F889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335AF3C3" w14:textId="77777777" w:rsidTr="002D11C8">
        <w:tc>
          <w:tcPr>
            <w:cnfStyle w:val="001000000000" w:firstRow="0" w:lastRow="0" w:firstColumn="1" w:lastColumn="0" w:oddVBand="0" w:evenVBand="0" w:oddHBand="0" w:evenHBand="0" w:firstRowFirstColumn="0" w:firstRowLastColumn="0" w:lastRowFirstColumn="0" w:lastRowLastColumn="0"/>
            <w:tcW w:w="4820" w:type="dxa"/>
            <w:tcPrChange w:id="1288" w:author="Kevin Toohey" w:date="2023-10-03T16:57:00Z">
              <w:tcPr>
                <w:tcW w:w="5040" w:type="dxa"/>
              </w:tcPr>
            </w:tcPrChange>
          </w:tcPr>
          <w:p w14:paraId="5C02BFC3" w14:textId="77777777" w:rsidR="008667A0" w:rsidRDefault="00165603">
            <w:r>
              <w:t xml:space="preserve">  CPI+2.0%p.a. over a 6-year rolling period(%)</w:t>
            </w:r>
          </w:p>
        </w:tc>
        <w:tc>
          <w:tcPr>
            <w:tcW w:w="1652" w:type="dxa"/>
            <w:tcPrChange w:id="1289" w:author="Kevin Toohey" w:date="2023-10-03T16:57:00Z">
              <w:tcPr>
                <w:tcW w:w="2408" w:type="dxa"/>
              </w:tcPr>
            </w:tcPrChange>
          </w:tcPr>
          <w:p w14:paraId="70838BDB" w14:textId="77777777" w:rsidR="008667A0" w:rsidRDefault="00165603">
            <w:pPr>
              <w:cnfStyle w:val="000000000000" w:firstRow="0" w:lastRow="0" w:firstColumn="0" w:lastColumn="0" w:oddVBand="0" w:evenVBand="0" w:oddHBand="0" w:evenHBand="0" w:firstRowFirstColumn="0" w:firstRowLastColumn="0" w:lastRowFirstColumn="0" w:lastRowLastColumn="0"/>
            </w:pPr>
            <w:r>
              <w:t>83.3</w:t>
            </w:r>
          </w:p>
        </w:tc>
        <w:tc>
          <w:tcPr>
            <w:tcW w:w="1701" w:type="dxa"/>
            <w:tcPrChange w:id="1290" w:author="Kevin Toohey" w:date="2023-10-03T16:57:00Z">
              <w:tcPr>
                <w:tcW w:w="2408" w:type="dxa"/>
              </w:tcPr>
            </w:tcPrChange>
          </w:tcPr>
          <w:p w14:paraId="01993F9B" w14:textId="77777777" w:rsidR="008667A0" w:rsidRDefault="00165603">
            <w:pPr>
              <w:cnfStyle w:val="000000000000" w:firstRow="0" w:lastRow="0" w:firstColumn="0" w:lastColumn="0" w:oddVBand="0" w:evenVBand="0" w:oddHBand="0" w:evenHBand="0" w:firstRowFirstColumn="0" w:firstRowLastColumn="0" w:lastRowFirstColumn="0" w:lastRowLastColumn="0"/>
            </w:pPr>
            <w:r>
              <w:t>82.7</w:t>
            </w:r>
          </w:p>
        </w:tc>
        <w:tc>
          <w:tcPr>
            <w:tcW w:w="1701" w:type="dxa"/>
            <w:tcPrChange w:id="1291" w:author="Kevin Toohey" w:date="2023-10-03T16:57:00Z">
              <w:tcPr>
                <w:tcW w:w="2408" w:type="dxa"/>
              </w:tcPr>
            </w:tcPrChange>
          </w:tcPr>
          <w:p w14:paraId="6F29D846" w14:textId="77777777" w:rsidR="008667A0" w:rsidRDefault="00165603">
            <w:pPr>
              <w:cnfStyle w:val="000000000000" w:firstRow="0" w:lastRow="0" w:firstColumn="0" w:lastColumn="0" w:oddVBand="0" w:evenVBand="0" w:oddHBand="0" w:evenHBand="0" w:firstRowFirstColumn="0" w:firstRowLastColumn="0" w:lastRowFirstColumn="0" w:lastRowLastColumn="0"/>
            </w:pPr>
            <w:r>
              <w:t>83.4</w:t>
            </w:r>
          </w:p>
        </w:tc>
      </w:tr>
      <w:tr w:rsidR="008667A0" w14:paraId="35D83A18" w14:textId="77777777" w:rsidTr="002D11C8">
        <w:tc>
          <w:tcPr>
            <w:cnfStyle w:val="001000000000" w:firstRow="0" w:lastRow="0" w:firstColumn="1" w:lastColumn="0" w:oddVBand="0" w:evenVBand="0" w:oddHBand="0" w:evenHBand="0" w:firstRowFirstColumn="0" w:firstRowLastColumn="0" w:lastRowFirstColumn="0" w:lastRowLastColumn="0"/>
            <w:tcW w:w="4820" w:type="dxa"/>
            <w:tcPrChange w:id="1292" w:author="Kevin Toohey" w:date="2023-10-03T16:57:00Z">
              <w:tcPr>
                <w:tcW w:w="5040" w:type="dxa"/>
              </w:tcPr>
            </w:tcPrChange>
          </w:tcPr>
          <w:p w14:paraId="4346484C" w14:textId="77777777" w:rsidR="008667A0" w:rsidRDefault="00165603">
            <w:r>
              <w:t xml:space="preserve">  CPI+2.5%p.a. over a 6-year rolling period(%)</w:t>
            </w:r>
          </w:p>
        </w:tc>
        <w:tc>
          <w:tcPr>
            <w:tcW w:w="1652" w:type="dxa"/>
            <w:tcPrChange w:id="1293" w:author="Kevin Toohey" w:date="2023-10-03T16:57:00Z">
              <w:tcPr>
                <w:tcW w:w="2408" w:type="dxa"/>
              </w:tcPr>
            </w:tcPrChange>
          </w:tcPr>
          <w:p w14:paraId="7A5057E2" w14:textId="77777777" w:rsidR="008667A0" w:rsidRDefault="00165603">
            <w:pPr>
              <w:cnfStyle w:val="000000000000" w:firstRow="0" w:lastRow="0" w:firstColumn="0" w:lastColumn="0" w:oddVBand="0" w:evenVBand="0" w:oddHBand="0" w:evenHBand="0" w:firstRowFirstColumn="0" w:firstRowLastColumn="0" w:lastRowFirstColumn="0" w:lastRowLastColumn="0"/>
            </w:pPr>
            <w:r>
              <w:t>77.2</w:t>
            </w:r>
          </w:p>
        </w:tc>
        <w:tc>
          <w:tcPr>
            <w:tcW w:w="1701" w:type="dxa"/>
            <w:tcPrChange w:id="1294" w:author="Kevin Toohey" w:date="2023-10-03T16:57:00Z">
              <w:tcPr>
                <w:tcW w:w="2408" w:type="dxa"/>
              </w:tcPr>
            </w:tcPrChange>
          </w:tcPr>
          <w:p w14:paraId="774875DB" w14:textId="77777777" w:rsidR="008667A0" w:rsidRDefault="00165603">
            <w:pPr>
              <w:cnfStyle w:val="000000000000" w:firstRow="0" w:lastRow="0" w:firstColumn="0" w:lastColumn="0" w:oddVBand="0" w:evenVBand="0" w:oddHBand="0" w:evenHBand="0" w:firstRowFirstColumn="0" w:firstRowLastColumn="0" w:lastRowFirstColumn="0" w:lastRowLastColumn="0"/>
            </w:pPr>
            <w:r>
              <w:t>76.8</w:t>
            </w:r>
          </w:p>
        </w:tc>
        <w:tc>
          <w:tcPr>
            <w:tcW w:w="1701" w:type="dxa"/>
            <w:tcPrChange w:id="1295" w:author="Kevin Toohey" w:date="2023-10-03T16:57:00Z">
              <w:tcPr>
                <w:tcW w:w="2408" w:type="dxa"/>
              </w:tcPr>
            </w:tcPrChange>
          </w:tcPr>
          <w:p w14:paraId="31DE3D08" w14:textId="77777777" w:rsidR="008667A0" w:rsidRDefault="00165603">
            <w:pPr>
              <w:cnfStyle w:val="000000000000" w:firstRow="0" w:lastRow="0" w:firstColumn="0" w:lastColumn="0" w:oddVBand="0" w:evenVBand="0" w:oddHBand="0" w:evenHBand="0" w:firstRowFirstColumn="0" w:firstRowLastColumn="0" w:lastRowFirstColumn="0" w:lastRowLastColumn="0"/>
            </w:pPr>
            <w:r>
              <w:t>77.0</w:t>
            </w:r>
          </w:p>
        </w:tc>
      </w:tr>
      <w:tr w:rsidR="008667A0" w14:paraId="6BFB2366" w14:textId="77777777" w:rsidTr="002D11C8">
        <w:tc>
          <w:tcPr>
            <w:cnfStyle w:val="001000000000" w:firstRow="0" w:lastRow="0" w:firstColumn="1" w:lastColumn="0" w:oddVBand="0" w:evenVBand="0" w:oddHBand="0" w:evenHBand="0" w:firstRowFirstColumn="0" w:firstRowLastColumn="0" w:lastRowFirstColumn="0" w:lastRowLastColumn="0"/>
            <w:tcW w:w="4820" w:type="dxa"/>
            <w:tcPrChange w:id="1296" w:author="Kevin Toohey" w:date="2023-10-03T16:57:00Z">
              <w:tcPr>
                <w:tcW w:w="5040" w:type="dxa"/>
              </w:tcPr>
            </w:tcPrChange>
          </w:tcPr>
          <w:p w14:paraId="43396A8F" w14:textId="77777777" w:rsidR="008667A0" w:rsidRDefault="00165603">
            <w:r>
              <w:t xml:space="preserve">  CPI+3.0%p.a. over a 6-year rolling period(%)</w:t>
            </w:r>
          </w:p>
        </w:tc>
        <w:tc>
          <w:tcPr>
            <w:tcW w:w="1652" w:type="dxa"/>
            <w:tcPrChange w:id="1297" w:author="Kevin Toohey" w:date="2023-10-03T16:57:00Z">
              <w:tcPr>
                <w:tcW w:w="2408" w:type="dxa"/>
              </w:tcPr>
            </w:tcPrChange>
          </w:tcPr>
          <w:p w14:paraId="0CB9C080" w14:textId="77777777" w:rsidR="008667A0" w:rsidRDefault="00165603">
            <w:pPr>
              <w:cnfStyle w:val="000000000000" w:firstRow="0" w:lastRow="0" w:firstColumn="0" w:lastColumn="0" w:oddVBand="0" w:evenVBand="0" w:oddHBand="0" w:evenHBand="0" w:firstRowFirstColumn="0" w:firstRowLastColumn="0" w:lastRowFirstColumn="0" w:lastRowLastColumn="0"/>
            </w:pPr>
            <w:r>
              <w:t>69.9</w:t>
            </w:r>
          </w:p>
        </w:tc>
        <w:tc>
          <w:tcPr>
            <w:tcW w:w="1701" w:type="dxa"/>
            <w:tcPrChange w:id="1298" w:author="Kevin Toohey" w:date="2023-10-03T16:57:00Z">
              <w:tcPr>
                <w:tcW w:w="2408" w:type="dxa"/>
              </w:tcPr>
            </w:tcPrChange>
          </w:tcPr>
          <w:p w14:paraId="4D1AAC17" w14:textId="77777777" w:rsidR="008667A0" w:rsidRDefault="00165603">
            <w:pPr>
              <w:cnfStyle w:val="000000000000" w:firstRow="0" w:lastRow="0" w:firstColumn="0" w:lastColumn="0" w:oddVBand="0" w:evenVBand="0" w:oddHBand="0" w:evenHBand="0" w:firstRowFirstColumn="0" w:firstRowLastColumn="0" w:lastRowFirstColumn="0" w:lastRowLastColumn="0"/>
            </w:pPr>
            <w:r>
              <w:t>69.8</w:t>
            </w:r>
          </w:p>
        </w:tc>
        <w:tc>
          <w:tcPr>
            <w:tcW w:w="1701" w:type="dxa"/>
            <w:tcPrChange w:id="1299" w:author="Kevin Toohey" w:date="2023-10-03T16:57:00Z">
              <w:tcPr>
                <w:tcW w:w="2408" w:type="dxa"/>
              </w:tcPr>
            </w:tcPrChange>
          </w:tcPr>
          <w:p w14:paraId="1348D409" w14:textId="77777777" w:rsidR="008667A0" w:rsidRDefault="00165603">
            <w:pPr>
              <w:cnfStyle w:val="000000000000" w:firstRow="0" w:lastRow="0" w:firstColumn="0" w:lastColumn="0" w:oddVBand="0" w:evenVBand="0" w:oddHBand="0" w:evenHBand="0" w:firstRowFirstColumn="0" w:firstRowLastColumn="0" w:lastRowFirstColumn="0" w:lastRowLastColumn="0"/>
            </w:pPr>
            <w:r>
              <w:t>69.3</w:t>
            </w:r>
          </w:p>
        </w:tc>
      </w:tr>
      <w:tr w:rsidR="008667A0" w14:paraId="04B1DD7B" w14:textId="77777777" w:rsidTr="002D11C8">
        <w:tc>
          <w:tcPr>
            <w:cnfStyle w:val="001000000000" w:firstRow="0" w:lastRow="0" w:firstColumn="1" w:lastColumn="0" w:oddVBand="0" w:evenVBand="0" w:oddHBand="0" w:evenHBand="0" w:firstRowFirstColumn="0" w:firstRowLastColumn="0" w:lastRowFirstColumn="0" w:lastRowLastColumn="0"/>
            <w:tcW w:w="4820" w:type="dxa"/>
            <w:tcPrChange w:id="1300" w:author="Kevin Toohey" w:date="2023-10-03T16:57:00Z">
              <w:tcPr>
                <w:tcW w:w="5040" w:type="dxa"/>
              </w:tcPr>
            </w:tcPrChange>
          </w:tcPr>
          <w:p w14:paraId="1C8A00DC" w14:textId="77777777" w:rsidR="008667A0" w:rsidRDefault="00165603">
            <w:r>
              <w:t xml:space="preserve">  CPI+3.5%p.a. over a 6-year rolling period(%)</w:t>
            </w:r>
          </w:p>
        </w:tc>
        <w:tc>
          <w:tcPr>
            <w:tcW w:w="1652" w:type="dxa"/>
            <w:tcPrChange w:id="1301" w:author="Kevin Toohey" w:date="2023-10-03T16:57:00Z">
              <w:tcPr>
                <w:tcW w:w="2408" w:type="dxa"/>
              </w:tcPr>
            </w:tcPrChange>
          </w:tcPr>
          <w:p w14:paraId="754FB4B0" w14:textId="77777777" w:rsidR="008667A0" w:rsidRDefault="00165603">
            <w:pPr>
              <w:cnfStyle w:val="000000000000" w:firstRow="0" w:lastRow="0" w:firstColumn="0" w:lastColumn="0" w:oddVBand="0" w:evenVBand="0" w:oddHBand="0" w:evenHBand="0" w:firstRowFirstColumn="0" w:firstRowLastColumn="0" w:lastRowFirstColumn="0" w:lastRowLastColumn="0"/>
            </w:pPr>
            <w:r>
              <w:t>61.4</w:t>
            </w:r>
          </w:p>
        </w:tc>
        <w:tc>
          <w:tcPr>
            <w:tcW w:w="1701" w:type="dxa"/>
            <w:tcPrChange w:id="1302" w:author="Kevin Toohey" w:date="2023-10-03T16:57:00Z">
              <w:tcPr>
                <w:tcW w:w="2408" w:type="dxa"/>
              </w:tcPr>
            </w:tcPrChange>
          </w:tcPr>
          <w:p w14:paraId="0DD3A9B2" w14:textId="77777777" w:rsidR="008667A0" w:rsidRDefault="00165603">
            <w:pPr>
              <w:cnfStyle w:val="000000000000" w:firstRow="0" w:lastRow="0" w:firstColumn="0" w:lastColumn="0" w:oddVBand="0" w:evenVBand="0" w:oddHBand="0" w:evenHBand="0" w:firstRowFirstColumn="0" w:firstRowLastColumn="0" w:lastRowFirstColumn="0" w:lastRowLastColumn="0"/>
            </w:pPr>
            <w:r>
              <w:t>61.8</w:t>
            </w:r>
          </w:p>
        </w:tc>
        <w:tc>
          <w:tcPr>
            <w:tcW w:w="1701" w:type="dxa"/>
            <w:tcPrChange w:id="1303" w:author="Kevin Toohey" w:date="2023-10-03T16:57:00Z">
              <w:tcPr>
                <w:tcW w:w="2408" w:type="dxa"/>
              </w:tcPr>
            </w:tcPrChange>
          </w:tcPr>
          <w:p w14:paraId="0C21B88E" w14:textId="77777777" w:rsidR="008667A0" w:rsidRDefault="00165603">
            <w:pPr>
              <w:cnfStyle w:val="000000000000" w:firstRow="0" w:lastRow="0" w:firstColumn="0" w:lastColumn="0" w:oddVBand="0" w:evenVBand="0" w:oddHBand="0" w:evenHBand="0" w:firstRowFirstColumn="0" w:firstRowLastColumn="0" w:lastRowFirstColumn="0" w:lastRowLastColumn="0"/>
            </w:pPr>
            <w:r>
              <w:t>60.3</w:t>
            </w:r>
          </w:p>
        </w:tc>
      </w:tr>
      <w:tr w:rsidR="008667A0" w14:paraId="21654EAF" w14:textId="77777777" w:rsidTr="002D11C8">
        <w:tc>
          <w:tcPr>
            <w:cnfStyle w:val="001000000000" w:firstRow="0" w:lastRow="0" w:firstColumn="1" w:lastColumn="0" w:oddVBand="0" w:evenVBand="0" w:oddHBand="0" w:evenHBand="0" w:firstRowFirstColumn="0" w:firstRowLastColumn="0" w:lastRowFirstColumn="0" w:lastRowLastColumn="0"/>
            <w:tcW w:w="4820" w:type="dxa"/>
            <w:tcPrChange w:id="1304" w:author="Kevin Toohey" w:date="2023-10-03T16:57:00Z">
              <w:tcPr>
                <w:tcW w:w="5040" w:type="dxa"/>
              </w:tcPr>
            </w:tcPrChange>
          </w:tcPr>
          <w:p w14:paraId="368A6C82" w14:textId="77777777" w:rsidR="008667A0" w:rsidRDefault="00165603">
            <w:r>
              <w:t xml:space="preserve">  CPI+4.0%p.a. over a 6-year rolling period(%)</w:t>
            </w:r>
          </w:p>
        </w:tc>
        <w:tc>
          <w:tcPr>
            <w:tcW w:w="1652" w:type="dxa"/>
            <w:tcPrChange w:id="1305" w:author="Kevin Toohey" w:date="2023-10-03T16:57:00Z">
              <w:tcPr>
                <w:tcW w:w="2408" w:type="dxa"/>
              </w:tcPr>
            </w:tcPrChange>
          </w:tcPr>
          <w:p w14:paraId="7771933C" w14:textId="77777777" w:rsidR="008667A0" w:rsidRDefault="00165603">
            <w:pPr>
              <w:cnfStyle w:val="000000000000" w:firstRow="0" w:lastRow="0" w:firstColumn="0" w:lastColumn="0" w:oddVBand="0" w:evenVBand="0" w:oddHBand="0" w:evenHBand="0" w:firstRowFirstColumn="0" w:firstRowLastColumn="0" w:lastRowFirstColumn="0" w:lastRowLastColumn="0"/>
            </w:pPr>
            <w:r>
              <w:t>52.1</w:t>
            </w:r>
          </w:p>
        </w:tc>
        <w:tc>
          <w:tcPr>
            <w:tcW w:w="1701" w:type="dxa"/>
            <w:tcPrChange w:id="1306" w:author="Kevin Toohey" w:date="2023-10-03T16:57:00Z">
              <w:tcPr>
                <w:tcW w:w="2408" w:type="dxa"/>
              </w:tcPr>
            </w:tcPrChange>
          </w:tcPr>
          <w:p w14:paraId="5B2A6719" w14:textId="77777777" w:rsidR="008667A0" w:rsidRDefault="00165603">
            <w:pPr>
              <w:cnfStyle w:val="000000000000" w:firstRow="0" w:lastRow="0" w:firstColumn="0" w:lastColumn="0" w:oddVBand="0" w:evenVBand="0" w:oddHBand="0" w:evenHBand="0" w:firstRowFirstColumn="0" w:firstRowLastColumn="0" w:lastRowFirstColumn="0" w:lastRowLastColumn="0"/>
            </w:pPr>
            <w:r>
              <w:t>53.1</w:t>
            </w:r>
          </w:p>
        </w:tc>
        <w:tc>
          <w:tcPr>
            <w:tcW w:w="1701" w:type="dxa"/>
            <w:tcPrChange w:id="1307" w:author="Kevin Toohey" w:date="2023-10-03T16:57:00Z">
              <w:tcPr>
                <w:tcW w:w="2408" w:type="dxa"/>
              </w:tcPr>
            </w:tcPrChange>
          </w:tcPr>
          <w:p w14:paraId="04C1FF21" w14:textId="77777777" w:rsidR="008667A0" w:rsidRDefault="00165603">
            <w:pPr>
              <w:cnfStyle w:val="000000000000" w:firstRow="0" w:lastRow="0" w:firstColumn="0" w:lastColumn="0" w:oddVBand="0" w:evenVBand="0" w:oddHBand="0" w:evenHBand="0" w:firstRowFirstColumn="0" w:firstRowLastColumn="0" w:lastRowFirstColumn="0" w:lastRowLastColumn="0"/>
            </w:pPr>
            <w:r>
              <w:t>50.6</w:t>
            </w:r>
          </w:p>
        </w:tc>
      </w:tr>
      <w:tr w:rsidR="008667A0" w14:paraId="1A64005B" w14:textId="77777777" w:rsidTr="002D11C8">
        <w:tc>
          <w:tcPr>
            <w:cnfStyle w:val="001000000000" w:firstRow="0" w:lastRow="0" w:firstColumn="1" w:lastColumn="0" w:oddVBand="0" w:evenVBand="0" w:oddHBand="0" w:evenHBand="0" w:firstRowFirstColumn="0" w:firstRowLastColumn="0" w:lastRowFirstColumn="0" w:lastRowLastColumn="0"/>
            <w:tcW w:w="4820" w:type="dxa"/>
            <w:tcPrChange w:id="1308" w:author="Kevin Toohey" w:date="2023-10-03T16:57:00Z">
              <w:tcPr>
                <w:tcW w:w="5040" w:type="dxa"/>
              </w:tcPr>
            </w:tcPrChange>
          </w:tcPr>
          <w:p w14:paraId="4688642B" w14:textId="77777777" w:rsidR="008667A0" w:rsidRDefault="00165603">
            <w:r>
              <w:t xml:space="preserve">  CPI+2.0%p.a. over a 7-year rolling period(%)</w:t>
            </w:r>
          </w:p>
        </w:tc>
        <w:tc>
          <w:tcPr>
            <w:tcW w:w="1652" w:type="dxa"/>
            <w:tcPrChange w:id="1309" w:author="Kevin Toohey" w:date="2023-10-03T16:57:00Z">
              <w:tcPr>
                <w:tcW w:w="2408" w:type="dxa"/>
              </w:tcPr>
            </w:tcPrChange>
          </w:tcPr>
          <w:p w14:paraId="7977A23B" w14:textId="77777777" w:rsidR="008667A0" w:rsidRDefault="00165603">
            <w:pPr>
              <w:cnfStyle w:val="000000000000" w:firstRow="0" w:lastRow="0" w:firstColumn="0" w:lastColumn="0" w:oddVBand="0" w:evenVBand="0" w:oddHBand="0" w:evenHBand="0" w:firstRowFirstColumn="0" w:firstRowLastColumn="0" w:lastRowFirstColumn="0" w:lastRowLastColumn="0"/>
            </w:pPr>
            <w:r>
              <w:t>86.5</w:t>
            </w:r>
          </w:p>
        </w:tc>
        <w:tc>
          <w:tcPr>
            <w:tcW w:w="1701" w:type="dxa"/>
            <w:tcPrChange w:id="1310" w:author="Kevin Toohey" w:date="2023-10-03T16:57:00Z">
              <w:tcPr>
                <w:tcW w:w="2408" w:type="dxa"/>
              </w:tcPr>
            </w:tcPrChange>
          </w:tcPr>
          <w:p w14:paraId="7D979EC0" w14:textId="77777777" w:rsidR="008667A0" w:rsidRDefault="00165603">
            <w:pPr>
              <w:cnfStyle w:val="000000000000" w:firstRow="0" w:lastRow="0" w:firstColumn="0" w:lastColumn="0" w:oddVBand="0" w:evenVBand="0" w:oddHBand="0" w:evenHBand="0" w:firstRowFirstColumn="0" w:firstRowLastColumn="0" w:lastRowFirstColumn="0" w:lastRowLastColumn="0"/>
            </w:pPr>
            <w:r>
              <w:t>85.9</w:t>
            </w:r>
          </w:p>
        </w:tc>
        <w:tc>
          <w:tcPr>
            <w:tcW w:w="1701" w:type="dxa"/>
            <w:tcPrChange w:id="1311" w:author="Kevin Toohey" w:date="2023-10-03T16:57:00Z">
              <w:tcPr>
                <w:tcW w:w="2408" w:type="dxa"/>
              </w:tcPr>
            </w:tcPrChange>
          </w:tcPr>
          <w:p w14:paraId="3CB22C8D" w14:textId="77777777" w:rsidR="008667A0" w:rsidRDefault="00165603">
            <w:pPr>
              <w:cnfStyle w:val="000000000000" w:firstRow="0" w:lastRow="0" w:firstColumn="0" w:lastColumn="0" w:oddVBand="0" w:evenVBand="0" w:oddHBand="0" w:evenHBand="0" w:firstRowFirstColumn="0" w:firstRowLastColumn="0" w:lastRowFirstColumn="0" w:lastRowLastColumn="0"/>
            </w:pPr>
            <w:r>
              <w:t>86.6</w:t>
            </w:r>
          </w:p>
        </w:tc>
      </w:tr>
      <w:tr w:rsidR="008667A0" w14:paraId="43BFD74A" w14:textId="77777777" w:rsidTr="002D11C8">
        <w:tc>
          <w:tcPr>
            <w:cnfStyle w:val="001000000000" w:firstRow="0" w:lastRow="0" w:firstColumn="1" w:lastColumn="0" w:oddVBand="0" w:evenVBand="0" w:oddHBand="0" w:evenHBand="0" w:firstRowFirstColumn="0" w:firstRowLastColumn="0" w:lastRowFirstColumn="0" w:lastRowLastColumn="0"/>
            <w:tcW w:w="4820" w:type="dxa"/>
            <w:tcPrChange w:id="1312" w:author="Kevin Toohey" w:date="2023-10-03T16:57:00Z">
              <w:tcPr>
                <w:tcW w:w="5040" w:type="dxa"/>
              </w:tcPr>
            </w:tcPrChange>
          </w:tcPr>
          <w:p w14:paraId="096E6274" w14:textId="77777777" w:rsidR="008667A0" w:rsidRDefault="00165603">
            <w:r>
              <w:t xml:space="preserve">  CPI+2.5%p.a. over a 7-year rolling period(%)</w:t>
            </w:r>
          </w:p>
        </w:tc>
        <w:tc>
          <w:tcPr>
            <w:tcW w:w="1652" w:type="dxa"/>
            <w:tcPrChange w:id="1313" w:author="Kevin Toohey" w:date="2023-10-03T16:57:00Z">
              <w:tcPr>
                <w:tcW w:w="2408" w:type="dxa"/>
              </w:tcPr>
            </w:tcPrChange>
          </w:tcPr>
          <w:p w14:paraId="6AC3A2E0" w14:textId="77777777" w:rsidR="008667A0" w:rsidRDefault="00165603">
            <w:pPr>
              <w:cnfStyle w:val="000000000000" w:firstRow="0" w:lastRow="0" w:firstColumn="0" w:lastColumn="0" w:oddVBand="0" w:evenVBand="0" w:oddHBand="0" w:evenHBand="0" w:firstRowFirstColumn="0" w:firstRowLastColumn="0" w:lastRowFirstColumn="0" w:lastRowLastColumn="0"/>
            </w:pPr>
            <w:r>
              <w:t>80.4</w:t>
            </w:r>
          </w:p>
        </w:tc>
        <w:tc>
          <w:tcPr>
            <w:tcW w:w="1701" w:type="dxa"/>
            <w:tcPrChange w:id="1314" w:author="Kevin Toohey" w:date="2023-10-03T16:57:00Z">
              <w:tcPr>
                <w:tcW w:w="2408" w:type="dxa"/>
              </w:tcPr>
            </w:tcPrChange>
          </w:tcPr>
          <w:p w14:paraId="6E4C680E" w14:textId="77777777" w:rsidR="008667A0" w:rsidRDefault="00165603">
            <w:pPr>
              <w:cnfStyle w:val="000000000000" w:firstRow="0" w:lastRow="0" w:firstColumn="0" w:lastColumn="0" w:oddVBand="0" w:evenVBand="0" w:oddHBand="0" w:evenHBand="0" w:firstRowFirstColumn="0" w:firstRowLastColumn="0" w:lastRowFirstColumn="0" w:lastRowLastColumn="0"/>
            </w:pPr>
            <w:r>
              <w:t>79.9</w:t>
            </w:r>
          </w:p>
        </w:tc>
        <w:tc>
          <w:tcPr>
            <w:tcW w:w="1701" w:type="dxa"/>
            <w:tcPrChange w:id="1315" w:author="Kevin Toohey" w:date="2023-10-03T16:57:00Z">
              <w:tcPr>
                <w:tcW w:w="2408" w:type="dxa"/>
              </w:tcPr>
            </w:tcPrChange>
          </w:tcPr>
          <w:p w14:paraId="0440C485" w14:textId="77777777" w:rsidR="008667A0" w:rsidRDefault="00165603">
            <w:pPr>
              <w:cnfStyle w:val="000000000000" w:firstRow="0" w:lastRow="0" w:firstColumn="0" w:lastColumn="0" w:oddVBand="0" w:evenVBand="0" w:oddHBand="0" w:evenHBand="0" w:firstRowFirstColumn="0" w:firstRowLastColumn="0" w:lastRowFirstColumn="0" w:lastRowLastColumn="0"/>
            </w:pPr>
            <w:r>
              <w:t>80.1</w:t>
            </w:r>
          </w:p>
        </w:tc>
      </w:tr>
      <w:tr w:rsidR="008667A0" w14:paraId="79ED3010" w14:textId="77777777" w:rsidTr="002D11C8">
        <w:tc>
          <w:tcPr>
            <w:cnfStyle w:val="001000000000" w:firstRow="0" w:lastRow="0" w:firstColumn="1" w:lastColumn="0" w:oddVBand="0" w:evenVBand="0" w:oddHBand="0" w:evenHBand="0" w:firstRowFirstColumn="0" w:firstRowLastColumn="0" w:lastRowFirstColumn="0" w:lastRowLastColumn="0"/>
            <w:tcW w:w="4820" w:type="dxa"/>
            <w:tcPrChange w:id="1316" w:author="Kevin Toohey" w:date="2023-10-03T16:57:00Z">
              <w:tcPr>
                <w:tcW w:w="5040" w:type="dxa"/>
              </w:tcPr>
            </w:tcPrChange>
          </w:tcPr>
          <w:p w14:paraId="31B31BD5" w14:textId="77777777" w:rsidR="008667A0" w:rsidRDefault="00165603">
            <w:r>
              <w:t xml:space="preserve">  CPI+3.0%p.a. over a 7-year rolling period(%)</w:t>
            </w:r>
          </w:p>
        </w:tc>
        <w:tc>
          <w:tcPr>
            <w:tcW w:w="1652" w:type="dxa"/>
            <w:tcPrChange w:id="1317" w:author="Kevin Toohey" w:date="2023-10-03T16:57:00Z">
              <w:tcPr>
                <w:tcW w:w="2408" w:type="dxa"/>
              </w:tcPr>
            </w:tcPrChange>
          </w:tcPr>
          <w:p w14:paraId="3F3F8E13" w14:textId="77777777" w:rsidR="008667A0" w:rsidRDefault="00165603">
            <w:pPr>
              <w:cnfStyle w:val="000000000000" w:firstRow="0" w:lastRow="0" w:firstColumn="0" w:lastColumn="0" w:oddVBand="0" w:evenVBand="0" w:oddHBand="0" w:evenHBand="0" w:firstRowFirstColumn="0" w:firstRowLastColumn="0" w:lastRowFirstColumn="0" w:lastRowLastColumn="0"/>
            </w:pPr>
            <w:r>
              <w:t>72.5</w:t>
            </w:r>
          </w:p>
        </w:tc>
        <w:tc>
          <w:tcPr>
            <w:tcW w:w="1701" w:type="dxa"/>
            <w:tcPrChange w:id="1318" w:author="Kevin Toohey" w:date="2023-10-03T16:57:00Z">
              <w:tcPr>
                <w:tcW w:w="2408" w:type="dxa"/>
              </w:tcPr>
            </w:tcPrChange>
          </w:tcPr>
          <w:p w14:paraId="043A44A0" w14:textId="77777777" w:rsidR="008667A0" w:rsidRDefault="00165603">
            <w:pPr>
              <w:cnfStyle w:val="000000000000" w:firstRow="0" w:lastRow="0" w:firstColumn="0" w:lastColumn="0" w:oddVBand="0" w:evenVBand="0" w:oddHBand="0" w:evenHBand="0" w:firstRowFirstColumn="0" w:firstRowLastColumn="0" w:lastRowFirstColumn="0" w:lastRowLastColumn="0"/>
            </w:pPr>
            <w:r>
              <w:t>72.4</w:t>
            </w:r>
          </w:p>
        </w:tc>
        <w:tc>
          <w:tcPr>
            <w:tcW w:w="1701" w:type="dxa"/>
            <w:tcPrChange w:id="1319" w:author="Kevin Toohey" w:date="2023-10-03T16:57:00Z">
              <w:tcPr>
                <w:tcW w:w="2408" w:type="dxa"/>
              </w:tcPr>
            </w:tcPrChange>
          </w:tcPr>
          <w:p w14:paraId="4A6759CF" w14:textId="77777777" w:rsidR="008667A0" w:rsidRDefault="00165603">
            <w:pPr>
              <w:cnfStyle w:val="000000000000" w:firstRow="0" w:lastRow="0" w:firstColumn="0" w:lastColumn="0" w:oddVBand="0" w:evenVBand="0" w:oddHBand="0" w:evenHBand="0" w:firstRowFirstColumn="0" w:firstRowLastColumn="0" w:lastRowFirstColumn="0" w:lastRowLastColumn="0"/>
            </w:pPr>
            <w:r>
              <w:t>71.8</w:t>
            </w:r>
          </w:p>
        </w:tc>
      </w:tr>
      <w:tr w:rsidR="008667A0" w14:paraId="5F18F06C" w14:textId="77777777" w:rsidTr="002D11C8">
        <w:tc>
          <w:tcPr>
            <w:cnfStyle w:val="001000000000" w:firstRow="0" w:lastRow="0" w:firstColumn="1" w:lastColumn="0" w:oddVBand="0" w:evenVBand="0" w:oddHBand="0" w:evenHBand="0" w:firstRowFirstColumn="0" w:firstRowLastColumn="0" w:lastRowFirstColumn="0" w:lastRowLastColumn="0"/>
            <w:tcW w:w="4820" w:type="dxa"/>
            <w:tcPrChange w:id="1320" w:author="Kevin Toohey" w:date="2023-10-03T16:57:00Z">
              <w:tcPr>
                <w:tcW w:w="5040" w:type="dxa"/>
              </w:tcPr>
            </w:tcPrChange>
          </w:tcPr>
          <w:p w14:paraId="1B59DC29" w14:textId="77777777" w:rsidR="008667A0" w:rsidRDefault="00165603">
            <w:r>
              <w:t xml:space="preserve">  CPI+3.5%p.a. over a 7-year rolling period(%)</w:t>
            </w:r>
          </w:p>
        </w:tc>
        <w:tc>
          <w:tcPr>
            <w:tcW w:w="1652" w:type="dxa"/>
            <w:tcPrChange w:id="1321" w:author="Kevin Toohey" w:date="2023-10-03T16:57:00Z">
              <w:tcPr>
                <w:tcW w:w="2408" w:type="dxa"/>
              </w:tcPr>
            </w:tcPrChange>
          </w:tcPr>
          <w:p w14:paraId="615FDE98" w14:textId="77777777" w:rsidR="008667A0" w:rsidRDefault="00165603">
            <w:pPr>
              <w:cnfStyle w:val="000000000000" w:firstRow="0" w:lastRow="0" w:firstColumn="0" w:lastColumn="0" w:oddVBand="0" w:evenVBand="0" w:oddHBand="0" w:evenHBand="0" w:firstRowFirstColumn="0" w:firstRowLastColumn="0" w:lastRowFirstColumn="0" w:lastRowLastColumn="0"/>
            </w:pPr>
            <w:r>
              <w:t>63.1</w:t>
            </w:r>
          </w:p>
        </w:tc>
        <w:tc>
          <w:tcPr>
            <w:tcW w:w="1701" w:type="dxa"/>
            <w:tcPrChange w:id="1322" w:author="Kevin Toohey" w:date="2023-10-03T16:57:00Z">
              <w:tcPr>
                <w:tcW w:w="2408" w:type="dxa"/>
              </w:tcPr>
            </w:tcPrChange>
          </w:tcPr>
          <w:p w14:paraId="35EB54EC" w14:textId="77777777" w:rsidR="008667A0" w:rsidRDefault="00165603">
            <w:pPr>
              <w:cnfStyle w:val="000000000000" w:firstRow="0" w:lastRow="0" w:firstColumn="0" w:lastColumn="0" w:oddVBand="0" w:evenVBand="0" w:oddHBand="0" w:evenHBand="0" w:firstRowFirstColumn="0" w:firstRowLastColumn="0" w:lastRowFirstColumn="0" w:lastRowLastColumn="0"/>
            </w:pPr>
            <w:r>
              <w:t>63.5</w:t>
            </w:r>
          </w:p>
        </w:tc>
        <w:tc>
          <w:tcPr>
            <w:tcW w:w="1701" w:type="dxa"/>
            <w:tcPrChange w:id="1323" w:author="Kevin Toohey" w:date="2023-10-03T16:57:00Z">
              <w:tcPr>
                <w:tcW w:w="2408" w:type="dxa"/>
              </w:tcPr>
            </w:tcPrChange>
          </w:tcPr>
          <w:p w14:paraId="2025A433" w14:textId="77777777" w:rsidR="008667A0" w:rsidRDefault="00165603">
            <w:pPr>
              <w:cnfStyle w:val="000000000000" w:firstRow="0" w:lastRow="0" w:firstColumn="0" w:lastColumn="0" w:oddVBand="0" w:evenVBand="0" w:oddHBand="0" w:evenHBand="0" w:firstRowFirstColumn="0" w:firstRowLastColumn="0" w:lastRowFirstColumn="0" w:lastRowLastColumn="0"/>
            </w:pPr>
            <w:r>
              <w:t>61.8</w:t>
            </w:r>
          </w:p>
        </w:tc>
      </w:tr>
      <w:tr w:rsidR="008667A0" w14:paraId="0DFE9990" w14:textId="77777777" w:rsidTr="002D11C8">
        <w:tc>
          <w:tcPr>
            <w:cnfStyle w:val="001000000000" w:firstRow="0" w:lastRow="0" w:firstColumn="1" w:lastColumn="0" w:oddVBand="0" w:evenVBand="0" w:oddHBand="0" w:evenHBand="0" w:firstRowFirstColumn="0" w:firstRowLastColumn="0" w:lastRowFirstColumn="0" w:lastRowLastColumn="0"/>
            <w:tcW w:w="4820" w:type="dxa"/>
            <w:tcPrChange w:id="1324" w:author="Kevin Toohey" w:date="2023-10-03T16:57:00Z">
              <w:tcPr>
                <w:tcW w:w="5040" w:type="dxa"/>
              </w:tcPr>
            </w:tcPrChange>
          </w:tcPr>
          <w:p w14:paraId="5ACC4C67" w14:textId="77777777" w:rsidR="008667A0" w:rsidRDefault="00165603">
            <w:r>
              <w:t xml:space="preserve">  CPI+4.0%p.a. over a 7-year rolling period(%)</w:t>
            </w:r>
          </w:p>
        </w:tc>
        <w:tc>
          <w:tcPr>
            <w:tcW w:w="1652" w:type="dxa"/>
            <w:tcPrChange w:id="1325" w:author="Kevin Toohey" w:date="2023-10-03T16:57:00Z">
              <w:tcPr>
                <w:tcW w:w="2408" w:type="dxa"/>
              </w:tcPr>
            </w:tcPrChange>
          </w:tcPr>
          <w:p w14:paraId="6A9BFE35" w14:textId="77777777" w:rsidR="008667A0" w:rsidRDefault="00165603">
            <w:pPr>
              <w:cnfStyle w:val="000000000000" w:firstRow="0" w:lastRow="0" w:firstColumn="0" w:lastColumn="0" w:oddVBand="0" w:evenVBand="0" w:oddHBand="0" w:evenHBand="0" w:firstRowFirstColumn="0" w:firstRowLastColumn="0" w:lastRowFirstColumn="0" w:lastRowLastColumn="0"/>
            </w:pPr>
            <w:r>
              <w:t>52.5</w:t>
            </w:r>
          </w:p>
        </w:tc>
        <w:tc>
          <w:tcPr>
            <w:tcW w:w="1701" w:type="dxa"/>
            <w:tcPrChange w:id="1326" w:author="Kevin Toohey" w:date="2023-10-03T16:57:00Z">
              <w:tcPr>
                <w:tcW w:w="2408" w:type="dxa"/>
              </w:tcPr>
            </w:tcPrChange>
          </w:tcPr>
          <w:p w14:paraId="7D741B94" w14:textId="77777777" w:rsidR="008667A0" w:rsidRDefault="00165603">
            <w:pPr>
              <w:cnfStyle w:val="000000000000" w:firstRow="0" w:lastRow="0" w:firstColumn="0" w:lastColumn="0" w:oddVBand="0" w:evenVBand="0" w:oddHBand="0" w:evenHBand="0" w:firstRowFirstColumn="0" w:firstRowLastColumn="0" w:lastRowFirstColumn="0" w:lastRowLastColumn="0"/>
            </w:pPr>
            <w:r>
              <w:t>53.6</w:t>
            </w:r>
          </w:p>
        </w:tc>
        <w:tc>
          <w:tcPr>
            <w:tcW w:w="1701" w:type="dxa"/>
            <w:tcPrChange w:id="1327" w:author="Kevin Toohey" w:date="2023-10-03T16:57:00Z">
              <w:tcPr>
                <w:tcW w:w="2408" w:type="dxa"/>
              </w:tcPr>
            </w:tcPrChange>
          </w:tcPr>
          <w:p w14:paraId="6A530548" w14:textId="77777777" w:rsidR="008667A0" w:rsidRDefault="00165603">
            <w:pPr>
              <w:cnfStyle w:val="000000000000" w:firstRow="0" w:lastRow="0" w:firstColumn="0" w:lastColumn="0" w:oddVBand="0" w:evenVBand="0" w:oddHBand="0" w:evenHBand="0" w:firstRowFirstColumn="0" w:firstRowLastColumn="0" w:lastRowFirstColumn="0" w:lastRowLastColumn="0"/>
            </w:pPr>
            <w:r>
              <w:t>50.7</w:t>
            </w:r>
          </w:p>
        </w:tc>
      </w:tr>
      <w:tr w:rsidR="008667A0" w14:paraId="65617D50" w14:textId="77777777" w:rsidTr="002D11C8">
        <w:tc>
          <w:tcPr>
            <w:cnfStyle w:val="001000000000" w:firstRow="0" w:lastRow="0" w:firstColumn="1" w:lastColumn="0" w:oddVBand="0" w:evenVBand="0" w:oddHBand="0" w:evenHBand="0" w:firstRowFirstColumn="0" w:firstRowLastColumn="0" w:lastRowFirstColumn="0" w:lastRowLastColumn="0"/>
            <w:tcW w:w="4820" w:type="dxa"/>
            <w:tcPrChange w:id="1328" w:author="Kevin Toohey" w:date="2023-10-03T16:57:00Z">
              <w:tcPr>
                <w:tcW w:w="5040" w:type="dxa"/>
              </w:tcPr>
            </w:tcPrChange>
          </w:tcPr>
          <w:p w14:paraId="7B55ED32" w14:textId="77777777" w:rsidR="008667A0" w:rsidRDefault="00165603">
            <w:r>
              <w:t xml:space="preserve">  CPI+2.0%p.a. over a 8-year rolling period(%)</w:t>
            </w:r>
          </w:p>
        </w:tc>
        <w:tc>
          <w:tcPr>
            <w:tcW w:w="1652" w:type="dxa"/>
            <w:tcPrChange w:id="1329" w:author="Kevin Toohey" w:date="2023-10-03T16:57:00Z">
              <w:tcPr>
                <w:tcW w:w="2408" w:type="dxa"/>
              </w:tcPr>
            </w:tcPrChange>
          </w:tcPr>
          <w:p w14:paraId="2A7986BC" w14:textId="77777777" w:rsidR="008667A0" w:rsidRDefault="00165603">
            <w:pPr>
              <w:cnfStyle w:val="000000000000" w:firstRow="0" w:lastRow="0" w:firstColumn="0" w:lastColumn="0" w:oddVBand="0" w:evenVBand="0" w:oddHBand="0" w:evenHBand="0" w:firstRowFirstColumn="0" w:firstRowLastColumn="0" w:lastRowFirstColumn="0" w:lastRowLastColumn="0"/>
            </w:pPr>
            <w:r>
              <w:t>89.4</w:t>
            </w:r>
          </w:p>
        </w:tc>
        <w:tc>
          <w:tcPr>
            <w:tcW w:w="1701" w:type="dxa"/>
            <w:tcPrChange w:id="1330" w:author="Kevin Toohey" w:date="2023-10-03T16:57:00Z">
              <w:tcPr>
                <w:tcW w:w="2408" w:type="dxa"/>
              </w:tcPr>
            </w:tcPrChange>
          </w:tcPr>
          <w:p w14:paraId="13329F9C" w14:textId="77777777" w:rsidR="008667A0" w:rsidRDefault="00165603">
            <w:pPr>
              <w:cnfStyle w:val="000000000000" w:firstRow="0" w:lastRow="0" w:firstColumn="0" w:lastColumn="0" w:oddVBand="0" w:evenVBand="0" w:oddHBand="0" w:evenHBand="0" w:firstRowFirstColumn="0" w:firstRowLastColumn="0" w:lastRowFirstColumn="0" w:lastRowLastColumn="0"/>
            </w:pPr>
            <w:r>
              <w:t>88.8</w:t>
            </w:r>
          </w:p>
        </w:tc>
        <w:tc>
          <w:tcPr>
            <w:tcW w:w="1701" w:type="dxa"/>
            <w:tcPrChange w:id="1331" w:author="Kevin Toohey" w:date="2023-10-03T16:57:00Z">
              <w:tcPr>
                <w:tcW w:w="2408" w:type="dxa"/>
              </w:tcPr>
            </w:tcPrChange>
          </w:tcPr>
          <w:p w14:paraId="1821D7D3" w14:textId="77777777" w:rsidR="008667A0" w:rsidRDefault="00165603">
            <w:pPr>
              <w:cnfStyle w:val="000000000000" w:firstRow="0" w:lastRow="0" w:firstColumn="0" w:lastColumn="0" w:oddVBand="0" w:evenVBand="0" w:oddHBand="0" w:evenHBand="0" w:firstRowFirstColumn="0" w:firstRowLastColumn="0" w:lastRowFirstColumn="0" w:lastRowLastColumn="0"/>
            </w:pPr>
            <w:r>
              <w:t>89.5</w:t>
            </w:r>
          </w:p>
        </w:tc>
      </w:tr>
      <w:tr w:rsidR="008667A0" w14:paraId="6868AC58" w14:textId="77777777" w:rsidTr="002D11C8">
        <w:tc>
          <w:tcPr>
            <w:cnfStyle w:val="001000000000" w:firstRow="0" w:lastRow="0" w:firstColumn="1" w:lastColumn="0" w:oddVBand="0" w:evenVBand="0" w:oddHBand="0" w:evenHBand="0" w:firstRowFirstColumn="0" w:firstRowLastColumn="0" w:lastRowFirstColumn="0" w:lastRowLastColumn="0"/>
            <w:tcW w:w="4820" w:type="dxa"/>
            <w:tcPrChange w:id="1332" w:author="Kevin Toohey" w:date="2023-10-03T16:57:00Z">
              <w:tcPr>
                <w:tcW w:w="5040" w:type="dxa"/>
              </w:tcPr>
            </w:tcPrChange>
          </w:tcPr>
          <w:p w14:paraId="681140B9" w14:textId="77777777" w:rsidR="008667A0" w:rsidRDefault="00165603">
            <w:r>
              <w:t xml:space="preserve">  CPI+2.5%p.a. over a 8-year rolling period(%)</w:t>
            </w:r>
          </w:p>
        </w:tc>
        <w:tc>
          <w:tcPr>
            <w:tcW w:w="1652" w:type="dxa"/>
            <w:tcPrChange w:id="1333" w:author="Kevin Toohey" w:date="2023-10-03T16:57:00Z">
              <w:tcPr>
                <w:tcW w:w="2408" w:type="dxa"/>
              </w:tcPr>
            </w:tcPrChange>
          </w:tcPr>
          <w:p w14:paraId="78ECF12A" w14:textId="77777777" w:rsidR="008667A0" w:rsidRDefault="00165603">
            <w:pPr>
              <w:cnfStyle w:val="000000000000" w:firstRow="0" w:lastRow="0" w:firstColumn="0" w:lastColumn="0" w:oddVBand="0" w:evenVBand="0" w:oddHBand="0" w:evenHBand="0" w:firstRowFirstColumn="0" w:firstRowLastColumn="0" w:lastRowFirstColumn="0" w:lastRowLastColumn="0"/>
            </w:pPr>
            <w:r>
              <w:t>83.4</w:t>
            </w:r>
          </w:p>
        </w:tc>
        <w:tc>
          <w:tcPr>
            <w:tcW w:w="1701" w:type="dxa"/>
            <w:tcPrChange w:id="1334" w:author="Kevin Toohey" w:date="2023-10-03T16:57:00Z">
              <w:tcPr>
                <w:tcW w:w="2408" w:type="dxa"/>
              </w:tcPr>
            </w:tcPrChange>
          </w:tcPr>
          <w:p w14:paraId="34ECD10B" w14:textId="77777777" w:rsidR="008667A0" w:rsidRDefault="00165603">
            <w:pPr>
              <w:cnfStyle w:val="000000000000" w:firstRow="0" w:lastRow="0" w:firstColumn="0" w:lastColumn="0" w:oddVBand="0" w:evenVBand="0" w:oddHBand="0" w:evenHBand="0" w:firstRowFirstColumn="0" w:firstRowLastColumn="0" w:lastRowFirstColumn="0" w:lastRowLastColumn="0"/>
            </w:pPr>
            <w:r>
              <w:t>82.9</w:t>
            </w:r>
          </w:p>
        </w:tc>
        <w:tc>
          <w:tcPr>
            <w:tcW w:w="1701" w:type="dxa"/>
            <w:tcPrChange w:id="1335" w:author="Kevin Toohey" w:date="2023-10-03T16:57:00Z">
              <w:tcPr>
                <w:tcW w:w="2408" w:type="dxa"/>
              </w:tcPr>
            </w:tcPrChange>
          </w:tcPr>
          <w:p w14:paraId="7C1C6557" w14:textId="77777777" w:rsidR="008667A0" w:rsidRDefault="00165603">
            <w:pPr>
              <w:cnfStyle w:val="000000000000" w:firstRow="0" w:lastRow="0" w:firstColumn="0" w:lastColumn="0" w:oddVBand="0" w:evenVBand="0" w:oddHBand="0" w:evenHBand="0" w:firstRowFirstColumn="0" w:firstRowLastColumn="0" w:lastRowFirstColumn="0" w:lastRowLastColumn="0"/>
            </w:pPr>
            <w:r>
              <w:t>83.1</w:t>
            </w:r>
          </w:p>
        </w:tc>
      </w:tr>
      <w:tr w:rsidR="008667A0" w14:paraId="6F5C286F" w14:textId="77777777" w:rsidTr="002D11C8">
        <w:tc>
          <w:tcPr>
            <w:cnfStyle w:val="001000000000" w:firstRow="0" w:lastRow="0" w:firstColumn="1" w:lastColumn="0" w:oddVBand="0" w:evenVBand="0" w:oddHBand="0" w:evenHBand="0" w:firstRowFirstColumn="0" w:firstRowLastColumn="0" w:lastRowFirstColumn="0" w:lastRowLastColumn="0"/>
            <w:tcW w:w="4820" w:type="dxa"/>
            <w:tcPrChange w:id="1336" w:author="Kevin Toohey" w:date="2023-10-03T16:57:00Z">
              <w:tcPr>
                <w:tcW w:w="5040" w:type="dxa"/>
              </w:tcPr>
            </w:tcPrChange>
          </w:tcPr>
          <w:p w14:paraId="12A8A1FC" w14:textId="77777777" w:rsidR="008667A0" w:rsidRDefault="00165603">
            <w:pPr>
              <w:pStyle w:val="Mark1"/>
            </w:pPr>
            <w:r>
              <w:t xml:space="preserve">  CPI+3.0%p.a. over a 8-year rolling period(%)</w:t>
            </w:r>
          </w:p>
        </w:tc>
        <w:tc>
          <w:tcPr>
            <w:tcW w:w="1652" w:type="dxa"/>
            <w:tcPrChange w:id="1337" w:author="Kevin Toohey" w:date="2023-10-03T16:57:00Z">
              <w:tcPr>
                <w:tcW w:w="2408" w:type="dxa"/>
              </w:tcPr>
            </w:tcPrChange>
          </w:tcPr>
          <w:p w14:paraId="6A5AF73E"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75.2</w:t>
            </w:r>
          </w:p>
        </w:tc>
        <w:tc>
          <w:tcPr>
            <w:tcW w:w="1701" w:type="dxa"/>
            <w:tcPrChange w:id="1338" w:author="Kevin Toohey" w:date="2023-10-03T16:57:00Z">
              <w:tcPr>
                <w:tcW w:w="2408" w:type="dxa"/>
              </w:tcPr>
            </w:tcPrChange>
          </w:tcPr>
          <w:p w14:paraId="3ECBF64A"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75.1</w:t>
            </w:r>
          </w:p>
        </w:tc>
        <w:tc>
          <w:tcPr>
            <w:tcW w:w="1701" w:type="dxa"/>
            <w:tcPrChange w:id="1339" w:author="Kevin Toohey" w:date="2023-10-03T16:57:00Z">
              <w:tcPr>
                <w:tcW w:w="2408" w:type="dxa"/>
              </w:tcPr>
            </w:tcPrChange>
          </w:tcPr>
          <w:p w14:paraId="31B45CE2"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74.4</w:t>
            </w:r>
          </w:p>
        </w:tc>
      </w:tr>
      <w:tr w:rsidR="008667A0" w14:paraId="3D6C85E9" w14:textId="77777777" w:rsidTr="002D11C8">
        <w:tc>
          <w:tcPr>
            <w:cnfStyle w:val="001000000000" w:firstRow="0" w:lastRow="0" w:firstColumn="1" w:lastColumn="0" w:oddVBand="0" w:evenVBand="0" w:oddHBand="0" w:evenHBand="0" w:firstRowFirstColumn="0" w:firstRowLastColumn="0" w:lastRowFirstColumn="0" w:lastRowLastColumn="0"/>
            <w:tcW w:w="4820" w:type="dxa"/>
            <w:tcPrChange w:id="1340" w:author="Kevin Toohey" w:date="2023-10-03T16:57:00Z">
              <w:tcPr>
                <w:tcW w:w="5040" w:type="dxa"/>
              </w:tcPr>
            </w:tcPrChange>
          </w:tcPr>
          <w:p w14:paraId="3D881E77" w14:textId="77777777" w:rsidR="008667A0" w:rsidRDefault="00165603">
            <w:r>
              <w:t xml:space="preserve">  CPI+3.5%p.a. over a 8-year rolling period(%)</w:t>
            </w:r>
          </w:p>
        </w:tc>
        <w:tc>
          <w:tcPr>
            <w:tcW w:w="1652" w:type="dxa"/>
            <w:tcPrChange w:id="1341" w:author="Kevin Toohey" w:date="2023-10-03T16:57:00Z">
              <w:tcPr>
                <w:tcW w:w="2408" w:type="dxa"/>
              </w:tcPr>
            </w:tcPrChange>
          </w:tcPr>
          <w:p w14:paraId="2A0583B0" w14:textId="77777777" w:rsidR="008667A0" w:rsidRDefault="00165603">
            <w:pPr>
              <w:cnfStyle w:val="000000000000" w:firstRow="0" w:lastRow="0" w:firstColumn="0" w:lastColumn="0" w:oddVBand="0" w:evenVBand="0" w:oddHBand="0" w:evenHBand="0" w:firstRowFirstColumn="0" w:firstRowLastColumn="0" w:lastRowFirstColumn="0" w:lastRowLastColumn="0"/>
            </w:pPr>
            <w:r>
              <w:t>64.8</w:t>
            </w:r>
          </w:p>
        </w:tc>
        <w:tc>
          <w:tcPr>
            <w:tcW w:w="1701" w:type="dxa"/>
            <w:tcPrChange w:id="1342" w:author="Kevin Toohey" w:date="2023-10-03T16:57:00Z">
              <w:tcPr>
                <w:tcW w:w="2408" w:type="dxa"/>
              </w:tcPr>
            </w:tcPrChange>
          </w:tcPr>
          <w:p w14:paraId="3099C337" w14:textId="77777777" w:rsidR="008667A0" w:rsidRDefault="00165603">
            <w:pPr>
              <w:cnfStyle w:val="000000000000" w:firstRow="0" w:lastRow="0" w:firstColumn="0" w:lastColumn="0" w:oddVBand="0" w:evenVBand="0" w:oddHBand="0" w:evenHBand="0" w:firstRowFirstColumn="0" w:firstRowLastColumn="0" w:lastRowFirstColumn="0" w:lastRowLastColumn="0"/>
            </w:pPr>
            <w:r>
              <w:t>65.3</w:t>
            </w:r>
          </w:p>
        </w:tc>
        <w:tc>
          <w:tcPr>
            <w:tcW w:w="1701" w:type="dxa"/>
            <w:tcPrChange w:id="1343" w:author="Kevin Toohey" w:date="2023-10-03T16:57:00Z">
              <w:tcPr>
                <w:tcW w:w="2408" w:type="dxa"/>
              </w:tcPr>
            </w:tcPrChange>
          </w:tcPr>
          <w:p w14:paraId="15E2EB60" w14:textId="77777777" w:rsidR="008667A0" w:rsidRDefault="00165603">
            <w:pPr>
              <w:cnfStyle w:val="000000000000" w:firstRow="0" w:lastRow="0" w:firstColumn="0" w:lastColumn="0" w:oddVBand="0" w:evenVBand="0" w:oddHBand="0" w:evenHBand="0" w:firstRowFirstColumn="0" w:firstRowLastColumn="0" w:lastRowFirstColumn="0" w:lastRowLastColumn="0"/>
            </w:pPr>
            <w:r>
              <w:t>63.4</w:t>
            </w:r>
          </w:p>
        </w:tc>
      </w:tr>
      <w:tr w:rsidR="008667A0" w14:paraId="7E6673A5" w14:textId="77777777" w:rsidTr="002D11C8">
        <w:tc>
          <w:tcPr>
            <w:cnfStyle w:val="001000000000" w:firstRow="0" w:lastRow="0" w:firstColumn="1" w:lastColumn="0" w:oddVBand="0" w:evenVBand="0" w:oddHBand="0" w:evenHBand="0" w:firstRowFirstColumn="0" w:firstRowLastColumn="0" w:lastRowFirstColumn="0" w:lastRowLastColumn="0"/>
            <w:tcW w:w="4820" w:type="dxa"/>
            <w:tcPrChange w:id="1344" w:author="Kevin Toohey" w:date="2023-10-03T16:57:00Z">
              <w:tcPr>
                <w:tcW w:w="5040" w:type="dxa"/>
              </w:tcPr>
            </w:tcPrChange>
          </w:tcPr>
          <w:p w14:paraId="075A12CA" w14:textId="77777777" w:rsidR="008667A0" w:rsidRDefault="00165603">
            <w:r>
              <w:t xml:space="preserve">  CPI+4.0%p.a. over a 8-year rolling period(%)</w:t>
            </w:r>
          </w:p>
        </w:tc>
        <w:tc>
          <w:tcPr>
            <w:tcW w:w="1652" w:type="dxa"/>
            <w:tcPrChange w:id="1345" w:author="Kevin Toohey" w:date="2023-10-03T16:57:00Z">
              <w:tcPr>
                <w:tcW w:w="2408" w:type="dxa"/>
              </w:tcPr>
            </w:tcPrChange>
          </w:tcPr>
          <w:p w14:paraId="258F8C60" w14:textId="77777777" w:rsidR="008667A0" w:rsidRDefault="00165603">
            <w:pPr>
              <w:cnfStyle w:val="000000000000" w:firstRow="0" w:lastRow="0" w:firstColumn="0" w:lastColumn="0" w:oddVBand="0" w:evenVBand="0" w:oddHBand="0" w:evenHBand="0" w:firstRowFirstColumn="0" w:firstRowLastColumn="0" w:lastRowFirstColumn="0" w:lastRowLastColumn="0"/>
            </w:pPr>
            <w:r>
              <w:t>52.8</w:t>
            </w:r>
          </w:p>
        </w:tc>
        <w:tc>
          <w:tcPr>
            <w:tcW w:w="1701" w:type="dxa"/>
            <w:tcPrChange w:id="1346" w:author="Kevin Toohey" w:date="2023-10-03T16:57:00Z">
              <w:tcPr>
                <w:tcW w:w="2408" w:type="dxa"/>
              </w:tcPr>
            </w:tcPrChange>
          </w:tcPr>
          <w:p w14:paraId="0F09132C" w14:textId="77777777" w:rsidR="008667A0" w:rsidRDefault="00165603">
            <w:pPr>
              <w:cnfStyle w:val="000000000000" w:firstRow="0" w:lastRow="0" w:firstColumn="0" w:lastColumn="0" w:oddVBand="0" w:evenVBand="0" w:oddHBand="0" w:evenHBand="0" w:firstRowFirstColumn="0" w:firstRowLastColumn="0" w:lastRowFirstColumn="0" w:lastRowLastColumn="0"/>
            </w:pPr>
            <w:r>
              <w:t>54.1</w:t>
            </w:r>
          </w:p>
        </w:tc>
        <w:tc>
          <w:tcPr>
            <w:tcW w:w="1701" w:type="dxa"/>
            <w:tcPrChange w:id="1347" w:author="Kevin Toohey" w:date="2023-10-03T16:57:00Z">
              <w:tcPr>
                <w:tcW w:w="2408" w:type="dxa"/>
              </w:tcPr>
            </w:tcPrChange>
          </w:tcPr>
          <w:p w14:paraId="6A313FB8" w14:textId="77777777" w:rsidR="008667A0" w:rsidRDefault="00165603">
            <w:pPr>
              <w:cnfStyle w:val="000000000000" w:firstRow="0" w:lastRow="0" w:firstColumn="0" w:lastColumn="0" w:oddVBand="0" w:evenVBand="0" w:oddHBand="0" w:evenHBand="0" w:firstRowFirstColumn="0" w:firstRowLastColumn="0" w:lastRowFirstColumn="0" w:lastRowLastColumn="0"/>
            </w:pPr>
            <w:r>
              <w:t>50.8</w:t>
            </w:r>
          </w:p>
        </w:tc>
      </w:tr>
      <w:tr w:rsidR="008667A0" w14:paraId="62E05183" w14:textId="77777777" w:rsidTr="002D11C8">
        <w:tc>
          <w:tcPr>
            <w:cnfStyle w:val="001000000000" w:firstRow="0" w:lastRow="0" w:firstColumn="1" w:lastColumn="0" w:oddVBand="0" w:evenVBand="0" w:oddHBand="0" w:evenHBand="0" w:firstRowFirstColumn="0" w:firstRowLastColumn="0" w:lastRowFirstColumn="0" w:lastRowLastColumn="0"/>
            <w:tcW w:w="4820" w:type="dxa"/>
            <w:tcPrChange w:id="1348" w:author="Kevin Toohey" w:date="2023-10-03T16:57:00Z">
              <w:tcPr>
                <w:tcW w:w="5040" w:type="dxa"/>
              </w:tcPr>
            </w:tcPrChange>
          </w:tcPr>
          <w:p w14:paraId="3B6F802C" w14:textId="77777777" w:rsidR="008667A0" w:rsidRDefault="00165603">
            <w:r>
              <w:t xml:space="preserve">  CPI+2.0%p.a. over a 9-year rolling period(%)</w:t>
            </w:r>
          </w:p>
        </w:tc>
        <w:tc>
          <w:tcPr>
            <w:tcW w:w="1652" w:type="dxa"/>
            <w:tcPrChange w:id="1349" w:author="Kevin Toohey" w:date="2023-10-03T16:57:00Z">
              <w:tcPr>
                <w:tcW w:w="2408" w:type="dxa"/>
              </w:tcPr>
            </w:tcPrChange>
          </w:tcPr>
          <w:p w14:paraId="3F94DBF2" w14:textId="77777777" w:rsidR="008667A0" w:rsidRDefault="00165603">
            <w:pPr>
              <w:cnfStyle w:val="000000000000" w:firstRow="0" w:lastRow="0" w:firstColumn="0" w:lastColumn="0" w:oddVBand="0" w:evenVBand="0" w:oddHBand="0" w:evenHBand="0" w:firstRowFirstColumn="0" w:firstRowLastColumn="0" w:lastRowFirstColumn="0" w:lastRowLastColumn="0"/>
            </w:pPr>
            <w:r>
              <w:t>91.9</w:t>
            </w:r>
          </w:p>
        </w:tc>
        <w:tc>
          <w:tcPr>
            <w:tcW w:w="1701" w:type="dxa"/>
            <w:tcPrChange w:id="1350" w:author="Kevin Toohey" w:date="2023-10-03T16:57:00Z">
              <w:tcPr>
                <w:tcW w:w="2408" w:type="dxa"/>
              </w:tcPr>
            </w:tcPrChange>
          </w:tcPr>
          <w:p w14:paraId="4CC6A316" w14:textId="77777777" w:rsidR="008667A0" w:rsidRDefault="00165603">
            <w:pPr>
              <w:cnfStyle w:val="000000000000" w:firstRow="0" w:lastRow="0" w:firstColumn="0" w:lastColumn="0" w:oddVBand="0" w:evenVBand="0" w:oddHBand="0" w:evenHBand="0" w:firstRowFirstColumn="0" w:firstRowLastColumn="0" w:lastRowFirstColumn="0" w:lastRowLastColumn="0"/>
            </w:pPr>
            <w:r>
              <w:t>91.4</w:t>
            </w:r>
          </w:p>
        </w:tc>
        <w:tc>
          <w:tcPr>
            <w:tcW w:w="1701" w:type="dxa"/>
            <w:tcPrChange w:id="1351" w:author="Kevin Toohey" w:date="2023-10-03T16:57:00Z">
              <w:tcPr>
                <w:tcW w:w="2408" w:type="dxa"/>
              </w:tcPr>
            </w:tcPrChange>
          </w:tcPr>
          <w:p w14:paraId="7B6B6A77" w14:textId="77777777" w:rsidR="008667A0" w:rsidRDefault="00165603">
            <w:pPr>
              <w:cnfStyle w:val="000000000000" w:firstRow="0" w:lastRow="0" w:firstColumn="0" w:lastColumn="0" w:oddVBand="0" w:evenVBand="0" w:oddHBand="0" w:evenHBand="0" w:firstRowFirstColumn="0" w:firstRowLastColumn="0" w:lastRowFirstColumn="0" w:lastRowLastColumn="0"/>
            </w:pPr>
            <w:r>
              <w:t>92.0</w:t>
            </w:r>
          </w:p>
        </w:tc>
      </w:tr>
      <w:tr w:rsidR="008667A0" w14:paraId="6C28A507" w14:textId="77777777" w:rsidTr="002D11C8">
        <w:tc>
          <w:tcPr>
            <w:cnfStyle w:val="001000000000" w:firstRow="0" w:lastRow="0" w:firstColumn="1" w:lastColumn="0" w:oddVBand="0" w:evenVBand="0" w:oddHBand="0" w:evenHBand="0" w:firstRowFirstColumn="0" w:firstRowLastColumn="0" w:lastRowFirstColumn="0" w:lastRowLastColumn="0"/>
            <w:tcW w:w="4820" w:type="dxa"/>
            <w:tcPrChange w:id="1352" w:author="Kevin Toohey" w:date="2023-10-03T16:57:00Z">
              <w:tcPr>
                <w:tcW w:w="5040" w:type="dxa"/>
              </w:tcPr>
            </w:tcPrChange>
          </w:tcPr>
          <w:p w14:paraId="52A3F936" w14:textId="77777777" w:rsidR="008667A0" w:rsidRDefault="00165603">
            <w:r>
              <w:t xml:space="preserve">  CPI+2.5%p.a. over a 9-year rolling period(%)</w:t>
            </w:r>
          </w:p>
        </w:tc>
        <w:tc>
          <w:tcPr>
            <w:tcW w:w="1652" w:type="dxa"/>
            <w:tcPrChange w:id="1353" w:author="Kevin Toohey" w:date="2023-10-03T16:57:00Z">
              <w:tcPr>
                <w:tcW w:w="2408" w:type="dxa"/>
              </w:tcPr>
            </w:tcPrChange>
          </w:tcPr>
          <w:p w14:paraId="779C78A9" w14:textId="77777777" w:rsidR="008667A0" w:rsidRDefault="00165603">
            <w:pPr>
              <w:cnfStyle w:val="000000000000" w:firstRow="0" w:lastRow="0" w:firstColumn="0" w:lastColumn="0" w:oddVBand="0" w:evenVBand="0" w:oddHBand="0" w:evenHBand="0" w:firstRowFirstColumn="0" w:firstRowLastColumn="0" w:lastRowFirstColumn="0" w:lastRowLastColumn="0"/>
            </w:pPr>
            <w:r>
              <w:t>86.2</w:t>
            </w:r>
          </w:p>
        </w:tc>
        <w:tc>
          <w:tcPr>
            <w:tcW w:w="1701" w:type="dxa"/>
            <w:tcPrChange w:id="1354" w:author="Kevin Toohey" w:date="2023-10-03T16:57:00Z">
              <w:tcPr>
                <w:tcW w:w="2408" w:type="dxa"/>
              </w:tcPr>
            </w:tcPrChange>
          </w:tcPr>
          <w:p w14:paraId="48CDE8C0" w14:textId="77777777" w:rsidR="008667A0" w:rsidRDefault="00165603">
            <w:pPr>
              <w:cnfStyle w:val="000000000000" w:firstRow="0" w:lastRow="0" w:firstColumn="0" w:lastColumn="0" w:oddVBand="0" w:evenVBand="0" w:oddHBand="0" w:evenHBand="0" w:firstRowFirstColumn="0" w:firstRowLastColumn="0" w:lastRowFirstColumn="0" w:lastRowLastColumn="0"/>
            </w:pPr>
            <w:r>
              <w:t>85.7</w:t>
            </w:r>
          </w:p>
        </w:tc>
        <w:tc>
          <w:tcPr>
            <w:tcW w:w="1701" w:type="dxa"/>
            <w:tcPrChange w:id="1355" w:author="Kevin Toohey" w:date="2023-10-03T16:57:00Z">
              <w:tcPr>
                <w:tcW w:w="2408" w:type="dxa"/>
              </w:tcPr>
            </w:tcPrChange>
          </w:tcPr>
          <w:p w14:paraId="1E66E33F" w14:textId="77777777" w:rsidR="008667A0" w:rsidRDefault="00165603">
            <w:pPr>
              <w:cnfStyle w:val="000000000000" w:firstRow="0" w:lastRow="0" w:firstColumn="0" w:lastColumn="0" w:oddVBand="0" w:evenVBand="0" w:oddHBand="0" w:evenHBand="0" w:firstRowFirstColumn="0" w:firstRowLastColumn="0" w:lastRowFirstColumn="0" w:lastRowLastColumn="0"/>
            </w:pPr>
            <w:r>
              <w:t>85.9</w:t>
            </w:r>
          </w:p>
        </w:tc>
      </w:tr>
      <w:tr w:rsidR="008667A0" w14:paraId="745C8720" w14:textId="77777777" w:rsidTr="002D11C8">
        <w:tc>
          <w:tcPr>
            <w:cnfStyle w:val="001000000000" w:firstRow="0" w:lastRow="0" w:firstColumn="1" w:lastColumn="0" w:oddVBand="0" w:evenVBand="0" w:oddHBand="0" w:evenHBand="0" w:firstRowFirstColumn="0" w:firstRowLastColumn="0" w:lastRowFirstColumn="0" w:lastRowLastColumn="0"/>
            <w:tcW w:w="4820" w:type="dxa"/>
            <w:tcPrChange w:id="1356" w:author="Kevin Toohey" w:date="2023-10-03T16:57:00Z">
              <w:tcPr>
                <w:tcW w:w="5040" w:type="dxa"/>
              </w:tcPr>
            </w:tcPrChange>
          </w:tcPr>
          <w:p w14:paraId="6E4FDFC5" w14:textId="77777777" w:rsidR="008667A0" w:rsidRDefault="00165603">
            <w:r>
              <w:t xml:space="preserve">  CPI+3.0%p.a. over a 9-year rolling period(%)</w:t>
            </w:r>
          </w:p>
        </w:tc>
        <w:tc>
          <w:tcPr>
            <w:tcW w:w="1652" w:type="dxa"/>
            <w:tcPrChange w:id="1357" w:author="Kevin Toohey" w:date="2023-10-03T16:57:00Z">
              <w:tcPr>
                <w:tcW w:w="2408" w:type="dxa"/>
              </w:tcPr>
            </w:tcPrChange>
          </w:tcPr>
          <w:p w14:paraId="09488DDE" w14:textId="77777777" w:rsidR="008667A0" w:rsidRDefault="00165603">
            <w:pPr>
              <w:cnfStyle w:val="000000000000" w:firstRow="0" w:lastRow="0" w:firstColumn="0" w:lastColumn="0" w:oddVBand="0" w:evenVBand="0" w:oddHBand="0" w:evenHBand="0" w:firstRowFirstColumn="0" w:firstRowLastColumn="0" w:lastRowFirstColumn="0" w:lastRowLastColumn="0"/>
            </w:pPr>
            <w:r>
              <w:t>77.8</w:t>
            </w:r>
          </w:p>
        </w:tc>
        <w:tc>
          <w:tcPr>
            <w:tcW w:w="1701" w:type="dxa"/>
            <w:tcPrChange w:id="1358" w:author="Kevin Toohey" w:date="2023-10-03T16:57:00Z">
              <w:tcPr>
                <w:tcW w:w="2408" w:type="dxa"/>
              </w:tcPr>
            </w:tcPrChange>
          </w:tcPr>
          <w:p w14:paraId="3F773685" w14:textId="77777777" w:rsidR="008667A0" w:rsidRDefault="00165603">
            <w:pPr>
              <w:cnfStyle w:val="000000000000" w:firstRow="0" w:lastRow="0" w:firstColumn="0" w:lastColumn="0" w:oddVBand="0" w:evenVBand="0" w:oddHBand="0" w:evenHBand="0" w:firstRowFirstColumn="0" w:firstRowLastColumn="0" w:lastRowFirstColumn="0" w:lastRowLastColumn="0"/>
            </w:pPr>
            <w:r>
              <w:t>77.7</w:t>
            </w:r>
          </w:p>
        </w:tc>
        <w:tc>
          <w:tcPr>
            <w:tcW w:w="1701" w:type="dxa"/>
            <w:tcPrChange w:id="1359" w:author="Kevin Toohey" w:date="2023-10-03T16:57:00Z">
              <w:tcPr>
                <w:tcW w:w="2408" w:type="dxa"/>
              </w:tcPr>
            </w:tcPrChange>
          </w:tcPr>
          <w:p w14:paraId="5B7360FC" w14:textId="77777777" w:rsidR="008667A0" w:rsidRDefault="00165603">
            <w:pPr>
              <w:cnfStyle w:val="000000000000" w:firstRow="0" w:lastRow="0" w:firstColumn="0" w:lastColumn="0" w:oddVBand="0" w:evenVBand="0" w:oddHBand="0" w:evenHBand="0" w:firstRowFirstColumn="0" w:firstRowLastColumn="0" w:lastRowFirstColumn="0" w:lastRowLastColumn="0"/>
            </w:pPr>
            <w:r>
              <w:t>77.0</w:t>
            </w:r>
          </w:p>
        </w:tc>
      </w:tr>
      <w:tr w:rsidR="008667A0" w14:paraId="234E773D" w14:textId="77777777" w:rsidTr="002D11C8">
        <w:tc>
          <w:tcPr>
            <w:cnfStyle w:val="001000000000" w:firstRow="0" w:lastRow="0" w:firstColumn="1" w:lastColumn="0" w:oddVBand="0" w:evenVBand="0" w:oddHBand="0" w:evenHBand="0" w:firstRowFirstColumn="0" w:firstRowLastColumn="0" w:lastRowFirstColumn="0" w:lastRowLastColumn="0"/>
            <w:tcW w:w="4820" w:type="dxa"/>
            <w:tcPrChange w:id="1360" w:author="Kevin Toohey" w:date="2023-10-03T16:57:00Z">
              <w:tcPr>
                <w:tcW w:w="5040" w:type="dxa"/>
              </w:tcPr>
            </w:tcPrChange>
          </w:tcPr>
          <w:p w14:paraId="1CB8BFD4" w14:textId="77777777" w:rsidR="008667A0" w:rsidRDefault="00165603">
            <w:r>
              <w:t xml:space="preserve">  CPI+3.5%p.a. over a 9-year rolling period(%)</w:t>
            </w:r>
          </w:p>
        </w:tc>
        <w:tc>
          <w:tcPr>
            <w:tcW w:w="1652" w:type="dxa"/>
            <w:tcPrChange w:id="1361" w:author="Kevin Toohey" w:date="2023-10-03T16:57:00Z">
              <w:tcPr>
                <w:tcW w:w="2408" w:type="dxa"/>
              </w:tcPr>
            </w:tcPrChange>
          </w:tcPr>
          <w:p w14:paraId="76A3DC63" w14:textId="77777777" w:rsidR="008667A0" w:rsidRDefault="00165603">
            <w:pPr>
              <w:cnfStyle w:val="000000000000" w:firstRow="0" w:lastRow="0" w:firstColumn="0" w:lastColumn="0" w:oddVBand="0" w:evenVBand="0" w:oddHBand="0" w:evenHBand="0" w:firstRowFirstColumn="0" w:firstRowLastColumn="0" w:lastRowFirstColumn="0" w:lastRowLastColumn="0"/>
            </w:pPr>
            <w:r>
              <w:t>66.6</w:t>
            </w:r>
          </w:p>
        </w:tc>
        <w:tc>
          <w:tcPr>
            <w:tcW w:w="1701" w:type="dxa"/>
            <w:tcPrChange w:id="1362" w:author="Kevin Toohey" w:date="2023-10-03T16:57:00Z">
              <w:tcPr>
                <w:tcW w:w="2408" w:type="dxa"/>
              </w:tcPr>
            </w:tcPrChange>
          </w:tcPr>
          <w:p w14:paraId="074AC0E6" w14:textId="77777777" w:rsidR="008667A0" w:rsidRDefault="00165603">
            <w:pPr>
              <w:cnfStyle w:val="000000000000" w:firstRow="0" w:lastRow="0" w:firstColumn="0" w:lastColumn="0" w:oddVBand="0" w:evenVBand="0" w:oddHBand="0" w:evenHBand="0" w:firstRowFirstColumn="0" w:firstRowLastColumn="0" w:lastRowFirstColumn="0" w:lastRowLastColumn="0"/>
            </w:pPr>
            <w:r>
              <w:t>67.2</w:t>
            </w:r>
          </w:p>
        </w:tc>
        <w:tc>
          <w:tcPr>
            <w:tcW w:w="1701" w:type="dxa"/>
            <w:tcPrChange w:id="1363" w:author="Kevin Toohey" w:date="2023-10-03T16:57:00Z">
              <w:tcPr>
                <w:tcW w:w="2408" w:type="dxa"/>
              </w:tcPr>
            </w:tcPrChange>
          </w:tcPr>
          <w:p w14:paraId="59D6DFA4" w14:textId="77777777" w:rsidR="008667A0" w:rsidRDefault="00165603">
            <w:pPr>
              <w:cnfStyle w:val="000000000000" w:firstRow="0" w:lastRow="0" w:firstColumn="0" w:lastColumn="0" w:oddVBand="0" w:evenVBand="0" w:oddHBand="0" w:evenHBand="0" w:firstRowFirstColumn="0" w:firstRowLastColumn="0" w:lastRowFirstColumn="0" w:lastRowLastColumn="0"/>
            </w:pPr>
            <w:r>
              <w:t>65.1</w:t>
            </w:r>
          </w:p>
        </w:tc>
      </w:tr>
      <w:tr w:rsidR="008667A0" w14:paraId="779C648C" w14:textId="77777777" w:rsidTr="002D11C8">
        <w:tc>
          <w:tcPr>
            <w:cnfStyle w:val="001000000000" w:firstRow="0" w:lastRow="0" w:firstColumn="1" w:lastColumn="0" w:oddVBand="0" w:evenVBand="0" w:oddHBand="0" w:evenHBand="0" w:firstRowFirstColumn="0" w:firstRowLastColumn="0" w:lastRowFirstColumn="0" w:lastRowLastColumn="0"/>
            <w:tcW w:w="4820" w:type="dxa"/>
            <w:tcPrChange w:id="1364" w:author="Kevin Toohey" w:date="2023-10-03T16:57:00Z">
              <w:tcPr>
                <w:tcW w:w="5040" w:type="dxa"/>
              </w:tcPr>
            </w:tcPrChange>
          </w:tcPr>
          <w:p w14:paraId="14411EC7" w14:textId="77777777" w:rsidR="008667A0" w:rsidRDefault="00165603">
            <w:r>
              <w:t xml:space="preserve">  CPI+4.0%p.a. over a 9-year rolling period(%)</w:t>
            </w:r>
          </w:p>
        </w:tc>
        <w:tc>
          <w:tcPr>
            <w:tcW w:w="1652" w:type="dxa"/>
            <w:tcPrChange w:id="1365" w:author="Kevin Toohey" w:date="2023-10-03T16:57:00Z">
              <w:tcPr>
                <w:tcW w:w="2408" w:type="dxa"/>
              </w:tcPr>
            </w:tcPrChange>
          </w:tcPr>
          <w:p w14:paraId="214673F0" w14:textId="77777777" w:rsidR="008667A0" w:rsidRDefault="00165603">
            <w:pPr>
              <w:cnfStyle w:val="000000000000" w:firstRow="0" w:lastRow="0" w:firstColumn="0" w:lastColumn="0" w:oddVBand="0" w:evenVBand="0" w:oddHBand="0" w:evenHBand="0" w:firstRowFirstColumn="0" w:firstRowLastColumn="0" w:lastRowFirstColumn="0" w:lastRowLastColumn="0"/>
            </w:pPr>
            <w:r>
              <w:t>53.2</w:t>
            </w:r>
          </w:p>
        </w:tc>
        <w:tc>
          <w:tcPr>
            <w:tcW w:w="1701" w:type="dxa"/>
            <w:tcPrChange w:id="1366" w:author="Kevin Toohey" w:date="2023-10-03T16:57:00Z">
              <w:tcPr>
                <w:tcW w:w="2408" w:type="dxa"/>
              </w:tcPr>
            </w:tcPrChange>
          </w:tcPr>
          <w:p w14:paraId="26DA8825" w14:textId="77777777" w:rsidR="008667A0" w:rsidRDefault="00165603">
            <w:pPr>
              <w:cnfStyle w:val="000000000000" w:firstRow="0" w:lastRow="0" w:firstColumn="0" w:lastColumn="0" w:oddVBand="0" w:evenVBand="0" w:oddHBand="0" w:evenHBand="0" w:firstRowFirstColumn="0" w:firstRowLastColumn="0" w:lastRowFirstColumn="0" w:lastRowLastColumn="0"/>
            </w:pPr>
            <w:r>
              <w:t>54.6</w:t>
            </w:r>
          </w:p>
        </w:tc>
        <w:tc>
          <w:tcPr>
            <w:tcW w:w="1701" w:type="dxa"/>
            <w:tcPrChange w:id="1367" w:author="Kevin Toohey" w:date="2023-10-03T16:57:00Z">
              <w:tcPr>
                <w:tcW w:w="2408" w:type="dxa"/>
              </w:tcPr>
            </w:tcPrChange>
          </w:tcPr>
          <w:p w14:paraId="28A5B1A2" w14:textId="77777777" w:rsidR="008667A0" w:rsidRDefault="00165603">
            <w:pPr>
              <w:cnfStyle w:val="000000000000" w:firstRow="0" w:lastRow="0" w:firstColumn="0" w:lastColumn="0" w:oddVBand="0" w:evenVBand="0" w:oddHBand="0" w:evenHBand="0" w:firstRowFirstColumn="0" w:firstRowLastColumn="0" w:lastRowFirstColumn="0" w:lastRowLastColumn="0"/>
            </w:pPr>
            <w:r>
              <w:t>50.9</w:t>
            </w:r>
          </w:p>
        </w:tc>
      </w:tr>
      <w:tr w:rsidR="008667A0" w14:paraId="78535B05" w14:textId="77777777" w:rsidTr="002D11C8">
        <w:tc>
          <w:tcPr>
            <w:cnfStyle w:val="001000000000" w:firstRow="0" w:lastRow="0" w:firstColumn="1" w:lastColumn="0" w:oddVBand="0" w:evenVBand="0" w:oddHBand="0" w:evenHBand="0" w:firstRowFirstColumn="0" w:firstRowLastColumn="0" w:lastRowFirstColumn="0" w:lastRowLastColumn="0"/>
            <w:tcW w:w="4820" w:type="dxa"/>
            <w:tcPrChange w:id="1368" w:author="Kevin Toohey" w:date="2023-10-03T16:57:00Z">
              <w:tcPr>
                <w:tcW w:w="5040" w:type="dxa"/>
              </w:tcPr>
            </w:tcPrChange>
          </w:tcPr>
          <w:p w14:paraId="45CA40C0" w14:textId="77777777" w:rsidR="008667A0" w:rsidRDefault="00165603">
            <w:r>
              <w:t xml:space="preserve">  CPI+2.0%p.a. over a 10-year rolling period(%)</w:t>
            </w:r>
          </w:p>
        </w:tc>
        <w:tc>
          <w:tcPr>
            <w:tcW w:w="1652" w:type="dxa"/>
            <w:tcPrChange w:id="1369" w:author="Kevin Toohey" w:date="2023-10-03T16:57:00Z">
              <w:tcPr>
                <w:tcW w:w="2408" w:type="dxa"/>
              </w:tcPr>
            </w:tcPrChange>
          </w:tcPr>
          <w:p w14:paraId="7B22E32F" w14:textId="77777777" w:rsidR="008667A0" w:rsidRDefault="00165603">
            <w:pPr>
              <w:cnfStyle w:val="000000000000" w:firstRow="0" w:lastRow="0" w:firstColumn="0" w:lastColumn="0" w:oddVBand="0" w:evenVBand="0" w:oddHBand="0" w:evenHBand="0" w:firstRowFirstColumn="0" w:firstRowLastColumn="0" w:lastRowFirstColumn="0" w:lastRowLastColumn="0"/>
            </w:pPr>
            <w:r>
              <w:t>94.1</w:t>
            </w:r>
          </w:p>
        </w:tc>
        <w:tc>
          <w:tcPr>
            <w:tcW w:w="1701" w:type="dxa"/>
            <w:tcPrChange w:id="1370" w:author="Kevin Toohey" w:date="2023-10-03T16:57:00Z">
              <w:tcPr>
                <w:tcW w:w="2408" w:type="dxa"/>
              </w:tcPr>
            </w:tcPrChange>
          </w:tcPr>
          <w:p w14:paraId="04726F53" w14:textId="77777777" w:rsidR="008667A0" w:rsidRDefault="00165603">
            <w:pPr>
              <w:cnfStyle w:val="000000000000" w:firstRow="0" w:lastRow="0" w:firstColumn="0" w:lastColumn="0" w:oddVBand="0" w:evenVBand="0" w:oddHBand="0" w:evenHBand="0" w:firstRowFirstColumn="0" w:firstRowLastColumn="0" w:lastRowFirstColumn="0" w:lastRowLastColumn="0"/>
            </w:pPr>
            <w:r>
              <w:t>93.6</w:t>
            </w:r>
          </w:p>
        </w:tc>
        <w:tc>
          <w:tcPr>
            <w:tcW w:w="1701" w:type="dxa"/>
            <w:tcPrChange w:id="1371" w:author="Kevin Toohey" w:date="2023-10-03T16:57:00Z">
              <w:tcPr>
                <w:tcW w:w="2408" w:type="dxa"/>
              </w:tcPr>
            </w:tcPrChange>
          </w:tcPr>
          <w:p w14:paraId="35257056" w14:textId="77777777" w:rsidR="008667A0" w:rsidRDefault="00165603">
            <w:pPr>
              <w:cnfStyle w:val="000000000000" w:firstRow="0" w:lastRow="0" w:firstColumn="0" w:lastColumn="0" w:oddVBand="0" w:evenVBand="0" w:oddHBand="0" w:evenHBand="0" w:firstRowFirstColumn="0" w:firstRowLastColumn="0" w:lastRowFirstColumn="0" w:lastRowLastColumn="0"/>
            </w:pPr>
            <w:r>
              <w:t>94.1</w:t>
            </w:r>
          </w:p>
        </w:tc>
      </w:tr>
      <w:tr w:rsidR="008667A0" w14:paraId="5B00B132" w14:textId="77777777" w:rsidTr="002D11C8">
        <w:tc>
          <w:tcPr>
            <w:cnfStyle w:val="001000000000" w:firstRow="0" w:lastRow="0" w:firstColumn="1" w:lastColumn="0" w:oddVBand="0" w:evenVBand="0" w:oddHBand="0" w:evenHBand="0" w:firstRowFirstColumn="0" w:firstRowLastColumn="0" w:lastRowFirstColumn="0" w:lastRowLastColumn="0"/>
            <w:tcW w:w="4820" w:type="dxa"/>
            <w:tcPrChange w:id="1372" w:author="Kevin Toohey" w:date="2023-10-03T16:57:00Z">
              <w:tcPr>
                <w:tcW w:w="5040" w:type="dxa"/>
              </w:tcPr>
            </w:tcPrChange>
          </w:tcPr>
          <w:p w14:paraId="30D7CF78" w14:textId="77777777" w:rsidR="008667A0" w:rsidRDefault="00165603">
            <w:r>
              <w:t xml:space="preserve">  CPI+2.5%p.a. over a 10-year rolling period(%)</w:t>
            </w:r>
          </w:p>
        </w:tc>
        <w:tc>
          <w:tcPr>
            <w:tcW w:w="1652" w:type="dxa"/>
            <w:tcPrChange w:id="1373" w:author="Kevin Toohey" w:date="2023-10-03T16:57:00Z">
              <w:tcPr>
                <w:tcW w:w="2408" w:type="dxa"/>
              </w:tcPr>
            </w:tcPrChange>
          </w:tcPr>
          <w:p w14:paraId="623F03C9" w14:textId="77777777" w:rsidR="008667A0" w:rsidRDefault="00165603">
            <w:pPr>
              <w:cnfStyle w:val="000000000000" w:firstRow="0" w:lastRow="0" w:firstColumn="0" w:lastColumn="0" w:oddVBand="0" w:evenVBand="0" w:oddHBand="0" w:evenHBand="0" w:firstRowFirstColumn="0" w:firstRowLastColumn="0" w:lastRowFirstColumn="0" w:lastRowLastColumn="0"/>
            </w:pPr>
            <w:r>
              <w:t>88.8</w:t>
            </w:r>
          </w:p>
        </w:tc>
        <w:tc>
          <w:tcPr>
            <w:tcW w:w="1701" w:type="dxa"/>
            <w:tcPrChange w:id="1374" w:author="Kevin Toohey" w:date="2023-10-03T16:57:00Z">
              <w:tcPr>
                <w:tcW w:w="2408" w:type="dxa"/>
              </w:tcPr>
            </w:tcPrChange>
          </w:tcPr>
          <w:p w14:paraId="26812404" w14:textId="77777777" w:rsidR="008667A0" w:rsidRDefault="00165603">
            <w:pPr>
              <w:cnfStyle w:val="000000000000" w:firstRow="0" w:lastRow="0" w:firstColumn="0" w:lastColumn="0" w:oddVBand="0" w:evenVBand="0" w:oddHBand="0" w:evenHBand="0" w:firstRowFirstColumn="0" w:firstRowLastColumn="0" w:lastRowFirstColumn="0" w:lastRowLastColumn="0"/>
            </w:pPr>
            <w:r>
              <w:t>88.4</w:t>
            </w:r>
          </w:p>
        </w:tc>
        <w:tc>
          <w:tcPr>
            <w:tcW w:w="1701" w:type="dxa"/>
            <w:tcPrChange w:id="1375" w:author="Kevin Toohey" w:date="2023-10-03T16:57:00Z">
              <w:tcPr>
                <w:tcW w:w="2408" w:type="dxa"/>
              </w:tcPr>
            </w:tcPrChange>
          </w:tcPr>
          <w:p w14:paraId="434F79CE" w14:textId="77777777" w:rsidR="008667A0" w:rsidRDefault="00165603">
            <w:pPr>
              <w:cnfStyle w:val="000000000000" w:firstRow="0" w:lastRow="0" w:firstColumn="0" w:lastColumn="0" w:oddVBand="0" w:evenVBand="0" w:oddHBand="0" w:evenHBand="0" w:firstRowFirstColumn="0" w:firstRowLastColumn="0" w:lastRowFirstColumn="0" w:lastRowLastColumn="0"/>
            </w:pPr>
            <w:r>
              <w:t>88.5</w:t>
            </w:r>
          </w:p>
        </w:tc>
      </w:tr>
      <w:tr w:rsidR="008667A0" w14:paraId="5FE6F2A3" w14:textId="77777777" w:rsidTr="002D11C8">
        <w:tc>
          <w:tcPr>
            <w:cnfStyle w:val="001000000000" w:firstRow="0" w:lastRow="0" w:firstColumn="1" w:lastColumn="0" w:oddVBand="0" w:evenVBand="0" w:oddHBand="0" w:evenHBand="0" w:firstRowFirstColumn="0" w:firstRowLastColumn="0" w:lastRowFirstColumn="0" w:lastRowLastColumn="0"/>
            <w:tcW w:w="4820" w:type="dxa"/>
            <w:tcPrChange w:id="1376" w:author="Kevin Toohey" w:date="2023-10-03T16:57:00Z">
              <w:tcPr>
                <w:tcW w:w="5040" w:type="dxa"/>
              </w:tcPr>
            </w:tcPrChange>
          </w:tcPr>
          <w:p w14:paraId="449AB171" w14:textId="77777777" w:rsidR="008667A0" w:rsidRDefault="00165603">
            <w:r>
              <w:t xml:space="preserve">  CPI+3.0%p.a. over a 10-year rolling period(%)</w:t>
            </w:r>
          </w:p>
        </w:tc>
        <w:tc>
          <w:tcPr>
            <w:tcW w:w="1652" w:type="dxa"/>
            <w:tcPrChange w:id="1377" w:author="Kevin Toohey" w:date="2023-10-03T16:57:00Z">
              <w:tcPr>
                <w:tcW w:w="2408" w:type="dxa"/>
              </w:tcPr>
            </w:tcPrChange>
          </w:tcPr>
          <w:p w14:paraId="7D961390" w14:textId="77777777" w:rsidR="008667A0" w:rsidRDefault="00165603">
            <w:pPr>
              <w:cnfStyle w:val="000000000000" w:firstRow="0" w:lastRow="0" w:firstColumn="0" w:lastColumn="0" w:oddVBand="0" w:evenVBand="0" w:oddHBand="0" w:evenHBand="0" w:firstRowFirstColumn="0" w:firstRowLastColumn="0" w:lastRowFirstColumn="0" w:lastRowLastColumn="0"/>
            </w:pPr>
            <w:r>
              <w:t>80.4</w:t>
            </w:r>
          </w:p>
        </w:tc>
        <w:tc>
          <w:tcPr>
            <w:tcW w:w="1701" w:type="dxa"/>
            <w:tcPrChange w:id="1378" w:author="Kevin Toohey" w:date="2023-10-03T16:57:00Z">
              <w:tcPr>
                <w:tcW w:w="2408" w:type="dxa"/>
              </w:tcPr>
            </w:tcPrChange>
          </w:tcPr>
          <w:p w14:paraId="01798183" w14:textId="77777777" w:rsidR="008667A0" w:rsidRDefault="00165603">
            <w:pPr>
              <w:cnfStyle w:val="000000000000" w:firstRow="0" w:lastRow="0" w:firstColumn="0" w:lastColumn="0" w:oddVBand="0" w:evenVBand="0" w:oddHBand="0" w:evenHBand="0" w:firstRowFirstColumn="0" w:firstRowLastColumn="0" w:lastRowFirstColumn="0" w:lastRowLastColumn="0"/>
            </w:pPr>
            <w:r>
              <w:t>80.4</w:t>
            </w:r>
          </w:p>
        </w:tc>
        <w:tc>
          <w:tcPr>
            <w:tcW w:w="1701" w:type="dxa"/>
            <w:tcPrChange w:id="1379" w:author="Kevin Toohey" w:date="2023-10-03T16:57:00Z">
              <w:tcPr>
                <w:tcW w:w="2408" w:type="dxa"/>
              </w:tcPr>
            </w:tcPrChange>
          </w:tcPr>
          <w:p w14:paraId="2D6A3E5B" w14:textId="77777777" w:rsidR="008667A0" w:rsidRDefault="00165603">
            <w:pPr>
              <w:cnfStyle w:val="000000000000" w:firstRow="0" w:lastRow="0" w:firstColumn="0" w:lastColumn="0" w:oddVBand="0" w:evenVBand="0" w:oddHBand="0" w:evenHBand="0" w:firstRowFirstColumn="0" w:firstRowLastColumn="0" w:lastRowFirstColumn="0" w:lastRowLastColumn="0"/>
            </w:pPr>
            <w:r>
              <w:t>79.6</w:t>
            </w:r>
          </w:p>
        </w:tc>
      </w:tr>
      <w:tr w:rsidR="008667A0" w14:paraId="0717207C" w14:textId="77777777" w:rsidTr="002D11C8">
        <w:tc>
          <w:tcPr>
            <w:cnfStyle w:val="001000000000" w:firstRow="0" w:lastRow="0" w:firstColumn="1" w:lastColumn="0" w:oddVBand="0" w:evenVBand="0" w:oddHBand="0" w:evenHBand="0" w:firstRowFirstColumn="0" w:firstRowLastColumn="0" w:lastRowFirstColumn="0" w:lastRowLastColumn="0"/>
            <w:tcW w:w="4820" w:type="dxa"/>
            <w:tcPrChange w:id="1380" w:author="Kevin Toohey" w:date="2023-10-03T16:57:00Z">
              <w:tcPr>
                <w:tcW w:w="5040" w:type="dxa"/>
              </w:tcPr>
            </w:tcPrChange>
          </w:tcPr>
          <w:p w14:paraId="39F74ACB" w14:textId="77777777" w:rsidR="008667A0" w:rsidRDefault="00165603">
            <w:r>
              <w:t xml:space="preserve">  CPI+3.5%p.a. over a 10-year rolling period(%)</w:t>
            </w:r>
          </w:p>
        </w:tc>
        <w:tc>
          <w:tcPr>
            <w:tcW w:w="1652" w:type="dxa"/>
            <w:tcPrChange w:id="1381" w:author="Kevin Toohey" w:date="2023-10-03T16:57:00Z">
              <w:tcPr>
                <w:tcW w:w="2408" w:type="dxa"/>
              </w:tcPr>
            </w:tcPrChange>
          </w:tcPr>
          <w:p w14:paraId="5EFD1B5F" w14:textId="77777777" w:rsidR="008667A0" w:rsidRDefault="00165603">
            <w:pPr>
              <w:cnfStyle w:val="000000000000" w:firstRow="0" w:lastRow="0" w:firstColumn="0" w:lastColumn="0" w:oddVBand="0" w:evenVBand="0" w:oddHBand="0" w:evenHBand="0" w:firstRowFirstColumn="0" w:firstRowLastColumn="0" w:lastRowFirstColumn="0" w:lastRowLastColumn="0"/>
            </w:pPr>
            <w:r>
              <w:t>68.5</w:t>
            </w:r>
          </w:p>
        </w:tc>
        <w:tc>
          <w:tcPr>
            <w:tcW w:w="1701" w:type="dxa"/>
            <w:tcPrChange w:id="1382" w:author="Kevin Toohey" w:date="2023-10-03T16:57:00Z">
              <w:tcPr>
                <w:tcW w:w="2408" w:type="dxa"/>
              </w:tcPr>
            </w:tcPrChange>
          </w:tcPr>
          <w:p w14:paraId="2F0FEC3F" w14:textId="77777777" w:rsidR="008667A0" w:rsidRDefault="00165603">
            <w:pPr>
              <w:cnfStyle w:val="000000000000" w:firstRow="0" w:lastRow="0" w:firstColumn="0" w:lastColumn="0" w:oddVBand="0" w:evenVBand="0" w:oddHBand="0" w:evenHBand="0" w:firstRowFirstColumn="0" w:firstRowLastColumn="0" w:lastRowFirstColumn="0" w:lastRowLastColumn="0"/>
            </w:pPr>
            <w:r>
              <w:t>69.1</w:t>
            </w:r>
          </w:p>
        </w:tc>
        <w:tc>
          <w:tcPr>
            <w:tcW w:w="1701" w:type="dxa"/>
            <w:tcPrChange w:id="1383" w:author="Kevin Toohey" w:date="2023-10-03T16:57:00Z">
              <w:tcPr>
                <w:tcW w:w="2408" w:type="dxa"/>
              </w:tcPr>
            </w:tcPrChange>
          </w:tcPr>
          <w:p w14:paraId="10E6F379" w14:textId="77777777" w:rsidR="008667A0" w:rsidRDefault="00165603">
            <w:pPr>
              <w:cnfStyle w:val="000000000000" w:firstRow="0" w:lastRow="0" w:firstColumn="0" w:lastColumn="0" w:oddVBand="0" w:evenVBand="0" w:oddHBand="0" w:evenHBand="0" w:firstRowFirstColumn="0" w:firstRowLastColumn="0" w:lastRowFirstColumn="0" w:lastRowLastColumn="0"/>
            </w:pPr>
            <w:r>
              <w:t>66.8</w:t>
            </w:r>
          </w:p>
        </w:tc>
      </w:tr>
      <w:tr w:rsidR="008667A0" w14:paraId="2EA6E8B7" w14:textId="77777777" w:rsidTr="002D11C8">
        <w:tc>
          <w:tcPr>
            <w:cnfStyle w:val="001000000000" w:firstRow="0" w:lastRow="0" w:firstColumn="1" w:lastColumn="0" w:oddVBand="0" w:evenVBand="0" w:oddHBand="0" w:evenHBand="0" w:firstRowFirstColumn="0" w:firstRowLastColumn="0" w:lastRowFirstColumn="0" w:lastRowLastColumn="0"/>
            <w:tcW w:w="4820" w:type="dxa"/>
            <w:tcPrChange w:id="1384" w:author="Kevin Toohey" w:date="2023-10-03T16:57:00Z">
              <w:tcPr>
                <w:tcW w:w="5040" w:type="dxa"/>
              </w:tcPr>
            </w:tcPrChange>
          </w:tcPr>
          <w:p w14:paraId="1D45D904" w14:textId="77777777" w:rsidR="008667A0" w:rsidRDefault="00165603">
            <w:r>
              <w:t xml:space="preserve">  CPI+4.0%p.a. over a 10-year rolling period(%)</w:t>
            </w:r>
          </w:p>
        </w:tc>
        <w:tc>
          <w:tcPr>
            <w:tcW w:w="1652" w:type="dxa"/>
            <w:tcPrChange w:id="1385" w:author="Kevin Toohey" w:date="2023-10-03T16:57:00Z">
              <w:tcPr>
                <w:tcW w:w="2408" w:type="dxa"/>
              </w:tcPr>
            </w:tcPrChange>
          </w:tcPr>
          <w:p w14:paraId="1BA32920" w14:textId="77777777" w:rsidR="008667A0" w:rsidRDefault="00165603">
            <w:pPr>
              <w:cnfStyle w:val="000000000000" w:firstRow="0" w:lastRow="0" w:firstColumn="0" w:lastColumn="0" w:oddVBand="0" w:evenVBand="0" w:oddHBand="0" w:evenHBand="0" w:firstRowFirstColumn="0" w:firstRowLastColumn="0" w:lastRowFirstColumn="0" w:lastRowLastColumn="0"/>
            </w:pPr>
            <w:r>
              <w:t>53.6</w:t>
            </w:r>
          </w:p>
        </w:tc>
        <w:tc>
          <w:tcPr>
            <w:tcW w:w="1701" w:type="dxa"/>
            <w:tcPrChange w:id="1386" w:author="Kevin Toohey" w:date="2023-10-03T16:57:00Z">
              <w:tcPr>
                <w:tcW w:w="2408" w:type="dxa"/>
              </w:tcPr>
            </w:tcPrChange>
          </w:tcPr>
          <w:p w14:paraId="5D6D6CB7" w14:textId="77777777" w:rsidR="008667A0" w:rsidRDefault="00165603">
            <w:pPr>
              <w:cnfStyle w:val="000000000000" w:firstRow="0" w:lastRow="0" w:firstColumn="0" w:lastColumn="0" w:oddVBand="0" w:evenVBand="0" w:oddHBand="0" w:evenHBand="0" w:firstRowFirstColumn="0" w:firstRowLastColumn="0" w:lastRowFirstColumn="0" w:lastRowLastColumn="0"/>
            </w:pPr>
            <w:r>
              <w:t>55.2</w:t>
            </w:r>
          </w:p>
        </w:tc>
        <w:tc>
          <w:tcPr>
            <w:tcW w:w="1701" w:type="dxa"/>
            <w:tcPrChange w:id="1387" w:author="Kevin Toohey" w:date="2023-10-03T16:57:00Z">
              <w:tcPr>
                <w:tcW w:w="2408" w:type="dxa"/>
              </w:tcPr>
            </w:tcPrChange>
          </w:tcPr>
          <w:p w14:paraId="49F09C3F" w14:textId="77777777" w:rsidR="008667A0" w:rsidRDefault="00165603">
            <w:pPr>
              <w:cnfStyle w:val="000000000000" w:firstRow="0" w:lastRow="0" w:firstColumn="0" w:lastColumn="0" w:oddVBand="0" w:evenVBand="0" w:oddHBand="0" w:evenHBand="0" w:firstRowFirstColumn="0" w:firstRowLastColumn="0" w:lastRowFirstColumn="0" w:lastRowLastColumn="0"/>
            </w:pPr>
            <w:r>
              <w:t>51.0</w:t>
            </w:r>
          </w:p>
        </w:tc>
      </w:tr>
      <w:tr w:rsidR="008667A0" w14:paraId="34D817B2" w14:textId="77777777" w:rsidTr="002D11C8">
        <w:tc>
          <w:tcPr>
            <w:cnfStyle w:val="001000000000" w:firstRow="0" w:lastRow="0" w:firstColumn="1" w:lastColumn="0" w:oddVBand="0" w:evenVBand="0" w:oddHBand="0" w:evenHBand="0" w:firstRowFirstColumn="0" w:firstRowLastColumn="0" w:lastRowFirstColumn="0" w:lastRowLastColumn="0"/>
            <w:tcW w:w="4820" w:type="dxa"/>
            <w:tcPrChange w:id="1388" w:author="Kevin Toohey" w:date="2023-10-03T16:57:00Z">
              <w:tcPr>
                <w:tcW w:w="5040" w:type="dxa"/>
              </w:tcPr>
            </w:tcPrChange>
          </w:tcPr>
          <w:p w14:paraId="543A876D" w14:textId="77777777" w:rsidR="008667A0" w:rsidRDefault="00165603">
            <w:r>
              <w:rPr>
                <w:b/>
              </w:rPr>
              <w:t>Annualised Value at Risk</w:t>
            </w:r>
          </w:p>
        </w:tc>
        <w:tc>
          <w:tcPr>
            <w:tcW w:w="1652" w:type="dxa"/>
            <w:tcPrChange w:id="1389" w:author="Kevin Toohey" w:date="2023-10-03T16:57:00Z">
              <w:tcPr>
                <w:tcW w:w="2408" w:type="dxa"/>
              </w:tcPr>
            </w:tcPrChange>
          </w:tcPr>
          <w:p w14:paraId="646A3D5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Change w:id="1390" w:author="Kevin Toohey" w:date="2023-10-03T16:57:00Z">
              <w:tcPr>
                <w:tcW w:w="2408" w:type="dxa"/>
              </w:tcPr>
            </w:tcPrChange>
          </w:tcPr>
          <w:p w14:paraId="5AC0C75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Change w:id="1391" w:author="Kevin Toohey" w:date="2023-10-03T16:57:00Z">
              <w:tcPr>
                <w:tcW w:w="2408" w:type="dxa"/>
              </w:tcPr>
            </w:tcPrChange>
          </w:tcPr>
          <w:p w14:paraId="30AB408C"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4D3F06FA" w14:textId="77777777" w:rsidTr="002D11C8">
        <w:tc>
          <w:tcPr>
            <w:cnfStyle w:val="001000000000" w:firstRow="0" w:lastRow="0" w:firstColumn="1" w:lastColumn="0" w:oddVBand="0" w:evenVBand="0" w:oddHBand="0" w:evenHBand="0" w:firstRowFirstColumn="0" w:firstRowLastColumn="0" w:lastRowFirstColumn="0" w:lastRowLastColumn="0"/>
            <w:tcW w:w="4820" w:type="dxa"/>
            <w:tcPrChange w:id="1392" w:author="Kevin Toohey" w:date="2023-10-03T16:57:00Z">
              <w:tcPr>
                <w:tcW w:w="5040" w:type="dxa"/>
              </w:tcPr>
            </w:tcPrChange>
          </w:tcPr>
          <w:p w14:paraId="6111E386" w14:textId="77777777" w:rsidR="008667A0" w:rsidRDefault="00165603">
            <w:r>
              <w:t xml:space="preserve">  1 in 20 year event(%)</w:t>
            </w:r>
          </w:p>
        </w:tc>
        <w:tc>
          <w:tcPr>
            <w:tcW w:w="1652" w:type="dxa"/>
            <w:tcPrChange w:id="1393" w:author="Kevin Toohey" w:date="2023-10-03T16:57:00Z">
              <w:tcPr>
                <w:tcW w:w="2408" w:type="dxa"/>
              </w:tcPr>
            </w:tcPrChange>
          </w:tcPr>
          <w:p w14:paraId="0652800C" w14:textId="77777777" w:rsidR="008667A0" w:rsidRDefault="00165603">
            <w:pPr>
              <w:cnfStyle w:val="000000000000" w:firstRow="0" w:lastRow="0" w:firstColumn="0" w:lastColumn="0" w:oddVBand="0" w:evenVBand="0" w:oddHBand="0" w:evenHBand="0" w:firstRowFirstColumn="0" w:firstRowLastColumn="0" w:lastRowFirstColumn="0" w:lastRowLastColumn="0"/>
            </w:pPr>
            <w:r>
              <w:t>-4.8</w:t>
            </w:r>
          </w:p>
        </w:tc>
        <w:tc>
          <w:tcPr>
            <w:tcW w:w="1701" w:type="dxa"/>
            <w:tcPrChange w:id="1394" w:author="Kevin Toohey" w:date="2023-10-03T16:57:00Z">
              <w:tcPr>
                <w:tcW w:w="2408" w:type="dxa"/>
              </w:tcPr>
            </w:tcPrChange>
          </w:tcPr>
          <w:p w14:paraId="26070335" w14:textId="77777777" w:rsidR="008667A0" w:rsidRDefault="00165603">
            <w:pPr>
              <w:cnfStyle w:val="000000000000" w:firstRow="0" w:lastRow="0" w:firstColumn="0" w:lastColumn="0" w:oddVBand="0" w:evenVBand="0" w:oddHBand="0" w:evenHBand="0" w:firstRowFirstColumn="0" w:firstRowLastColumn="0" w:lastRowFirstColumn="0" w:lastRowLastColumn="0"/>
            </w:pPr>
            <w:r>
              <w:t>-5.5</w:t>
            </w:r>
          </w:p>
        </w:tc>
        <w:tc>
          <w:tcPr>
            <w:tcW w:w="1701" w:type="dxa"/>
            <w:tcPrChange w:id="1395" w:author="Kevin Toohey" w:date="2023-10-03T16:57:00Z">
              <w:tcPr>
                <w:tcW w:w="2408" w:type="dxa"/>
              </w:tcPr>
            </w:tcPrChange>
          </w:tcPr>
          <w:p w14:paraId="7612E097" w14:textId="77777777" w:rsidR="008667A0" w:rsidRDefault="00165603">
            <w:pPr>
              <w:cnfStyle w:val="000000000000" w:firstRow="0" w:lastRow="0" w:firstColumn="0" w:lastColumn="0" w:oddVBand="0" w:evenVBand="0" w:oddHBand="0" w:evenHBand="0" w:firstRowFirstColumn="0" w:firstRowLastColumn="0" w:lastRowFirstColumn="0" w:lastRowLastColumn="0"/>
            </w:pPr>
            <w:r>
              <w:t>-4.4</w:t>
            </w:r>
          </w:p>
        </w:tc>
      </w:tr>
      <w:tr w:rsidR="008667A0" w14:paraId="1179483E" w14:textId="77777777" w:rsidTr="002D11C8">
        <w:tc>
          <w:tcPr>
            <w:cnfStyle w:val="001000000000" w:firstRow="0" w:lastRow="0" w:firstColumn="1" w:lastColumn="0" w:oddVBand="0" w:evenVBand="0" w:oddHBand="0" w:evenHBand="0" w:firstRowFirstColumn="0" w:firstRowLastColumn="0" w:lastRowFirstColumn="0" w:lastRowLastColumn="0"/>
            <w:tcW w:w="4820" w:type="dxa"/>
            <w:tcPrChange w:id="1396" w:author="Kevin Toohey" w:date="2023-10-03T16:57:00Z">
              <w:tcPr>
                <w:tcW w:w="5040" w:type="dxa"/>
              </w:tcPr>
            </w:tcPrChange>
          </w:tcPr>
          <w:p w14:paraId="05FB840F" w14:textId="77777777" w:rsidR="008667A0" w:rsidRDefault="00165603">
            <w:r>
              <w:rPr>
                <w:b/>
              </w:rPr>
              <w:t>Frequency of Negative Annual Total Return</w:t>
            </w:r>
          </w:p>
        </w:tc>
        <w:tc>
          <w:tcPr>
            <w:tcW w:w="1652" w:type="dxa"/>
            <w:tcPrChange w:id="1397" w:author="Kevin Toohey" w:date="2023-10-03T16:57:00Z">
              <w:tcPr>
                <w:tcW w:w="2408" w:type="dxa"/>
              </w:tcPr>
            </w:tcPrChange>
          </w:tcPr>
          <w:p w14:paraId="1D05E1C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Change w:id="1398" w:author="Kevin Toohey" w:date="2023-10-03T16:57:00Z">
              <w:tcPr>
                <w:tcW w:w="2408" w:type="dxa"/>
              </w:tcPr>
            </w:tcPrChange>
          </w:tcPr>
          <w:p w14:paraId="05B28CB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Change w:id="1399" w:author="Kevin Toohey" w:date="2023-10-03T16:57:00Z">
              <w:tcPr>
                <w:tcW w:w="2408" w:type="dxa"/>
              </w:tcPr>
            </w:tcPrChange>
          </w:tcPr>
          <w:p w14:paraId="2DCC4B8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023A7152" w14:textId="77777777" w:rsidTr="002D11C8">
        <w:tc>
          <w:tcPr>
            <w:cnfStyle w:val="001000000000" w:firstRow="0" w:lastRow="0" w:firstColumn="1" w:lastColumn="0" w:oddVBand="0" w:evenVBand="0" w:oddHBand="0" w:evenHBand="0" w:firstRowFirstColumn="0" w:firstRowLastColumn="0" w:lastRowFirstColumn="0" w:lastRowLastColumn="0"/>
            <w:tcW w:w="4820" w:type="dxa"/>
            <w:tcPrChange w:id="1400" w:author="Kevin Toohey" w:date="2023-10-03T16:57:00Z">
              <w:tcPr>
                <w:tcW w:w="5040" w:type="dxa"/>
              </w:tcPr>
            </w:tcPrChange>
          </w:tcPr>
          <w:p w14:paraId="74D524B9" w14:textId="77777777" w:rsidR="008667A0" w:rsidRDefault="00165603">
            <w:r>
              <w:t xml:space="preserve">  Number of Negative Annual Return in any 20-year period</w:t>
            </w:r>
          </w:p>
        </w:tc>
        <w:tc>
          <w:tcPr>
            <w:tcW w:w="1652" w:type="dxa"/>
            <w:tcPrChange w:id="1401" w:author="Kevin Toohey" w:date="2023-10-03T16:57:00Z">
              <w:tcPr>
                <w:tcW w:w="2408" w:type="dxa"/>
              </w:tcPr>
            </w:tcPrChange>
          </w:tcPr>
          <w:p w14:paraId="2FEEC1DF" w14:textId="77777777" w:rsidR="008667A0" w:rsidRDefault="00165603">
            <w:pPr>
              <w:cnfStyle w:val="000000000000" w:firstRow="0" w:lastRow="0" w:firstColumn="0" w:lastColumn="0" w:oddVBand="0" w:evenVBand="0" w:oddHBand="0" w:evenHBand="0" w:firstRowFirstColumn="0" w:firstRowLastColumn="0" w:lastRowFirstColumn="0" w:lastRowLastColumn="0"/>
            </w:pPr>
            <w:r>
              <w:t>3.4</w:t>
            </w:r>
          </w:p>
        </w:tc>
        <w:tc>
          <w:tcPr>
            <w:tcW w:w="1701" w:type="dxa"/>
            <w:tcPrChange w:id="1402" w:author="Kevin Toohey" w:date="2023-10-03T16:57:00Z">
              <w:tcPr>
                <w:tcW w:w="2408" w:type="dxa"/>
              </w:tcPr>
            </w:tcPrChange>
          </w:tcPr>
          <w:p w14:paraId="75905ACE" w14:textId="77777777" w:rsidR="008667A0" w:rsidRDefault="00165603">
            <w:pPr>
              <w:cnfStyle w:val="000000000000" w:firstRow="0" w:lastRow="0" w:firstColumn="0" w:lastColumn="0" w:oddVBand="0" w:evenVBand="0" w:oddHBand="0" w:evenHBand="0" w:firstRowFirstColumn="0" w:firstRowLastColumn="0" w:lastRowFirstColumn="0" w:lastRowLastColumn="0"/>
            </w:pPr>
            <w:r>
              <w:t>3.6</w:t>
            </w:r>
          </w:p>
        </w:tc>
        <w:tc>
          <w:tcPr>
            <w:tcW w:w="1701" w:type="dxa"/>
            <w:tcPrChange w:id="1403" w:author="Kevin Toohey" w:date="2023-10-03T16:57:00Z">
              <w:tcPr>
                <w:tcW w:w="2408" w:type="dxa"/>
              </w:tcPr>
            </w:tcPrChange>
          </w:tcPr>
          <w:p w14:paraId="3DF88606" w14:textId="77777777" w:rsidR="008667A0" w:rsidRDefault="00165603">
            <w:pPr>
              <w:cnfStyle w:val="000000000000" w:firstRow="0" w:lastRow="0" w:firstColumn="0" w:lastColumn="0" w:oddVBand="0" w:evenVBand="0" w:oddHBand="0" w:evenHBand="0" w:firstRowFirstColumn="0" w:firstRowLastColumn="0" w:lastRowFirstColumn="0" w:lastRowLastColumn="0"/>
            </w:pPr>
            <w:r>
              <w:t>3.2</w:t>
            </w:r>
          </w:p>
        </w:tc>
      </w:tr>
      <w:tr w:rsidR="008667A0" w14:paraId="12A9F7F5" w14:textId="77777777" w:rsidTr="002D11C8">
        <w:tc>
          <w:tcPr>
            <w:cnfStyle w:val="001000000000" w:firstRow="0" w:lastRow="0" w:firstColumn="1" w:lastColumn="0" w:oddVBand="0" w:evenVBand="0" w:oddHBand="0" w:evenHBand="0" w:firstRowFirstColumn="0" w:firstRowLastColumn="0" w:lastRowFirstColumn="0" w:lastRowLastColumn="0"/>
            <w:tcW w:w="4820" w:type="dxa"/>
            <w:tcPrChange w:id="1404" w:author="Kevin Toohey" w:date="2023-10-03T16:57:00Z">
              <w:tcPr>
                <w:tcW w:w="5040" w:type="dxa"/>
              </w:tcPr>
            </w:tcPrChange>
          </w:tcPr>
          <w:p w14:paraId="171A01CD" w14:textId="77777777" w:rsidR="008667A0" w:rsidRDefault="00165603">
            <w:r>
              <w:t xml:space="preserve">  Probability of a Negative Annual Return(%)</w:t>
            </w:r>
          </w:p>
        </w:tc>
        <w:tc>
          <w:tcPr>
            <w:tcW w:w="1652" w:type="dxa"/>
            <w:tcPrChange w:id="1405" w:author="Kevin Toohey" w:date="2023-10-03T16:57:00Z">
              <w:tcPr>
                <w:tcW w:w="2408" w:type="dxa"/>
              </w:tcPr>
            </w:tcPrChange>
          </w:tcPr>
          <w:p w14:paraId="5BC3D2FD" w14:textId="77777777" w:rsidR="008667A0" w:rsidRDefault="00165603">
            <w:pPr>
              <w:cnfStyle w:val="000000000000" w:firstRow="0" w:lastRow="0" w:firstColumn="0" w:lastColumn="0" w:oddVBand="0" w:evenVBand="0" w:oddHBand="0" w:evenHBand="0" w:firstRowFirstColumn="0" w:firstRowLastColumn="0" w:lastRowFirstColumn="0" w:lastRowLastColumn="0"/>
            </w:pPr>
            <w:r>
              <w:t>16.9</w:t>
            </w:r>
          </w:p>
        </w:tc>
        <w:tc>
          <w:tcPr>
            <w:tcW w:w="1701" w:type="dxa"/>
            <w:tcPrChange w:id="1406" w:author="Kevin Toohey" w:date="2023-10-03T16:57:00Z">
              <w:tcPr>
                <w:tcW w:w="2408" w:type="dxa"/>
              </w:tcPr>
            </w:tcPrChange>
          </w:tcPr>
          <w:p w14:paraId="028229A0" w14:textId="77777777" w:rsidR="008667A0" w:rsidRDefault="00165603">
            <w:pPr>
              <w:cnfStyle w:val="000000000000" w:firstRow="0" w:lastRow="0" w:firstColumn="0" w:lastColumn="0" w:oddVBand="0" w:evenVBand="0" w:oddHBand="0" w:evenHBand="0" w:firstRowFirstColumn="0" w:firstRowLastColumn="0" w:lastRowFirstColumn="0" w:lastRowLastColumn="0"/>
            </w:pPr>
            <w:r>
              <w:t>18.0</w:t>
            </w:r>
          </w:p>
        </w:tc>
        <w:tc>
          <w:tcPr>
            <w:tcW w:w="1701" w:type="dxa"/>
            <w:tcPrChange w:id="1407" w:author="Kevin Toohey" w:date="2023-10-03T16:57:00Z">
              <w:tcPr>
                <w:tcW w:w="2408" w:type="dxa"/>
              </w:tcPr>
            </w:tcPrChange>
          </w:tcPr>
          <w:p w14:paraId="5683A050" w14:textId="77777777" w:rsidR="008667A0" w:rsidRDefault="00165603">
            <w:pPr>
              <w:cnfStyle w:val="000000000000" w:firstRow="0" w:lastRow="0" w:firstColumn="0" w:lastColumn="0" w:oddVBand="0" w:evenVBand="0" w:oddHBand="0" w:evenHBand="0" w:firstRowFirstColumn="0" w:firstRowLastColumn="0" w:lastRowFirstColumn="0" w:lastRowLastColumn="0"/>
            </w:pPr>
            <w:r>
              <w:t>16.1</w:t>
            </w:r>
          </w:p>
        </w:tc>
      </w:tr>
    </w:tbl>
    <w:p w14:paraId="1D9A22C9" w14:textId="77777777" w:rsidR="008667A0" w:rsidRDefault="008667A0">
      <w:pPr>
        <w:pStyle w:val="BodyStyle"/>
      </w:pPr>
    </w:p>
    <w:p w14:paraId="3D353603" w14:textId="77777777" w:rsidR="008667A0" w:rsidRDefault="00165603">
      <w:pPr>
        <w:pStyle w:val="BodyStyle"/>
      </w:pPr>
      <w:r>
        <w:t>Table 18 tests and demonstrates the returns, volatility of returns and the probabilities of the current SAA meeting the current stated investment objective of CPI + 3.0% pa over 8-year periods, on a forecast basis, before management fees and tax.</w:t>
      </w:r>
    </w:p>
    <w:p w14:paraId="3D65E562" w14:textId="77777777" w:rsidR="008667A0" w:rsidRDefault="00165603">
      <w:pPr>
        <w:pStyle w:val="T-Title"/>
      </w:pPr>
      <w:r>
        <w:t>Table 18: Scenario 2 Forecast Analysis – Strategic Asset Allocations</w:t>
      </w:r>
    </w:p>
    <w:tbl>
      <w:tblPr>
        <w:tblStyle w:val="Table2"/>
        <w:tblW w:w="9732" w:type="dxa"/>
        <w:tblLook w:val="04A0" w:firstRow="1" w:lastRow="0" w:firstColumn="1" w:lastColumn="0" w:noHBand="0" w:noVBand="1"/>
        <w:tblPrChange w:id="1408" w:author="Kevin Toohey" w:date="2023-10-03T16:57:00Z">
          <w:tblPr>
            <w:tblStyle w:val="Table2"/>
            <w:tblW w:w="0" w:type="auto"/>
            <w:tblLook w:val="04A0" w:firstRow="1" w:lastRow="0" w:firstColumn="1" w:lastColumn="0" w:noHBand="0" w:noVBand="1"/>
          </w:tblPr>
        </w:tblPrChange>
      </w:tblPr>
      <w:tblGrid>
        <w:gridCol w:w="4820"/>
        <w:gridCol w:w="1652"/>
        <w:gridCol w:w="1701"/>
        <w:gridCol w:w="1559"/>
        <w:tblGridChange w:id="1409">
          <w:tblGrid>
            <w:gridCol w:w="3877"/>
            <w:gridCol w:w="1899"/>
            <w:gridCol w:w="1928"/>
            <w:gridCol w:w="1928"/>
          </w:tblGrid>
        </w:tblGridChange>
      </w:tblGrid>
      <w:tr w:rsidR="008667A0" w14:paraId="3B71E457" w14:textId="77777777" w:rsidTr="00376C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tcPrChange w:id="1410" w:author="Kevin Toohey" w:date="2023-10-03T16:57:00Z">
              <w:tcPr>
                <w:tcW w:w="5040" w:type="dxa"/>
              </w:tcPr>
            </w:tcPrChange>
          </w:tcPr>
          <w:p w14:paraId="091DC7B5" w14:textId="77777777" w:rsidR="008667A0" w:rsidRDefault="00165603">
            <w:pPr>
              <w:cnfStyle w:val="101000000000" w:firstRow="1" w:lastRow="0" w:firstColumn="1" w:lastColumn="0" w:oddVBand="0" w:evenVBand="0" w:oddHBand="0" w:evenHBand="0" w:firstRowFirstColumn="0" w:firstRowLastColumn="0" w:lastRowFirstColumn="0" w:lastRowLastColumn="0"/>
            </w:pPr>
            <w:r>
              <w:t>Category</w:t>
            </w:r>
          </w:p>
        </w:tc>
        <w:tc>
          <w:tcPr>
            <w:tcW w:w="1652" w:type="dxa"/>
            <w:tcPrChange w:id="1411" w:author="Kevin Toohey" w:date="2023-10-03T16:57:00Z">
              <w:tcPr>
                <w:tcW w:w="2408" w:type="dxa"/>
              </w:tcPr>
            </w:tcPrChange>
          </w:tcPr>
          <w:p w14:paraId="56831BD5"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701" w:type="dxa"/>
            <w:tcPrChange w:id="1412" w:author="Kevin Toohey" w:date="2023-10-03T16:57:00Z">
              <w:tcPr>
                <w:tcW w:w="2408" w:type="dxa"/>
              </w:tcPr>
            </w:tcPrChange>
          </w:tcPr>
          <w:p w14:paraId="7ECF933E" w14:textId="77777777" w:rsidR="008667A0" w:rsidRDefault="00165603">
            <w:pPr>
              <w:cnfStyle w:val="100000000000" w:firstRow="1" w:lastRow="0" w:firstColumn="0" w:lastColumn="0" w:oddVBand="0" w:evenVBand="0" w:oddHBand="0" w:evenHBand="0" w:firstRowFirstColumn="0" w:firstRowLastColumn="0" w:lastRowFirstColumn="0" w:lastRowLastColumn="0"/>
            </w:pPr>
            <w:r>
              <w:t>Most Volatile Portfolio P1</w:t>
            </w:r>
          </w:p>
        </w:tc>
        <w:tc>
          <w:tcPr>
            <w:tcW w:w="1559" w:type="dxa"/>
            <w:tcPrChange w:id="1413" w:author="Kevin Toohey" w:date="2023-10-03T16:57:00Z">
              <w:tcPr>
                <w:tcW w:w="2408" w:type="dxa"/>
              </w:tcPr>
            </w:tcPrChange>
          </w:tcPr>
          <w:p w14:paraId="7C509BB2" w14:textId="77777777" w:rsidR="008667A0" w:rsidRDefault="00165603">
            <w:pPr>
              <w:cnfStyle w:val="100000000000" w:firstRow="1" w:lastRow="0" w:firstColumn="0" w:lastColumn="0" w:oddVBand="0" w:evenVBand="0" w:oddHBand="0" w:evenHBand="0" w:firstRowFirstColumn="0" w:firstRowLastColumn="0" w:lastRowFirstColumn="0" w:lastRowLastColumn="0"/>
            </w:pPr>
            <w:r>
              <w:t>Least Volatile Portfolio P2</w:t>
            </w:r>
          </w:p>
        </w:tc>
      </w:tr>
      <w:tr w:rsidR="008667A0" w14:paraId="62EFF06C"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414" w:author="Kevin Toohey" w:date="2023-10-03T16:57:00Z">
              <w:tcPr>
                <w:tcW w:w="5040" w:type="dxa"/>
              </w:tcPr>
            </w:tcPrChange>
          </w:tcPr>
          <w:p w14:paraId="1B51AE02" w14:textId="77777777" w:rsidR="008667A0" w:rsidRDefault="00165603">
            <w:r>
              <w:rPr>
                <w:b/>
              </w:rPr>
              <w:t>Asset Classes</w:t>
            </w:r>
          </w:p>
        </w:tc>
        <w:tc>
          <w:tcPr>
            <w:tcW w:w="1652" w:type="dxa"/>
            <w:tcPrChange w:id="1415" w:author="Kevin Toohey" w:date="2023-10-03T16:57:00Z">
              <w:tcPr>
                <w:tcW w:w="2408" w:type="dxa"/>
              </w:tcPr>
            </w:tcPrChange>
          </w:tcPr>
          <w:p w14:paraId="278D326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Change w:id="1416" w:author="Kevin Toohey" w:date="2023-10-03T16:57:00Z">
              <w:tcPr>
                <w:tcW w:w="2408" w:type="dxa"/>
              </w:tcPr>
            </w:tcPrChange>
          </w:tcPr>
          <w:p w14:paraId="6ED2A12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1417" w:author="Kevin Toohey" w:date="2023-10-03T16:57:00Z">
              <w:tcPr>
                <w:tcW w:w="2408" w:type="dxa"/>
              </w:tcPr>
            </w:tcPrChange>
          </w:tcPr>
          <w:p w14:paraId="217D674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4DF47940"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418" w:author="Kevin Toohey" w:date="2023-10-03T16:57:00Z">
              <w:tcPr>
                <w:tcW w:w="5040" w:type="dxa"/>
              </w:tcPr>
            </w:tcPrChange>
          </w:tcPr>
          <w:p w14:paraId="29E75313" w14:textId="77777777" w:rsidR="008667A0" w:rsidRDefault="00165603">
            <w:r>
              <w:t xml:space="preserve">  Cash(%)</w:t>
            </w:r>
          </w:p>
        </w:tc>
        <w:tc>
          <w:tcPr>
            <w:tcW w:w="1652" w:type="dxa"/>
            <w:tcPrChange w:id="1419" w:author="Kevin Toohey" w:date="2023-10-03T16:57:00Z">
              <w:tcPr>
                <w:tcW w:w="2408" w:type="dxa"/>
              </w:tcPr>
            </w:tcPrChange>
          </w:tcPr>
          <w:p w14:paraId="2A6AD2B3"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701" w:type="dxa"/>
            <w:tcPrChange w:id="1420" w:author="Kevin Toohey" w:date="2023-10-03T16:57:00Z">
              <w:tcPr>
                <w:tcW w:w="2408" w:type="dxa"/>
              </w:tcPr>
            </w:tcPrChange>
          </w:tcPr>
          <w:p w14:paraId="5F21EBDA" w14:textId="77777777" w:rsidR="008667A0" w:rsidRDefault="00165603">
            <w:pPr>
              <w:cnfStyle w:val="000000000000" w:firstRow="0" w:lastRow="0" w:firstColumn="0" w:lastColumn="0" w:oddVBand="0" w:evenVBand="0" w:oddHBand="0" w:evenHBand="0" w:firstRowFirstColumn="0" w:firstRowLastColumn="0" w:lastRowFirstColumn="0" w:lastRowLastColumn="0"/>
            </w:pPr>
            <w:r>
              <w:t>2.0</w:t>
            </w:r>
          </w:p>
        </w:tc>
        <w:tc>
          <w:tcPr>
            <w:tcW w:w="1559" w:type="dxa"/>
            <w:tcPrChange w:id="1421" w:author="Kevin Toohey" w:date="2023-10-03T16:57:00Z">
              <w:tcPr>
                <w:tcW w:w="2408" w:type="dxa"/>
              </w:tcPr>
            </w:tcPrChange>
          </w:tcPr>
          <w:p w14:paraId="3361E755"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r w:rsidR="008667A0" w14:paraId="05E7A413"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422" w:author="Kevin Toohey" w:date="2023-10-03T16:57:00Z">
              <w:tcPr>
                <w:tcW w:w="5040" w:type="dxa"/>
              </w:tcPr>
            </w:tcPrChange>
          </w:tcPr>
          <w:p w14:paraId="36DC7021" w14:textId="77777777" w:rsidR="008667A0" w:rsidRDefault="00165603">
            <w:r>
              <w:t xml:space="preserve">  Australian Shares(%)</w:t>
            </w:r>
          </w:p>
        </w:tc>
        <w:tc>
          <w:tcPr>
            <w:tcW w:w="1652" w:type="dxa"/>
            <w:tcPrChange w:id="1423" w:author="Kevin Toohey" w:date="2023-10-03T16:57:00Z">
              <w:tcPr>
                <w:tcW w:w="2408" w:type="dxa"/>
              </w:tcPr>
            </w:tcPrChange>
          </w:tcPr>
          <w:p w14:paraId="41C680B3" w14:textId="77777777" w:rsidR="008667A0" w:rsidRDefault="00165603">
            <w:pPr>
              <w:cnfStyle w:val="000000000000" w:firstRow="0" w:lastRow="0" w:firstColumn="0" w:lastColumn="0" w:oddVBand="0" w:evenVBand="0" w:oddHBand="0" w:evenHBand="0" w:firstRowFirstColumn="0" w:firstRowLastColumn="0" w:lastRowFirstColumn="0" w:lastRowLastColumn="0"/>
            </w:pPr>
            <w:r>
              <w:t>22.5</w:t>
            </w:r>
          </w:p>
        </w:tc>
        <w:tc>
          <w:tcPr>
            <w:tcW w:w="1701" w:type="dxa"/>
            <w:tcPrChange w:id="1424" w:author="Kevin Toohey" w:date="2023-10-03T16:57:00Z">
              <w:tcPr>
                <w:tcW w:w="2408" w:type="dxa"/>
              </w:tcPr>
            </w:tcPrChange>
          </w:tcPr>
          <w:p w14:paraId="77441D47"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c>
          <w:tcPr>
            <w:tcW w:w="1559" w:type="dxa"/>
            <w:tcPrChange w:id="1425" w:author="Kevin Toohey" w:date="2023-10-03T16:57:00Z">
              <w:tcPr>
                <w:tcW w:w="2408" w:type="dxa"/>
              </w:tcPr>
            </w:tcPrChange>
          </w:tcPr>
          <w:p w14:paraId="0B242D39" w14:textId="77777777" w:rsidR="008667A0" w:rsidRDefault="00165603">
            <w:pPr>
              <w:cnfStyle w:val="000000000000" w:firstRow="0" w:lastRow="0" w:firstColumn="0" w:lastColumn="0" w:oddVBand="0" w:evenVBand="0" w:oddHBand="0" w:evenHBand="0" w:firstRowFirstColumn="0" w:firstRowLastColumn="0" w:lastRowFirstColumn="0" w:lastRowLastColumn="0"/>
            </w:pPr>
            <w:r>
              <w:t>18.0</w:t>
            </w:r>
          </w:p>
        </w:tc>
      </w:tr>
      <w:tr w:rsidR="008667A0" w14:paraId="3D70636D"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426" w:author="Kevin Toohey" w:date="2023-10-03T16:57:00Z">
              <w:tcPr>
                <w:tcW w:w="5040" w:type="dxa"/>
              </w:tcPr>
            </w:tcPrChange>
          </w:tcPr>
          <w:p w14:paraId="228E2181" w14:textId="77777777" w:rsidR="008667A0" w:rsidRDefault="00165603">
            <w:r>
              <w:t xml:space="preserve">  International Shares(%)</w:t>
            </w:r>
          </w:p>
        </w:tc>
        <w:tc>
          <w:tcPr>
            <w:tcW w:w="1652" w:type="dxa"/>
            <w:tcPrChange w:id="1427" w:author="Kevin Toohey" w:date="2023-10-03T16:57:00Z">
              <w:tcPr>
                <w:tcW w:w="2408" w:type="dxa"/>
              </w:tcPr>
            </w:tcPrChange>
          </w:tcPr>
          <w:p w14:paraId="41A818F8" w14:textId="77777777" w:rsidR="008667A0" w:rsidRDefault="00165603">
            <w:pPr>
              <w:cnfStyle w:val="000000000000" w:firstRow="0" w:lastRow="0" w:firstColumn="0" w:lastColumn="0" w:oddVBand="0" w:evenVBand="0" w:oddHBand="0" w:evenHBand="0" w:firstRowFirstColumn="0" w:firstRowLastColumn="0" w:lastRowFirstColumn="0" w:lastRowLastColumn="0"/>
            </w:pPr>
            <w:r>
              <w:t>22.5</w:t>
            </w:r>
          </w:p>
        </w:tc>
        <w:tc>
          <w:tcPr>
            <w:tcW w:w="1701" w:type="dxa"/>
            <w:tcPrChange w:id="1428" w:author="Kevin Toohey" w:date="2023-10-03T16:57:00Z">
              <w:tcPr>
                <w:tcW w:w="2408" w:type="dxa"/>
              </w:tcPr>
            </w:tcPrChange>
          </w:tcPr>
          <w:p w14:paraId="68D2CA64"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559" w:type="dxa"/>
            <w:tcPrChange w:id="1429" w:author="Kevin Toohey" w:date="2023-10-03T16:57:00Z">
              <w:tcPr>
                <w:tcW w:w="2408" w:type="dxa"/>
              </w:tcPr>
            </w:tcPrChange>
          </w:tcPr>
          <w:p w14:paraId="79AB5888" w14:textId="77777777" w:rsidR="008667A0" w:rsidRDefault="00165603">
            <w:pPr>
              <w:cnfStyle w:val="000000000000" w:firstRow="0" w:lastRow="0" w:firstColumn="0" w:lastColumn="0" w:oddVBand="0" w:evenVBand="0" w:oddHBand="0" w:evenHBand="0" w:firstRowFirstColumn="0" w:firstRowLastColumn="0" w:lastRowFirstColumn="0" w:lastRowLastColumn="0"/>
            </w:pPr>
            <w:r>
              <w:t>27.0</w:t>
            </w:r>
          </w:p>
        </w:tc>
      </w:tr>
      <w:tr w:rsidR="008667A0" w14:paraId="5DCB65E8"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430" w:author="Kevin Toohey" w:date="2023-10-03T16:57:00Z">
              <w:tcPr>
                <w:tcW w:w="5040" w:type="dxa"/>
              </w:tcPr>
            </w:tcPrChange>
          </w:tcPr>
          <w:p w14:paraId="1BA3168E" w14:textId="77777777" w:rsidR="008667A0" w:rsidRDefault="00165603">
            <w:r>
              <w:t xml:space="preserve">  Real Assets(%)</w:t>
            </w:r>
          </w:p>
        </w:tc>
        <w:tc>
          <w:tcPr>
            <w:tcW w:w="1652" w:type="dxa"/>
            <w:tcPrChange w:id="1431" w:author="Kevin Toohey" w:date="2023-10-03T16:57:00Z">
              <w:tcPr>
                <w:tcW w:w="2408" w:type="dxa"/>
              </w:tcPr>
            </w:tcPrChange>
          </w:tcPr>
          <w:p w14:paraId="5AA503C6" w14:textId="77777777" w:rsidR="008667A0" w:rsidRDefault="00165603">
            <w:pPr>
              <w:cnfStyle w:val="000000000000" w:firstRow="0" w:lastRow="0" w:firstColumn="0" w:lastColumn="0" w:oddVBand="0" w:evenVBand="0" w:oddHBand="0" w:evenHBand="0" w:firstRowFirstColumn="0" w:firstRowLastColumn="0" w:lastRowFirstColumn="0" w:lastRowLastColumn="0"/>
            </w:pPr>
            <w:r>
              <w:t>12.5</w:t>
            </w:r>
          </w:p>
        </w:tc>
        <w:tc>
          <w:tcPr>
            <w:tcW w:w="1701" w:type="dxa"/>
            <w:tcPrChange w:id="1432" w:author="Kevin Toohey" w:date="2023-10-03T16:57:00Z">
              <w:tcPr>
                <w:tcW w:w="2408" w:type="dxa"/>
              </w:tcPr>
            </w:tcPrChange>
          </w:tcPr>
          <w:p w14:paraId="078EB9FF"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559" w:type="dxa"/>
            <w:tcPrChange w:id="1433" w:author="Kevin Toohey" w:date="2023-10-03T16:57:00Z">
              <w:tcPr>
                <w:tcW w:w="2408" w:type="dxa"/>
              </w:tcPr>
            </w:tcPrChange>
          </w:tcPr>
          <w:p w14:paraId="098210CE"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r w:rsidR="008667A0" w14:paraId="446544A7"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434" w:author="Kevin Toohey" w:date="2023-10-03T16:57:00Z">
              <w:tcPr>
                <w:tcW w:w="5040" w:type="dxa"/>
              </w:tcPr>
            </w:tcPrChange>
          </w:tcPr>
          <w:p w14:paraId="5F116286" w14:textId="77777777" w:rsidR="008667A0" w:rsidRDefault="00165603">
            <w:r>
              <w:t xml:space="preserve">  Alternatives(%)</w:t>
            </w:r>
          </w:p>
        </w:tc>
        <w:tc>
          <w:tcPr>
            <w:tcW w:w="1652" w:type="dxa"/>
            <w:tcPrChange w:id="1435" w:author="Kevin Toohey" w:date="2023-10-03T16:57:00Z">
              <w:tcPr>
                <w:tcW w:w="2408" w:type="dxa"/>
              </w:tcPr>
            </w:tcPrChange>
          </w:tcPr>
          <w:p w14:paraId="38FDA870" w14:textId="77777777" w:rsidR="008667A0" w:rsidRDefault="00165603">
            <w:pPr>
              <w:cnfStyle w:val="000000000000" w:firstRow="0" w:lastRow="0" w:firstColumn="0" w:lastColumn="0" w:oddVBand="0" w:evenVBand="0" w:oddHBand="0" w:evenHBand="0" w:firstRowFirstColumn="0" w:firstRowLastColumn="0" w:lastRowFirstColumn="0" w:lastRowLastColumn="0"/>
            </w:pPr>
            <w:r>
              <w:t>12.5</w:t>
            </w:r>
          </w:p>
        </w:tc>
        <w:tc>
          <w:tcPr>
            <w:tcW w:w="1701" w:type="dxa"/>
            <w:tcPrChange w:id="1436" w:author="Kevin Toohey" w:date="2023-10-03T16:57:00Z">
              <w:tcPr>
                <w:tcW w:w="2408" w:type="dxa"/>
              </w:tcPr>
            </w:tcPrChange>
          </w:tcPr>
          <w:p w14:paraId="7633B0E4"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559" w:type="dxa"/>
            <w:tcPrChange w:id="1437" w:author="Kevin Toohey" w:date="2023-10-03T16:57:00Z">
              <w:tcPr>
                <w:tcW w:w="2408" w:type="dxa"/>
              </w:tcPr>
            </w:tcPrChange>
          </w:tcPr>
          <w:p w14:paraId="381623B9"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r>
      <w:tr w:rsidR="008667A0" w14:paraId="032DEABF"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438" w:author="Kevin Toohey" w:date="2023-10-03T16:57:00Z">
              <w:tcPr>
                <w:tcW w:w="5040" w:type="dxa"/>
              </w:tcPr>
            </w:tcPrChange>
          </w:tcPr>
          <w:p w14:paraId="7C078957" w14:textId="77777777" w:rsidR="008667A0" w:rsidRDefault="00165603">
            <w:r>
              <w:t xml:space="preserve">  Long Duration(%)</w:t>
            </w:r>
          </w:p>
        </w:tc>
        <w:tc>
          <w:tcPr>
            <w:tcW w:w="1652" w:type="dxa"/>
            <w:tcPrChange w:id="1439" w:author="Kevin Toohey" w:date="2023-10-03T16:57:00Z">
              <w:tcPr>
                <w:tcW w:w="2408" w:type="dxa"/>
              </w:tcPr>
            </w:tcPrChange>
          </w:tcPr>
          <w:p w14:paraId="482CC42B" w14:textId="77777777" w:rsidR="008667A0" w:rsidRDefault="00165603">
            <w:pPr>
              <w:cnfStyle w:val="000000000000" w:firstRow="0" w:lastRow="0" w:firstColumn="0" w:lastColumn="0" w:oddVBand="0" w:evenVBand="0" w:oddHBand="0" w:evenHBand="0" w:firstRowFirstColumn="0" w:firstRowLastColumn="0" w:lastRowFirstColumn="0" w:lastRowLastColumn="0"/>
            </w:pPr>
            <w:r>
              <w:t>12.5</w:t>
            </w:r>
          </w:p>
        </w:tc>
        <w:tc>
          <w:tcPr>
            <w:tcW w:w="1701" w:type="dxa"/>
            <w:tcPrChange w:id="1440" w:author="Kevin Toohey" w:date="2023-10-03T16:57:00Z">
              <w:tcPr>
                <w:tcW w:w="2408" w:type="dxa"/>
              </w:tcPr>
            </w:tcPrChange>
          </w:tcPr>
          <w:p w14:paraId="786E7F4F" w14:textId="77777777" w:rsidR="008667A0" w:rsidRDefault="00165603">
            <w:pPr>
              <w:cnfStyle w:val="000000000000" w:firstRow="0" w:lastRow="0" w:firstColumn="0" w:lastColumn="0" w:oddVBand="0" w:evenVBand="0" w:oddHBand="0" w:evenHBand="0" w:firstRowFirstColumn="0" w:firstRowLastColumn="0" w:lastRowFirstColumn="0" w:lastRowLastColumn="0"/>
            </w:pPr>
            <w:r>
              <w:t>8.0</w:t>
            </w:r>
          </w:p>
        </w:tc>
        <w:tc>
          <w:tcPr>
            <w:tcW w:w="1559" w:type="dxa"/>
            <w:tcPrChange w:id="1441" w:author="Kevin Toohey" w:date="2023-10-03T16:57:00Z">
              <w:tcPr>
                <w:tcW w:w="2408" w:type="dxa"/>
              </w:tcPr>
            </w:tcPrChange>
          </w:tcPr>
          <w:p w14:paraId="4216E3CC" w14:textId="77777777" w:rsidR="008667A0" w:rsidRDefault="00165603">
            <w:pPr>
              <w:cnfStyle w:val="000000000000" w:firstRow="0" w:lastRow="0" w:firstColumn="0" w:lastColumn="0" w:oddVBand="0" w:evenVBand="0" w:oddHBand="0" w:evenHBand="0" w:firstRowFirstColumn="0" w:firstRowLastColumn="0" w:lastRowFirstColumn="0" w:lastRowLastColumn="0"/>
            </w:pPr>
            <w:r>
              <w:t>18.0</w:t>
            </w:r>
          </w:p>
        </w:tc>
      </w:tr>
      <w:tr w:rsidR="008667A0" w14:paraId="1DA7AEAD"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442" w:author="Kevin Toohey" w:date="2023-10-03T16:57:00Z">
              <w:tcPr>
                <w:tcW w:w="5040" w:type="dxa"/>
              </w:tcPr>
            </w:tcPrChange>
          </w:tcPr>
          <w:p w14:paraId="13934881" w14:textId="77777777" w:rsidR="008667A0" w:rsidRDefault="00165603">
            <w:r>
              <w:t xml:space="preserve">  Floating Rate(%)</w:t>
            </w:r>
          </w:p>
        </w:tc>
        <w:tc>
          <w:tcPr>
            <w:tcW w:w="1652" w:type="dxa"/>
            <w:tcPrChange w:id="1443" w:author="Kevin Toohey" w:date="2023-10-03T16:57:00Z">
              <w:tcPr>
                <w:tcW w:w="2408" w:type="dxa"/>
              </w:tcPr>
            </w:tcPrChange>
          </w:tcPr>
          <w:p w14:paraId="1451294D" w14:textId="77777777" w:rsidR="008667A0" w:rsidRDefault="00165603">
            <w:pPr>
              <w:cnfStyle w:val="000000000000" w:firstRow="0" w:lastRow="0" w:firstColumn="0" w:lastColumn="0" w:oddVBand="0" w:evenVBand="0" w:oddHBand="0" w:evenHBand="0" w:firstRowFirstColumn="0" w:firstRowLastColumn="0" w:lastRowFirstColumn="0" w:lastRowLastColumn="0"/>
            </w:pPr>
            <w:r>
              <w:t>12.5</w:t>
            </w:r>
          </w:p>
        </w:tc>
        <w:tc>
          <w:tcPr>
            <w:tcW w:w="1701" w:type="dxa"/>
            <w:tcPrChange w:id="1444" w:author="Kevin Toohey" w:date="2023-10-03T16:57:00Z">
              <w:tcPr>
                <w:tcW w:w="2408" w:type="dxa"/>
              </w:tcPr>
            </w:tcPrChange>
          </w:tcPr>
          <w:p w14:paraId="08AA2E71"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c>
          <w:tcPr>
            <w:tcW w:w="1559" w:type="dxa"/>
            <w:tcPrChange w:id="1445" w:author="Kevin Toohey" w:date="2023-10-03T16:57:00Z">
              <w:tcPr>
                <w:tcW w:w="2408" w:type="dxa"/>
              </w:tcPr>
            </w:tcPrChange>
          </w:tcPr>
          <w:p w14:paraId="03C452C3" w14:textId="77777777" w:rsidR="008667A0" w:rsidRDefault="00165603">
            <w:pPr>
              <w:cnfStyle w:val="000000000000" w:firstRow="0" w:lastRow="0" w:firstColumn="0" w:lastColumn="0" w:oddVBand="0" w:evenVBand="0" w:oddHBand="0" w:evenHBand="0" w:firstRowFirstColumn="0" w:firstRowLastColumn="0" w:lastRowFirstColumn="0" w:lastRowLastColumn="0"/>
            </w:pPr>
            <w:r>
              <w:t>2.0</w:t>
            </w:r>
          </w:p>
        </w:tc>
      </w:tr>
      <w:tr w:rsidR="008667A0" w14:paraId="1ED2918A"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446" w:author="Kevin Toohey" w:date="2023-10-03T16:57:00Z">
              <w:tcPr>
                <w:tcW w:w="5040" w:type="dxa"/>
              </w:tcPr>
            </w:tcPrChange>
          </w:tcPr>
          <w:p w14:paraId="44E4E04A" w14:textId="77777777" w:rsidR="008667A0" w:rsidRDefault="00165603">
            <w:r>
              <w:rPr>
                <w:b/>
              </w:rPr>
              <w:t>Total</w:t>
            </w:r>
          </w:p>
        </w:tc>
        <w:tc>
          <w:tcPr>
            <w:tcW w:w="1652" w:type="dxa"/>
            <w:tcPrChange w:id="1447" w:author="Kevin Toohey" w:date="2023-10-03T16:57:00Z">
              <w:tcPr>
                <w:tcW w:w="2408" w:type="dxa"/>
              </w:tcPr>
            </w:tcPrChange>
          </w:tcPr>
          <w:p w14:paraId="1B7D4EA0"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701" w:type="dxa"/>
            <w:tcPrChange w:id="1448" w:author="Kevin Toohey" w:date="2023-10-03T16:57:00Z">
              <w:tcPr>
                <w:tcW w:w="2408" w:type="dxa"/>
              </w:tcPr>
            </w:tcPrChange>
          </w:tcPr>
          <w:p w14:paraId="313E1E80"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59" w:type="dxa"/>
            <w:tcPrChange w:id="1449" w:author="Kevin Toohey" w:date="2023-10-03T16:57:00Z">
              <w:tcPr>
                <w:tcW w:w="2408" w:type="dxa"/>
              </w:tcPr>
            </w:tcPrChange>
          </w:tcPr>
          <w:p w14:paraId="3724EE31"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r>
      <w:tr w:rsidR="008667A0" w14:paraId="411E7E6F"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450" w:author="Kevin Toohey" w:date="2023-10-03T16:57:00Z">
              <w:tcPr>
                <w:tcW w:w="5040" w:type="dxa"/>
              </w:tcPr>
            </w:tcPrChange>
          </w:tcPr>
          <w:p w14:paraId="0F261668" w14:textId="77777777" w:rsidR="008667A0" w:rsidRDefault="00165603">
            <w:r>
              <w:t xml:space="preserve">  Growth(%)</w:t>
            </w:r>
          </w:p>
        </w:tc>
        <w:tc>
          <w:tcPr>
            <w:tcW w:w="1652" w:type="dxa"/>
            <w:tcPrChange w:id="1451" w:author="Kevin Toohey" w:date="2023-10-03T16:57:00Z">
              <w:tcPr>
                <w:tcW w:w="2408" w:type="dxa"/>
              </w:tcPr>
            </w:tcPrChange>
          </w:tcPr>
          <w:p w14:paraId="43363AE5" w14:textId="77777777" w:rsidR="008667A0" w:rsidRDefault="00165603">
            <w:pPr>
              <w:cnfStyle w:val="000000000000" w:firstRow="0" w:lastRow="0" w:firstColumn="0" w:lastColumn="0" w:oddVBand="0" w:evenVBand="0" w:oddHBand="0" w:evenHBand="0" w:firstRowFirstColumn="0" w:firstRowLastColumn="0" w:lastRowFirstColumn="0" w:lastRowLastColumn="0"/>
            </w:pPr>
            <w:r>
              <w:t>70.0</w:t>
            </w:r>
          </w:p>
        </w:tc>
        <w:tc>
          <w:tcPr>
            <w:tcW w:w="1701" w:type="dxa"/>
            <w:tcPrChange w:id="1452" w:author="Kevin Toohey" w:date="2023-10-03T16:57:00Z">
              <w:tcPr>
                <w:tcW w:w="2408" w:type="dxa"/>
              </w:tcPr>
            </w:tcPrChange>
          </w:tcPr>
          <w:p w14:paraId="127E35FE" w14:textId="77777777" w:rsidR="008667A0" w:rsidRDefault="00165603">
            <w:pPr>
              <w:cnfStyle w:val="000000000000" w:firstRow="0" w:lastRow="0" w:firstColumn="0" w:lastColumn="0" w:oddVBand="0" w:evenVBand="0" w:oddHBand="0" w:evenHBand="0" w:firstRowFirstColumn="0" w:firstRowLastColumn="0" w:lastRowFirstColumn="0" w:lastRowLastColumn="0"/>
            </w:pPr>
            <w:r>
              <w:t>70.0</w:t>
            </w:r>
          </w:p>
        </w:tc>
        <w:tc>
          <w:tcPr>
            <w:tcW w:w="1559" w:type="dxa"/>
            <w:tcPrChange w:id="1453" w:author="Kevin Toohey" w:date="2023-10-03T16:57:00Z">
              <w:tcPr>
                <w:tcW w:w="2408" w:type="dxa"/>
              </w:tcPr>
            </w:tcPrChange>
          </w:tcPr>
          <w:p w14:paraId="0EE9F9BD" w14:textId="77777777" w:rsidR="008667A0" w:rsidRDefault="00165603">
            <w:pPr>
              <w:cnfStyle w:val="000000000000" w:firstRow="0" w:lastRow="0" w:firstColumn="0" w:lastColumn="0" w:oddVBand="0" w:evenVBand="0" w:oddHBand="0" w:evenHBand="0" w:firstRowFirstColumn="0" w:firstRowLastColumn="0" w:lastRowFirstColumn="0" w:lastRowLastColumn="0"/>
            </w:pPr>
            <w:r>
              <w:t>70.0</w:t>
            </w:r>
          </w:p>
        </w:tc>
      </w:tr>
      <w:tr w:rsidR="008667A0" w14:paraId="0F5F284B"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454" w:author="Kevin Toohey" w:date="2023-10-03T16:57:00Z">
              <w:tcPr>
                <w:tcW w:w="5040" w:type="dxa"/>
              </w:tcPr>
            </w:tcPrChange>
          </w:tcPr>
          <w:p w14:paraId="49E539B2" w14:textId="77777777" w:rsidR="008667A0" w:rsidRDefault="00165603">
            <w:r>
              <w:t xml:space="preserve">  Defensive(%)</w:t>
            </w:r>
          </w:p>
        </w:tc>
        <w:tc>
          <w:tcPr>
            <w:tcW w:w="1652" w:type="dxa"/>
            <w:tcPrChange w:id="1455" w:author="Kevin Toohey" w:date="2023-10-03T16:57:00Z">
              <w:tcPr>
                <w:tcW w:w="2408" w:type="dxa"/>
              </w:tcPr>
            </w:tcPrChange>
          </w:tcPr>
          <w:p w14:paraId="79E3458A"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c>
          <w:tcPr>
            <w:tcW w:w="1701" w:type="dxa"/>
            <w:tcPrChange w:id="1456" w:author="Kevin Toohey" w:date="2023-10-03T16:57:00Z">
              <w:tcPr>
                <w:tcW w:w="2408" w:type="dxa"/>
              </w:tcPr>
            </w:tcPrChange>
          </w:tcPr>
          <w:p w14:paraId="1EEFC435"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c>
          <w:tcPr>
            <w:tcW w:w="1559" w:type="dxa"/>
            <w:tcPrChange w:id="1457" w:author="Kevin Toohey" w:date="2023-10-03T16:57:00Z">
              <w:tcPr>
                <w:tcW w:w="2408" w:type="dxa"/>
              </w:tcPr>
            </w:tcPrChange>
          </w:tcPr>
          <w:p w14:paraId="6F46EF81"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r>
      <w:tr w:rsidR="008667A0" w14:paraId="6CE30033"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458" w:author="Kevin Toohey" w:date="2023-10-03T16:57:00Z">
              <w:tcPr>
                <w:tcW w:w="5040" w:type="dxa"/>
              </w:tcPr>
            </w:tcPrChange>
          </w:tcPr>
          <w:p w14:paraId="5099859C" w14:textId="77777777" w:rsidR="008667A0" w:rsidRDefault="00165603">
            <w:r>
              <w:rPr>
                <w:b/>
              </w:rPr>
              <w:t>Scenario Analysis</w:t>
            </w:r>
          </w:p>
        </w:tc>
        <w:tc>
          <w:tcPr>
            <w:tcW w:w="1652" w:type="dxa"/>
            <w:tcPrChange w:id="1459" w:author="Kevin Toohey" w:date="2023-10-03T16:57:00Z">
              <w:tcPr>
                <w:tcW w:w="2408" w:type="dxa"/>
              </w:tcPr>
            </w:tcPrChange>
          </w:tcPr>
          <w:p w14:paraId="2CA78CA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Change w:id="1460" w:author="Kevin Toohey" w:date="2023-10-03T16:57:00Z">
              <w:tcPr>
                <w:tcW w:w="2408" w:type="dxa"/>
              </w:tcPr>
            </w:tcPrChange>
          </w:tcPr>
          <w:p w14:paraId="32CB105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1461" w:author="Kevin Toohey" w:date="2023-10-03T16:57:00Z">
              <w:tcPr>
                <w:tcW w:w="2408" w:type="dxa"/>
              </w:tcPr>
            </w:tcPrChange>
          </w:tcPr>
          <w:p w14:paraId="333E021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32B5212F"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462" w:author="Kevin Toohey" w:date="2023-10-03T16:57:00Z">
              <w:tcPr>
                <w:tcW w:w="5040" w:type="dxa"/>
              </w:tcPr>
            </w:tcPrChange>
          </w:tcPr>
          <w:p w14:paraId="5B8B882E" w14:textId="77777777" w:rsidR="008667A0" w:rsidRDefault="00165603">
            <w:r>
              <w:t xml:space="preserve">  Return(%,p.a.)</w:t>
            </w:r>
          </w:p>
        </w:tc>
        <w:tc>
          <w:tcPr>
            <w:tcW w:w="1652" w:type="dxa"/>
            <w:tcPrChange w:id="1463" w:author="Kevin Toohey" w:date="2023-10-03T16:57:00Z">
              <w:tcPr>
                <w:tcW w:w="2408" w:type="dxa"/>
              </w:tcPr>
            </w:tcPrChange>
          </w:tcPr>
          <w:p w14:paraId="12F43D08" w14:textId="77777777" w:rsidR="008667A0" w:rsidRDefault="00165603">
            <w:pPr>
              <w:cnfStyle w:val="000000000000" w:firstRow="0" w:lastRow="0" w:firstColumn="0" w:lastColumn="0" w:oddVBand="0" w:evenVBand="0" w:oddHBand="0" w:evenHBand="0" w:firstRowFirstColumn="0" w:firstRowLastColumn="0" w:lastRowFirstColumn="0" w:lastRowLastColumn="0"/>
            </w:pPr>
            <w:r>
              <w:t>6.2</w:t>
            </w:r>
          </w:p>
        </w:tc>
        <w:tc>
          <w:tcPr>
            <w:tcW w:w="1701" w:type="dxa"/>
            <w:tcPrChange w:id="1464" w:author="Kevin Toohey" w:date="2023-10-03T16:57:00Z">
              <w:tcPr>
                <w:tcW w:w="2408" w:type="dxa"/>
              </w:tcPr>
            </w:tcPrChange>
          </w:tcPr>
          <w:p w14:paraId="3ED61A19" w14:textId="77777777" w:rsidR="008667A0" w:rsidRDefault="00165603">
            <w:pPr>
              <w:cnfStyle w:val="000000000000" w:firstRow="0" w:lastRow="0" w:firstColumn="0" w:lastColumn="0" w:oddVBand="0" w:evenVBand="0" w:oddHBand="0" w:evenHBand="0" w:firstRowFirstColumn="0" w:firstRowLastColumn="0" w:lastRowFirstColumn="0" w:lastRowLastColumn="0"/>
            </w:pPr>
            <w:r>
              <w:t>6.2</w:t>
            </w:r>
          </w:p>
        </w:tc>
        <w:tc>
          <w:tcPr>
            <w:tcW w:w="1559" w:type="dxa"/>
            <w:tcPrChange w:id="1465" w:author="Kevin Toohey" w:date="2023-10-03T16:57:00Z">
              <w:tcPr>
                <w:tcW w:w="2408" w:type="dxa"/>
              </w:tcPr>
            </w:tcPrChange>
          </w:tcPr>
          <w:p w14:paraId="36B401C8" w14:textId="77777777" w:rsidR="008667A0" w:rsidRDefault="00165603">
            <w:pPr>
              <w:cnfStyle w:val="000000000000" w:firstRow="0" w:lastRow="0" w:firstColumn="0" w:lastColumn="0" w:oddVBand="0" w:evenVBand="0" w:oddHBand="0" w:evenHBand="0" w:firstRowFirstColumn="0" w:firstRowLastColumn="0" w:lastRowFirstColumn="0" w:lastRowLastColumn="0"/>
            </w:pPr>
            <w:r>
              <w:t>6.1</w:t>
            </w:r>
          </w:p>
        </w:tc>
      </w:tr>
      <w:tr w:rsidR="008667A0" w14:paraId="61004672"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466" w:author="Kevin Toohey" w:date="2023-10-03T16:57:00Z">
              <w:tcPr>
                <w:tcW w:w="5040" w:type="dxa"/>
              </w:tcPr>
            </w:tcPrChange>
          </w:tcPr>
          <w:p w14:paraId="69C6E582" w14:textId="77777777" w:rsidR="008667A0" w:rsidRDefault="00165603">
            <w:r>
              <w:lastRenderedPageBreak/>
              <w:t xml:space="preserve">  Volatility(%,p.a.)</w:t>
            </w:r>
          </w:p>
        </w:tc>
        <w:tc>
          <w:tcPr>
            <w:tcW w:w="1652" w:type="dxa"/>
            <w:tcPrChange w:id="1467" w:author="Kevin Toohey" w:date="2023-10-03T16:57:00Z">
              <w:tcPr>
                <w:tcW w:w="2408" w:type="dxa"/>
              </w:tcPr>
            </w:tcPrChange>
          </w:tcPr>
          <w:p w14:paraId="0E5F997A" w14:textId="77777777" w:rsidR="008667A0" w:rsidRDefault="00165603">
            <w:pPr>
              <w:cnfStyle w:val="000000000000" w:firstRow="0" w:lastRow="0" w:firstColumn="0" w:lastColumn="0" w:oddVBand="0" w:evenVBand="0" w:oddHBand="0" w:evenHBand="0" w:firstRowFirstColumn="0" w:firstRowLastColumn="0" w:lastRowFirstColumn="0" w:lastRowLastColumn="0"/>
            </w:pPr>
            <w:r>
              <w:t>8.9</w:t>
            </w:r>
          </w:p>
        </w:tc>
        <w:tc>
          <w:tcPr>
            <w:tcW w:w="1701" w:type="dxa"/>
            <w:tcPrChange w:id="1468" w:author="Kevin Toohey" w:date="2023-10-03T16:57:00Z">
              <w:tcPr>
                <w:tcW w:w="2408" w:type="dxa"/>
              </w:tcPr>
            </w:tcPrChange>
          </w:tcPr>
          <w:p w14:paraId="048F8A5B" w14:textId="77777777" w:rsidR="008667A0" w:rsidRDefault="00165603">
            <w:pPr>
              <w:cnfStyle w:val="000000000000" w:firstRow="0" w:lastRow="0" w:firstColumn="0" w:lastColumn="0" w:oddVBand="0" w:evenVBand="0" w:oddHBand="0" w:evenHBand="0" w:firstRowFirstColumn="0" w:firstRowLastColumn="0" w:lastRowFirstColumn="0" w:lastRowLastColumn="0"/>
            </w:pPr>
            <w:r>
              <w:t>9.5</w:t>
            </w:r>
          </w:p>
        </w:tc>
        <w:tc>
          <w:tcPr>
            <w:tcW w:w="1559" w:type="dxa"/>
            <w:tcPrChange w:id="1469" w:author="Kevin Toohey" w:date="2023-10-03T16:57:00Z">
              <w:tcPr>
                <w:tcW w:w="2408" w:type="dxa"/>
              </w:tcPr>
            </w:tcPrChange>
          </w:tcPr>
          <w:p w14:paraId="11BB7EE8" w14:textId="77777777" w:rsidR="008667A0" w:rsidRDefault="00165603">
            <w:pPr>
              <w:cnfStyle w:val="000000000000" w:firstRow="0" w:lastRow="0" w:firstColumn="0" w:lastColumn="0" w:oddVBand="0" w:evenVBand="0" w:oddHBand="0" w:evenHBand="0" w:firstRowFirstColumn="0" w:firstRowLastColumn="0" w:lastRowFirstColumn="0" w:lastRowLastColumn="0"/>
            </w:pPr>
            <w:r>
              <w:t>8.4</w:t>
            </w:r>
          </w:p>
        </w:tc>
      </w:tr>
      <w:tr w:rsidR="008667A0" w14:paraId="622201C1"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470" w:author="Kevin Toohey" w:date="2023-10-03T16:57:00Z">
              <w:tcPr>
                <w:tcW w:w="5040" w:type="dxa"/>
              </w:tcPr>
            </w:tcPrChange>
          </w:tcPr>
          <w:p w14:paraId="629B7E25" w14:textId="77777777" w:rsidR="008667A0" w:rsidRDefault="00165603">
            <w:r>
              <w:t xml:space="preserve">  Sharpe</w:t>
            </w:r>
          </w:p>
        </w:tc>
        <w:tc>
          <w:tcPr>
            <w:tcW w:w="1652" w:type="dxa"/>
            <w:tcPrChange w:id="1471" w:author="Kevin Toohey" w:date="2023-10-03T16:57:00Z">
              <w:tcPr>
                <w:tcW w:w="2408" w:type="dxa"/>
              </w:tcPr>
            </w:tcPrChange>
          </w:tcPr>
          <w:p w14:paraId="02433F84" w14:textId="77777777" w:rsidR="008667A0" w:rsidRDefault="00165603">
            <w:pPr>
              <w:cnfStyle w:val="000000000000" w:firstRow="0" w:lastRow="0" w:firstColumn="0" w:lastColumn="0" w:oddVBand="0" w:evenVBand="0" w:oddHBand="0" w:evenHBand="0" w:firstRowFirstColumn="0" w:firstRowLastColumn="0" w:lastRowFirstColumn="0" w:lastRowLastColumn="0"/>
            </w:pPr>
            <w:r>
              <w:t>0.38</w:t>
            </w:r>
          </w:p>
        </w:tc>
        <w:tc>
          <w:tcPr>
            <w:tcW w:w="1701" w:type="dxa"/>
            <w:tcPrChange w:id="1472" w:author="Kevin Toohey" w:date="2023-10-03T16:57:00Z">
              <w:tcPr>
                <w:tcW w:w="2408" w:type="dxa"/>
              </w:tcPr>
            </w:tcPrChange>
          </w:tcPr>
          <w:p w14:paraId="68E857E8" w14:textId="77777777" w:rsidR="008667A0" w:rsidRDefault="00165603">
            <w:pPr>
              <w:cnfStyle w:val="000000000000" w:firstRow="0" w:lastRow="0" w:firstColumn="0" w:lastColumn="0" w:oddVBand="0" w:evenVBand="0" w:oddHBand="0" w:evenHBand="0" w:firstRowFirstColumn="0" w:firstRowLastColumn="0" w:lastRowFirstColumn="0" w:lastRowLastColumn="0"/>
            </w:pPr>
            <w:r>
              <w:t>0.37</w:t>
            </w:r>
          </w:p>
        </w:tc>
        <w:tc>
          <w:tcPr>
            <w:tcW w:w="1559" w:type="dxa"/>
            <w:tcPrChange w:id="1473" w:author="Kevin Toohey" w:date="2023-10-03T16:57:00Z">
              <w:tcPr>
                <w:tcW w:w="2408" w:type="dxa"/>
              </w:tcPr>
            </w:tcPrChange>
          </w:tcPr>
          <w:p w14:paraId="34815EE3" w14:textId="77777777" w:rsidR="008667A0" w:rsidRDefault="00165603">
            <w:pPr>
              <w:cnfStyle w:val="000000000000" w:firstRow="0" w:lastRow="0" w:firstColumn="0" w:lastColumn="0" w:oddVBand="0" w:evenVBand="0" w:oddHBand="0" w:evenHBand="0" w:firstRowFirstColumn="0" w:firstRowLastColumn="0" w:lastRowFirstColumn="0" w:lastRowLastColumn="0"/>
            </w:pPr>
            <w:r>
              <w:t>0.40</w:t>
            </w:r>
          </w:p>
        </w:tc>
      </w:tr>
      <w:tr w:rsidR="008667A0" w14:paraId="4F725665"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474" w:author="Kevin Toohey" w:date="2023-10-03T16:57:00Z">
              <w:tcPr>
                <w:tcW w:w="5040" w:type="dxa"/>
              </w:tcPr>
            </w:tcPrChange>
          </w:tcPr>
          <w:p w14:paraId="4DAA3A68" w14:textId="77777777" w:rsidR="008667A0" w:rsidRDefault="00165603">
            <w:r>
              <w:t xml:space="preserve">  Risk Band</w:t>
            </w:r>
          </w:p>
        </w:tc>
        <w:tc>
          <w:tcPr>
            <w:tcW w:w="1652" w:type="dxa"/>
            <w:tcPrChange w:id="1475" w:author="Kevin Toohey" w:date="2023-10-03T16:57:00Z">
              <w:tcPr>
                <w:tcW w:w="2408" w:type="dxa"/>
              </w:tcPr>
            </w:tcPrChange>
          </w:tcPr>
          <w:p w14:paraId="168F73D6"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c>
          <w:tcPr>
            <w:tcW w:w="1701" w:type="dxa"/>
            <w:tcPrChange w:id="1476" w:author="Kevin Toohey" w:date="2023-10-03T16:57:00Z">
              <w:tcPr>
                <w:tcW w:w="2408" w:type="dxa"/>
              </w:tcPr>
            </w:tcPrChange>
          </w:tcPr>
          <w:p w14:paraId="185B9A3B"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c>
          <w:tcPr>
            <w:tcW w:w="1559" w:type="dxa"/>
            <w:tcPrChange w:id="1477" w:author="Kevin Toohey" w:date="2023-10-03T16:57:00Z">
              <w:tcPr>
                <w:tcW w:w="2408" w:type="dxa"/>
              </w:tcPr>
            </w:tcPrChange>
          </w:tcPr>
          <w:p w14:paraId="0D3899D6"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r>
      <w:tr w:rsidR="008667A0" w14:paraId="5EB81A66"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478" w:author="Kevin Toohey" w:date="2023-10-03T16:57:00Z">
              <w:tcPr>
                <w:tcW w:w="5040" w:type="dxa"/>
              </w:tcPr>
            </w:tcPrChange>
          </w:tcPr>
          <w:p w14:paraId="70694E9C" w14:textId="77777777" w:rsidR="008667A0" w:rsidRDefault="00165603">
            <w:r>
              <w:t xml:space="preserve">  Risk Level</w:t>
            </w:r>
          </w:p>
        </w:tc>
        <w:tc>
          <w:tcPr>
            <w:tcW w:w="1652" w:type="dxa"/>
            <w:tcPrChange w:id="1479" w:author="Kevin Toohey" w:date="2023-10-03T16:57:00Z">
              <w:tcPr>
                <w:tcW w:w="2408" w:type="dxa"/>
              </w:tcPr>
            </w:tcPrChange>
          </w:tcPr>
          <w:p w14:paraId="12F9A26C"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c>
          <w:tcPr>
            <w:tcW w:w="1701" w:type="dxa"/>
            <w:tcPrChange w:id="1480" w:author="Kevin Toohey" w:date="2023-10-03T16:57:00Z">
              <w:tcPr>
                <w:tcW w:w="2408" w:type="dxa"/>
              </w:tcPr>
            </w:tcPrChange>
          </w:tcPr>
          <w:p w14:paraId="0DD8C482"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c>
          <w:tcPr>
            <w:tcW w:w="1559" w:type="dxa"/>
            <w:tcPrChange w:id="1481" w:author="Kevin Toohey" w:date="2023-10-03T16:57:00Z">
              <w:tcPr>
                <w:tcW w:w="2408" w:type="dxa"/>
              </w:tcPr>
            </w:tcPrChange>
          </w:tcPr>
          <w:p w14:paraId="4FF75657"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r>
      <w:tr w:rsidR="008667A0" w14:paraId="5E521256"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482" w:author="Kevin Toohey" w:date="2023-10-03T16:57:00Z">
              <w:tcPr>
                <w:tcW w:w="5040" w:type="dxa"/>
              </w:tcPr>
            </w:tcPrChange>
          </w:tcPr>
          <w:p w14:paraId="57D9B03E" w14:textId="77777777" w:rsidR="008667A0" w:rsidRDefault="00165603">
            <w:r>
              <w:rPr>
                <w:b/>
              </w:rPr>
              <w:t>Probability of Achieving CPI-based Return Target</w:t>
            </w:r>
          </w:p>
        </w:tc>
        <w:tc>
          <w:tcPr>
            <w:tcW w:w="1652" w:type="dxa"/>
            <w:tcPrChange w:id="1483" w:author="Kevin Toohey" w:date="2023-10-03T16:57:00Z">
              <w:tcPr>
                <w:tcW w:w="2408" w:type="dxa"/>
              </w:tcPr>
            </w:tcPrChange>
          </w:tcPr>
          <w:p w14:paraId="554B17A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Change w:id="1484" w:author="Kevin Toohey" w:date="2023-10-03T16:57:00Z">
              <w:tcPr>
                <w:tcW w:w="2408" w:type="dxa"/>
              </w:tcPr>
            </w:tcPrChange>
          </w:tcPr>
          <w:p w14:paraId="3CD77FC4"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1485" w:author="Kevin Toohey" w:date="2023-10-03T16:57:00Z">
              <w:tcPr>
                <w:tcW w:w="2408" w:type="dxa"/>
              </w:tcPr>
            </w:tcPrChange>
          </w:tcPr>
          <w:p w14:paraId="324D661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72BD8A04"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486" w:author="Kevin Toohey" w:date="2023-10-03T16:57:00Z">
              <w:tcPr>
                <w:tcW w:w="5040" w:type="dxa"/>
              </w:tcPr>
            </w:tcPrChange>
          </w:tcPr>
          <w:p w14:paraId="0D965DDD" w14:textId="77777777" w:rsidR="008667A0" w:rsidRDefault="00165603">
            <w:r>
              <w:t xml:space="preserve">  CPI+2.0%p.a. over a 6-year rolling period(%)</w:t>
            </w:r>
          </w:p>
        </w:tc>
        <w:tc>
          <w:tcPr>
            <w:tcW w:w="1652" w:type="dxa"/>
            <w:tcPrChange w:id="1487" w:author="Kevin Toohey" w:date="2023-10-03T16:57:00Z">
              <w:tcPr>
                <w:tcW w:w="2408" w:type="dxa"/>
              </w:tcPr>
            </w:tcPrChange>
          </w:tcPr>
          <w:p w14:paraId="5C9B9AFC" w14:textId="77777777" w:rsidR="008667A0" w:rsidRDefault="00165603">
            <w:pPr>
              <w:cnfStyle w:val="000000000000" w:firstRow="0" w:lastRow="0" w:firstColumn="0" w:lastColumn="0" w:oddVBand="0" w:evenVBand="0" w:oddHBand="0" w:evenHBand="0" w:firstRowFirstColumn="0" w:firstRowLastColumn="0" w:lastRowFirstColumn="0" w:lastRowLastColumn="0"/>
            </w:pPr>
            <w:r>
              <w:t>72.5</w:t>
            </w:r>
          </w:p>
        </w:tc>
        <w:tc>
          <w:tcPr>
            <w:tcW w:w="1701" w:type="dxa"/>
            <w:tcPrChange w:id="1488" w:author="Kevin Toohey" w:date="2023-10-03T16:57:00Z">
              <w:tcPr>
                <w:tcW w:w="2408" w:type="dxa"/>
              </w:tcPr>
            </w:tcPrChange>
          </w:tcPr>
          <w:p w14:paraId="58959C1F" w14:textId="77777777" w:rsidR="008667A0" w:rsidRDefault="00165603">
            <w:pPr>
              <w:cnfStyle w:val="000000000000" w:firstRow="0" w:lastRow="0" w:firstColumn="0" w:lastColumn="0" w:oddVBand="0" w:evenVBand="0" w:oddHBand="0" w:evenHBand="0" w:firstRowFirstColumn="0" w:firstRowLastColumn="0" w:lastRowFirstColumn="0" w:lastRowLastColumn="0"/>
            </w:pPr>
            <w:r>
              <w:t>71.8</w:t>
            </w:r>
          </w:p>
        </w:tc>
        <w:tc>
          <w:tcPr>
            <w:tcW w:w="1559" w:type="dxa"/>
            <w:tcPrChange w:id="1489" w:author="Kevin Toohey" w:date="2023-10-03T16:57:00Z">
              <w:tcPr>
                <w:tcW w:w="2408" w:type="dxa"/>
              </w:tcPr>
            </w:tcPrChange>
          </w:tcPr>
          <w:p w14:paraId="7E9344A6" w14:textId="77777777" w:rsidR="008667A0" w:rsidRDefault="00165603">
            <w:pPr>
              <w:cnfStyle w:val="000000000000" w:firstRow="0" w:lastRow="0" w:firstColumn="0" w:lastColumn="0" w:oddVBand="0" w:evenVBand="0" w:oddHBand="0" w:evenHBand="0" w:firstRowFirstColumn="0" w:firstRowLastColumn="0" w:lastRowFirstColumn="0" w:lastRowLastColumn="0"/>
            </w:pPr>
            <w:r>
              <w:t>72.5</w:t>
            </w:r>
          </w:p>
        </w:tc>
      </w:tr>
      <w:tr w:rsidR="008667A0" w14:paraId="2293C3CA"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490" w:author="Kevin Toohey" w:date="2023-10-03T16:57:00Z">
              <w:tcPr>
                <w:tcW w:w="5040" w:type="dxa"/>
              </w:tcPr>
            </w:tcPrChange>
          </w:tcPr>
          <w:p w14:paraId="6C64A314" w14:textId="77777777" w:rsidR="008667A0" w:rsidRDefault="00165603">
            <w:r>
              <w:t xml:space="preserve">  CPI+2.5%p.a. over a 6-year rolling period(%)</w:t>
            </w:r>
          </w:p>
        </w:tc>
        <w:tc>
          <w:tcPr>
            <w:tcW w:w="1652" w:type="dxa"/>
            <w:tcPrChange w:id="1491" w:author="Kevin Toohey" w:date="2023-10-03T16:57:00Z">
              <w:tcPr>
                <w:tcW w:w="2408" w:type="dxa"/>
              </w:tcPr>
            </w:tcPrChange>
          </w:tcPr>
          <w:p w14:paraId="6BD11832" w14:textId="77777777" w:rsidR="008667A0" w:rsidRDefault="00165603">
            <w:pPr>
              <w:cnfStyle w:val="000000000000" w:firstRow="0" w:lastRow="0" w:firstColumn="0" w:lastColumn="0" w:oddVBand="0" w:evenVBand="0" w:oddHBand="0" w:evenHBand="0" w:firstRowFirstColumn="0" w:firstRowLastColumn="0" w:lastRowFirstColumn="0" w:lastRowLastColumn="0"/>
            </w:pPr>
            <w:r>
              <w:t>66.5</w:t>
            </w:r>
          </w:p>
        </w:tc>
        <w:tc>
          <w:tcPr>
            <w:tcW w:w="1701" w:type="dxa"/>
            <w:tcPrChange w:id="1492" w:author="Kevin Toohey" w:date="2023-10-03T16:57:00Z">
              <w:tcPr>
                <w:tcW w:w="2408" w:type="dxa"/>
              </w:tcPr>
            </w:tcPrChange>
          </w:tcPr>
          <w:p w14:paraId="4F9A1F96" w14:textId="77777777" w:rsidR="008667A0" w:rsidRDefault="00165603">
            <w:pPr>
              <w:cnfStyle w:val="000000000000" w:firstRow="0" w:lastRow="0" w:firstColumn="0" w:lastColumn="0" w:oddVBand="0" w:evenVBand="0" w:oddHBand="0" w:evenHBand="0" w:firstRowFirstColumn="0" w:firstRowLastColumn="0" w:lastRowFirstColumn="0" w:lastRowLastColumn="0"/>
            </w:pPr>
            <w:r>
              <w:t>66.0</w:t>
            </w:r>
          </w:p>
        </w:tc>
        <w:tc>
          <w:tcPr>
            <w:tcW w:w="1559" w:type="dxa"/>
            <w:tcPrChange w:id="1493" w:author="Kevin Toohey" w:date="2023-10-03T16:57:00Z">
              <w:tcPr>
                <w:tcW w:w="2408" w:type="dxa"/>
              </w:tcPr>
            </w:tcPrChange>
          </w:tcPr>
          <w:p w14:paraId="66BAAD35" w14:textId="77777777" w:rsidR="008667A0" w:rsidRDefault="00165603">
            <w:pPr>
              <w:cnfStyle w:val="000000000000" w:firstRow="0" w:lastRow="0" w:firstColumn="0" w:lastColumn="0" w:oddVBand="0" w:evenVBand="0" w:oddHBand="0" w:evenHBand="0" w:firstRowFirstColumn="0" w:firstRowLastColumn="0" w:lastRowFirstColumn="0" w:lastRowLastColumn="0"/>
            </w:pPr>
            <w:r>
              <w:t>66.1</w:t>
            </w:r>
          </w:p>
        </w:tc>
      </w:tr>
      <w:tr w:rsidR="008667A0" w14:paraId="0DD50CA7"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494" w:author="Kevin Toohey" w:date="2023-10-03T16:57:00Z">
              <w:tcPr>
                <w:tcW w:w="5040" w:type="dxa"/>
              </w:tcPr>
            </w:tcPrChange>
          </w:tcPr>
          <w:p w14:paraId="19CAE7B0" w14:textId="77777777" w:rsidR="008667A0" w:rsidRDefault="00165603">
            <w:r>
              <w:t xml:space="preserve">  CPI+3.0%p.a. over a 6-year rolling period(%)</w:t>
            </w:r>
          </w:p>
        </w:tc>
        <w:tc>
          <w:tcPr>
            <w:tcW w:w="1652" w:type="dxa"/>
            <w:tcPrChange w:id="1495" w:author="Kevin Toohey" w:date="2023-10-03T16:57:00Z">
              <w:tcPr>
                <w:tcW w:w="2408" w:type="dxa"/>
              </w:tcPr>
            </w:tcPrChange>
          </w:tcPr>
          <w:p w14:paraId="18271379" w14:textId="77777777" w:rsidR="008667A0" w:rsidRDefault="00165603">
            <w:pPr>
              <w:cnfStyle w:val="000000000000" w:firstRow="0" w:lastRow="0" w:firstColumn="0" w:lastColumn="0" w:oddVBand="0" w:evenVBand="0" w:oddHBand="0" w:evenHBand="0" w:firstRowFirstColumn="0" w:firstRowLastColumn="0" w:lastRowFirstColumn="0" w:lastRowLastColumn="0"/>
            </w:pPr>
            <w:r>
              <w:t>59.8</w:t>
            </w:r>
          </w:p>
        </w:tc>
        <w:tc>
          <w:tcPr>
            <w:tcW w:w="1701" w:type="dxa"/>
            <w:tcPrChange w:id="1496" w:author="Kevin Toohey" w:date="2023-10-03T16:57:00Z">
              <w:tcPr>
                <w:tcW w:w="2408" w:type="dxa"/>
              </w:tcPr>
            </w:tcPrChange>
          </w:tcPr>
          <w:p w14:paraId="2E22B5D7" w14:textId="77777777" w:rsidR="008667A0" w:rsidRDefault="00165603">
            <w:pPr>
              <w:cnfStyle w:val="000000000000" w:firstRow="0" w:lastRow="0" w:firstColumn="0" w:lastColumn="0" w:oddVBand="0" w:evenVBand="0" w:oddHBand="0" w:evenHBand="0" w:firstRowFirstColumn="0" w:firstRowLastColumn="0" w:lastRowFirstColumn="0" w:lastRowLastColumn="0"/>
            </w:pPr>
            <w:r>
              <w:t>59.7</w:t>
            </w:r>
          </w:p>
        </w:tc>
        <w:tc>
          <w:tcPr>
            <w:tcW w:w="1559" w:type="dxa"/>
            <w:tcPrChange w:id="1497" w:author="Kevin Toohey" w:date="2023-10-03T16:57:00Z">
              <w:tcPr>
                <w:tcW w:w="2408" w:type="dxa"/>
              </w:tcPr>
            </w:tcPrChange>
          </w:tcPr>
          <w:p w14:paraId="04A6CB61" w14:textId="77777777" w:rsidR="008667A0" w:rsidRDefault="00165603">
            <w:pPr>
              <w:cnfStyle w:val="000000000000" w:firstRow="0" w:lastRow="0" w:firstColumn="0" w:lastColumn="0" w:oddVBand="0" w:evenVBand="0" w:oddHBand="0" w:evenHBand="0" w:firstRowFirstColumn="0" w:firstRowLastColumn="0" w:lastRowFirstColumn="0" w:lastRowLastColumn="0"/>
            </w:pPr>
            <w:r>
              <w:t>58.9</w:t>
            </w:r>
          </w:p>
        </w:tc>
      </w:tr>
      <w:tr w:rsidR="008667A0" w14:paraId="0C0C725B"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498" w:author="Kevin Toohey" w:date="2023-10-03T16:57:00Z">
              <w:tcPr>
                <w:tcW w:w="5040" w:type="dxa"/>
              </w:tcPr>
            </w:tcPrChange>
          </w:tcPr>
          <w:p w14:paraId="41530FED" w14:textId="77777777" w:rsidR="008667A0" w:rsidRDefault="00165603">
            <w:r>
              <w:t xml:space="preserve">  CPI+3.5%p.a. over a 6-year rolling period(%)</w:t>
            </w:r>
          </w:p>
        </w:tc>
        <w:tc>
          <w:tcPr>
            <w:tcW w:w="1652" w:type="dxa"/>
            <w:tcPrChange w:id="1499" w:author="Kevin Toohey" w:date="2023-10-03T16:57:00Z">
              <w:tcPr>
                <w:tcW w:w="2408" w:type="dxa"/>
              </w:tcPr>
            </w:tcPrChange>
          </w:tcPr>
          <w:p w14:paraId="2A96C5D9" w14:textId="77777777" w:rsidR="008667A0" w:rsidRDefault="00165603">
            <w:pPr>
              <w:cnfStyle w:val="000000000000" w:firstRow="0" w:lastRow="0" w:firstColumn="0" w:lastColumn="0" w:oddVBand="0" w:evenVBand="0" w:oddHBand="0" w:evenHBand="0" w:firstRowFirstColumn="0" w:firstRowLastColumn="0" w:lastRowFirstColumn="0" w:lastRowLastColumn="0"/>
            </w:pPr>
            <w:r>
              <w:t>52.6</w:t>
            </w:r>
          </w:p>
        </w:tc>
        <w:tc>
          <w:tcPr>
            <w:tcW w:w="1701" w:type="dxa"/>
            <w:tcPrChange w:id="1500" w:author="Kevin Toohey" w:date="2023-10-03T16:57:00Z">
              <w:tcPr>
                <w:tcW w:w="2408" w:type="dxa"/>
              </w:tcPr>
            </w:tcPrChange>
          </w:tcPr>
          <w:p w14:paraId="7530EBFF" w14:textId="77777777" w:rsidR="008667A0" w:rsidRDefault="00165603">
            <w:pPr>
              <w:cnfStyle w:val="000000000000" w:firstRow="0" w:lastRow="0" w:firstColumn="0" w:lastColumn="0" w:oddVBand="0" w:evenVBand="0" w:oddHBand="0" w:evenHBand="0" w:firstRowFirstColumn="0" w:firstRowLastColumn="0" w:lastRowFirstColumn="0" w:lastRowLastColumn="0"/>
            </w:pPr>
            <w:r>
              <w:t>53.0</w:t>
            </w:r>
          </w:p>
        </w:tc>
        <w:tc>
          <w:tcPr>
            <w:tcW w:w="1559" w:type="dxa"/>
            <w:tcPrChange w:id="1501" w:author="Kevin Toohey" w:date="2023-10-03T16:57:00Z">
              <w:tcPr>
                <w:tcW w:w="2408" w:type="dxa"/>
              </w:tcPr>
            </w:tcPrChange>
          </w:tcPr>
          <w:p w14:paraId="70DA917E" w14:textId="77777777" w:rsidR="008667A0" w:rsidRDefault="00165603">
            <w:pPr>
              <w:cnfStyle w:val="000000000000" w:firstRow="0" w:lastRow="0" w:firstColumn="0" w:lastColumn="0" w:oddVBand="0" w:evenVBand="0" w:oddHBand="0" w:evenHBand="0" w:firstRowFirstColumn="0" w:firstRowLastColumn="0" w:lastRowFirstColumn="0" w:lastRowLastColumn="0"/>
            </w:pPr>
            <w:r>
              <w:t>51.3</w:t>
            </w:r>
          </w:p>
        </w:tc>
      </w:tr>
      <w:tr w:rsidR="008667A0" w14:paraId="63F0EBB5"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502" w:author="Kevin Toohey" w:date="2023-10-03T16:57:00Z">
              <w:tcPr>
                <w:tcW w:w="5040" w:type="dxa"/>
              </w:tcPr>
            </w:tcPrChange>
          </w:tcPr>
          <w:p w14:paraId="548BCFF8" w14:textId="77777777" w:rsidR="008667A0" w:rsidRDefault="00165603">
            <w:r>
              <w:t xml:space="preserve">  CPI+4.0%p.a. over a 6-year rolling period(%)</w:t>
            </w:r>
          </w:p>
        </w:tc>
        <w:tc>
          <w:tcPr>
            <w:tcW w:w="1652" w:type="dxa"/>
            <w:tcPrChange w:id="1503" w:author="Kevin Toohey" w:date="2023-10-03T16:57:00Z">
              <w:tcPr>
                <w:tcW w:w="2408" w:type="dxa"/>
              </w:tcPr>
            </w:tcPrChange>
          </w:tcPr>
          <w:p w14:paraId="12B63ECE" w14:textId="77777777" w:rsidR="008667A0" w:rsidRDefault="00165603">
            <w:pPr>
              <w:cnfStyle w:val="000000000000" w:firstRow="0" w:lastRow="0" w:firstColumn="0" w:lastColumn="0" w:oddVBand="0" w:evenVBand="0" w:oddHBand="0" w:evenHBand="0" w:firstRowFirstColumn="0" w:firstRowLastColumn="0" w:lastRowFirstColumn="0" w:lastRowLastColumn="0"/>
            </w:pPr>
            <w:r>
              <w:t>45.2</w:t>
            </w:r>
          </w:p>
        </w:tc>
        <w:tc>
          <w:tcPr>
            <w:tcW w:w="1701" w:type="dxa"/>
            <w:tcPrChange w:id="1504" w:author="Kevin Toohey" w:date="2023-10-03T16:57:00Z">
              <w:tcPr>
                <w:tcW w:w="2408" w:type="dxa"/>
              </w:tcPr>
            </w:tcPrChange>
          </w:tcPr>
          <w:p w14:paraId="749412EA" w14:textId="77777777" w:rsidR="008667A0" w:rsidRDefault="00165603">
            <w:pPr>
              <w:cnfStyle w:val="000000000000" w:firstRow="0" w:lastRow="0" w:firstColumn="0" w:lastColumn="0" w:oddVBand="0" w:evenVBand="0" w:oddHBand="0" w:evenHBand="0" w:firstRowFirstColumn="0" w:firstRowLastColumn="0" w:lastRowFirstColumn="0" w:lastRowLastColumn="0"/>
            </w:pPr>
            <w:r>
              <w:t>46.0</w:t>
            </w:r>
          </w:p>
        </w:tc>
        <w:tc>
          <w:tcPr>
            <w:tcW w:w="1559" w:type="dxa"/>
            <w:tcPrChange w:id="1505" w:author="Kevin Toohey" w:date="2023-10-03T16:57:00Z">
              <w:tcPr>
                <w:tcW w:w="2408" w:type="dxa"/>
              </w:tcPr>
            </w:tcPrChange>
          </w:tcPr>
          <w:p w14:paraId="6FA6900B" w14:textId="77777777" w:rsidR="008667A0" w:rsidRDefault="00165603">
            <w:pPr>
              <w:cnfStyle w:val="000000000000" w:firstRow="0" w:lastRow="0" w:firstColumn="0" w:lastColumn="0" w:oddVBand="0" w:evenVBand="0" w:oddHBand="0" w:evenHBand="0" w:firstRowFirstColumn="0" w:firstRowLastColumn="0" w:lastRowFirstColumn="0" w:lastRowLastColumn="0"/>
            </w:pPr>
            <w:r>
              <w:t>43.5</w:t>
            </w:r>
          </w:p>
        </w:tc>
      </w:tr>
      <w:tr w:rsidR="008667A0" w14:paraId="109B96B1"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506" w:author="Kevin Toohey" w:date="2023-10-03T16:57:00Z">
              <w:tcPr>
                <w:tcW w:w="5040" w:type="dxa"/>
              </w:tcPr>
            </w:tcPrChange>
          </w:tcPr>
          <w:p w14:paraId="2C8F6662" w14:textId="77777777" w:rsidR="008667A0" w:rsidRDefault="00165603">
            <w:r>
              <w:t xml:space="preserve">  CPI+2.0%p.a. over a 7-year rolling period(%)</w:t>
            </w:r>
          </w:p>
        </w:tc>
        <w:tc>
          <w:tcPr>
            <w:tcW w:w="1652" w:type="dxa"/>
            <w:tcPrChange w:id="1507" w:author="Kevin Toohey" w:date="2023-10-03T16:57:00Z">
              <w:tcPr>
                <w:tcW w:w="2408" w:type="dxa"/>
              </w:tcPr>
            </w:tcPrChange>
          </w:tcPr>
          <w:p w14:paraId="14577919" w14:textId="77777777" w:rsidR="008667A0" w:rsidRDefault="00165603">
            <w:pPr>
              <w:cnfStyle w:val="000000000000" w:firstRow="0" w:lastRow="0" w:firstColumn="0" w:lastColumn="0" w:oddVBand="0" w:evenVBand="0" w:oddHBand="0" w:evenHBand="0" w:firstRowFirstColumn="0" w:firstRowLastColumn="0" w:lastRowFirstColumn="0" w:lastRowLastColumn="0"/>
            </w:pPr>
            <w:r>
              <w:t>75.2</w:t>
            </w:r>
          </w:p>
        </w:tc>
        <w:tc>
          <w:tcPr>
            <w:tcW w:w="1701" w:type="dxa"/>
            <w:tcPrChange w:id="1508" w:author="Kevin Toohey" w:date="2023-10-03T16:57:00Z">
              <w:tcPr>
                <w:tcW w:w="2408" w:type="dxa"/>
              </w:tcPr>
            </w:tcPrChange>
          </w:tcPr>
          <w:p w14:paraId="7ACD7019" w14:textId="77777777" w:rsidR="008667A0" w:rsidRDefault="00165603">
            <w:pPr>
              <w:cnfStyle w:val="000000000000" w:firstRow="0" w:lastRow="0" w:firstColumn="0" w:lastColumn="0" w:oddVBand="0" w:evenVBand="0" w:oddHBand="0" w:evenHBand="0" w:firstRowFirstColumn="0" w:firstRowLastColumn="0" w:lastRowFirstColumn="0" w:lastRowLastColumn="0"/>
            </w:pPr>
            <w:r>
              <w:t>74.4</w:t>
            </w:r>
          </w:p>
        </w:tc>
        <w:tc>
          <w:tcPr>
            <w:tcW w:w="1559" w:type="dxa"/>
            <w:tcPrChange w:id="1509" w:author="Kevin Toohey" w:date="2023-10-03T16:57:00Z">
              <w:tcPr>
                <w:tcW w:w="2408" w:type="dxa"/>
              </w:tcPr>
            </w:tcPrChange>
          </w:tcPr>
          <w:p w14:paraId="36525BE1" w14:textId="77777777" w:rsidR="008667A0" w:rsidRDefault="00165603">
            <w:pPr>
              <w:cnfStyle w:val="000000000000" w:firstRow="0" w:lastRow="0" w:firstColumn="0" w:lastColumn="0" w:oddVBand="0" w:evenVBand="0" w:oddHBand="0" w:evenHBand="0" w:firstRowFirstColumn="0" w:firstRowLastColumn="0" w:lastRowFirstColumn="0" w:lastRowLastColumn="0"/>
            </w:pPr>
            <w:r>
              <w:t>75.2</w:t>
            </w:r>
          </w:p>
        </w:tc>
      </w:tr>
      <w:tr w:rsidR="008667A0" w14:paraId="6B39CE5E"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510" w:author="Kevin Toohey" w:date="2023-10-03T16:57:00Z">
              <w:tcPr>
                <w:tcW w:w="5040" w:type="dxa"/>
              </w:tcPr>
            </w:tcPrChange>
          </w:tcPr>
          <w:p w14:paraId="3BF0B082" w14:textId="77777777" w:rsidR="008667A0" w:rsidRDefault="00165603">
            <w:r>
              <w:t xml:space="preserve">  CPI+2.5%p.a. over a 7-year rolling period(%)</w:t>
            </w:r>
          </w:p>
        </w:tc>
        <w:tc>
          <w:tcPr>
            <w:tcW w:w="1652" w:type="dxa"/>
            <w:tcPrChange w:id="1511" w:author="Kevin Toohey" w:date="2023-10-03T16:57:00Z">
              <w:tcPr>
                <w:tcW w:w="2408" w:type="dxa"/>
              </w:tcPr>
            </w:tcPrChange>
          </w:tcPr>
          <w:p w14:paraId="1BB04B83" w14:textId="77777777" w:rsidR="008667A0" w:rsidRDefault="00165603">
            <w:pPr>
              <w:cnfStyle w:val="000000000000" w:firstRow="0" w:lastRow="0" w:firstColumn="0" w:lastColumn="0" w:oddVBand="0" w:evenVBand="0" w:oddHBand="0" w:evenHBand="0" w:firstRowFirstColumn="0" w:firstRowLastColumn="0" w:lastRowFirstColumn="0" w:lastRowLastColumn="0"/>
            </w:pPr>
            <w:r>
              <w:t>68.6</w:t>
            </w:r>
          </w:p>
        </w:tc>
        <w:tc>
          <w:tcPr>
            <w:tcW w:w="1701" w:type="dxa"/>
            <w:tcPrChange w:id="1512" w:author="Kevin Toohey" w:date="2023-10-03T16:57:00Z">
              <w:tcPr>
                <w:tcW w:w="2408" w:type="dxa"/>
              </w:tcPr>
            </w:tcPrChange>
          </w:tcPr>
          <w:p w14:paraId="554DA3BA" w14:textId="77777777" w:rsidR="008667A0" w:rsidRDefault="00165603">
            <w:pPr>
              <w:cnfStyle w:val="000000000000" w:firstRow="0" w:lastRow="0" w:firstColumn="0" w:lastColumn="0" w:oddVBand="0" w:evenVBand="0" w:oddHBand="0" w:evenHBand="0" w:firstRowFirstColumn="0" w:firstRowLastColumn="0" w:lastRowFirstColumn="0" w:lastRowLastColumn="0"/>
            </w:pPr>
            <w:r>
              <w:t>68.1</w:t>
            </w:r>
          </w:p>
        </w:tc>
        <w:tc>
          <w:tcPr>
            <w:tcW w:w="1559" w:type="dxa"/>
            <w:tcPrChange w:id="1513" w:author="Kevin Toohey" w:date="2023-10-03T16:57:00Z">
              <w:tcPr>
                <w:tcW w:w="2408" w:type="dxa"/>
              </w:tcPr>
            </w:tcPrChange>
          </w:tcPr>
          <w:p w14:paraId="1E8EE6D2" w14:textId="77777777" w:rsidR="008667A0" w:rsidRDefault="00165603">
            <w:pPr>
              <w:cnfStyle w:val="000000000000" w:firstRow="0" w:lastRow="0" w:firstColumn="0" w:lastColumn="0" w:oddVBand="0" w:evenVBand="0" w:oddHBand="0" w:evenHBand="0" w:firstRowFirstColumn="0" w:firstRowLastColumn="0" w:lastRowFirstColumn="0" w:lastRowLastColumn="0"/>
            </w:pPr>
            <w:r>
              <w:t>68.1</w:t>
            </w:r>
          </w:p>
        </w:tc>
      </w:tr>
      <w:tr w:rsidR="008667A0" w14:paraId="56970EEE"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514" w:author="Kevin Toohey" w:date="2023-10-03T16:57:00Z">
              <w:tcPr>
                <w:tcW w:w="5040" w:type="dxa"/>
              </w:tcPr>
            </w:tcPrChange>
          </w:tcPr>
          <w:p w14:paraId="23AEE250" w14:textId="77777777" w:rsidR="008667A0" w:rsidRDefault="00165603">
            <w:r>
              <w:t xml:space="preserve">  CPI+3.0%p.a. over a 7-year rolling period(%)</w:t>
            </w:r>
          </w:p>
        </w:tc>
        <w:tc>
          <w:tcPr>
            <w:tcW w:w="1652" w:type="dxa"/>
            <w:tcPrChange w:id="1515" w:author="Kevin Toohey" w:date="2023-10-03T16:57:00Z">
              <w:tcPr>
                <w:tcW w:w="2408" w:type="dxa"/>
              </w:tcPr>
            </w:tcPrChange>
          </w:tcPr>
          <w:p w14:paraId="072CDBC7" w14:textId="77777777" w:rsidR="008667A0" w:rsidRDefault="00165603">
            <w:pPr>
              <w:cnfStyle w:val="000000000000" w:firstRow="0" w:lastRow="0" w:firstColumn="0" w:lastColumn="0" w:oddVBand="0" w:evenVBand="0" w:oddHBand="0" w:evenHBand="0" w:firstRowFirstColumn="0" w:firstRowLastColumn="0" w:lastRowFirstColumn="0" w:lastRowLastColumn="0"/>
            </w:pPr>
            <w:r>
              <w:t>61.1</w:t>
            </w:r>
          </w:p>
        </w:tc>
        <w:tc>
          <w:tcPr>
            <w:tcW w:w="1701" w:type="dxa"/>
            <w:tcPrChange w:id="1516" w:author="Kevin Toohey" w:date="2023-10-03T16:57:00Z">
              <w:tcPr>
                <w:tcW w:w="2408" w:type="dxa"/>
              </w:tcPr>
            </w:tcPrChange>
          </w:tcPr>
          <w:p w14:paraId="5EF8040F" w14:textId="77777777" w:rsidR="008667A0" w:rsidRDefault="00165603">
            <w:pPr>
              <w:cnfStyle w:val="000000000000" w:firstRow="0" w:lastRow="0" w:firstColumn="0" w:lastColumn="0" w:oddVBand="0" w:evenVBand="0" w:oddHBand="0" w:evenHBand="0" w:firstRowFirstColumn="0" w:firstRowLastColumn="0" w:lastRowFirstColumn="0" w:lastRowLastColumn="0"/>
            </w:pPr>
            <w:r>
              <w:t>61.1</w:t>
            </w:r>
          </w:p>
        </w:tc>
        <w:tc>
          <w:tcPr>
            <w:tcW w:w="1559" w:type="dxa"/>
            <w:tcPrChange w:id="1517" w:author="Kevin Toohey" w:date="2023-10-03T16:57:00Z">
              <w:tcPr>
                <w:tcW w:w="2408" w:type="dxa"/>
              </w:tcPr>
            </w:tcPrChange>
          </w:tcPr>
          <w:p w14:paraId="6BC09813" w14:textId="77777777" w:rsidR="008667A0" w:rsidRDefault="00165603">
            <w:pPr>
              <w:cnfStyle w:val="000000000000" w:firstRow="0" w:lastRow="0" w:firstColumn="0" w:lastColumn="0" w:oddVBand="0" w:evenVBand="0" w:oddHBand="0" w:evenHBand="0" w:firstRowFirstColumn="0" w:firstRowLastColumn="0" w:lastRowFirstColumn="0" w:lastRowLastColumn="0"/>
            </w:pPr>
            <w:r>
              <w:t>60.2</w:t>
            </w:r>
          </w:p>
        </w:tc>
      </w:tr>
      <w:tr w:rsidR="008667A0" w14:paraId="29598D3C"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518" w:author="Kevin Toohey" w:date="2023-10-03T16:57:00Z">
              <w:tcPr>
                <w:tcW w:w="5040" w:type="dxa"/>
              </w:tcPr>
            </w:tcPrChange>
          </w:tcPr>
          <w:p w14:paraId="7C24AE61" w14:textId="77777777" w:rsidR="008667A0" w:rsidRDefault="00165603">
            <w:r>
              <w:t xml:space="preserve">  CPI+3.5%p.a. over a 7-year rolling period(%)</w:t>
            </w:r>
          </w:p>
        </w:tc>
        <w:tc>
          <w:tcPr>
            <w:tcW w:w="1652" w:type="dxa"/>
            <w:tcPrChange w:id="1519" w:author="Kevin Toohey" w:date="2023-10-03T16:57:00Z">
              <w:tcPr>
                <w:tcW w:w="2408" w:type="dxa"/>
              </w:tcPr>
            </w:tcPrChange>
          </w:tcPr>
          <w:p w14:paraId="2642AAFD" w14:textId="77777777" w:rsidR="008667A0" w:rsidRDefault="00165603">
            <w:pPr>
              <w:cnfStyle w:val="000000000000" w:firstRow="0" w:lastRow="0" w:firstColumn="0" w:lastColumn="0" w:oddVBand="0" w:evenVBand="0" w:oddHBand="0" w:evenHBand="0" w:firstRowFirstColumn="0" w:firstRowLastColumn="0" w:lastRowFirstColumn="0" w:lastRowLastColumn="0"/>
            </w:pPr>
            <w:r>
              <w:t>53.0</w:t>
            </w:r>
          </w:p>
        </w:tc>
        <w:tc>
          <w:tcPr>
            <w:tcW w:w="1701" w:type="dxa"/>
            <w:tcPrChange w:id="1520" w:author="Kevin Toohey" w:date="2023-10-03T16:57:00Z">
              <w:tcPr>
                <w:tcW w:w="2408" w:type="dxa"/>
              </w:tcPr>
            </w:tcPrChange>
          </w:tcPr>
          <w:p w14:paraId="66A6672D" w14:textId="77777777" w:rsidR="008667A0" w:rsidRDefault="00165603">
            <w:pPr>
              <w:cnfStyle w:val="000000000000" w:firstRow="0" w:lastRow="0" w:firstColumn="0" w:lastColumn="0" w:oddVBand="0" w:evenVBand="0" w:oddHBand="0" w:evenHBand="0" w:firstRowFirstColumn="0" w:firstRowLastColumn="0" w:lastRowFirstColumn="0" w:lastRowLastColumn="0"/>
            </w:pPr>
            <w:r>
              <w:t>53.4</w:t>
            </w:r>
          </w:p>
        </w:tc>
        <w:tc>
          <w:tcPr>
            <w:tcW w:w="1559" w:type="dxa"/>
            <w:tcPrChange w:id="1521" w:author="Kevin Toohey" w:date="2023-10-03T16:57:00Z">
              <w:tcPr>
                <w:tcW w:w="2408" w:type="dxa"/>
              </w:tcPr>
            </w:tcPrChange>
          </w:tcPr>
          <w:p w14:paraId="18D11D31" w14:textId="77777777" w:rsidR="008667A0" w:rsidRDefault="00165603">
            <w:pPr>
              <w:cnfStyle w:val="000000000000" w:firstRow="0" w:lastRow="0" w:firstColumn="0" w:lastColumn="0" w:oddVBand="0" w:evenVBand="0" w:oddHBand="0" w:evenHBand="0" w:firstRowFirstColumn="0" w:firstRowLastColumn="0" w:lastRowFirstColumn="0" w:lastRowLastColumn="0"/>
            </w:pPr>
            <w:r>
              <w:t>51.5</w:t>
            </w:r>
          </w:p>
        </w:tc>
      </w:tr>
      <w:tr w:rsidR="008667A0" w14:paraId="162D175E"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522" w:author="Kevin Toohey" w:date="2023-10-03T16:57:00Z">
              <w:tcPr>
                <w:tcW w:w="5040" w:type="dxa"/>
              </w:tcPr>
            </w:tcPrChange>
          </w:tcPr>
          <w:p w14:paraId="6B8C059E" w14:textId="77777777" w:rsidR="008667A0" w:rsidRDefault="00165603">
            <w:r>
              <w:t xml:space="preserve">  CPI+4.0%p.a. over a 7-year rolling period(%)</w:t>
            </w:r>
          </w:p>
        </w:tc>
        <w:tc>
          <w:tcPr>
            <w:tcW w:w="1652" w:type="dxa"/>
            <w:tcPrChange w:id="1523" w:author="Kevin Toohey" w:date="2023-10-03T16:57:00Z">
              <w:tcPr>
                <w:tcW w:w="2408" w:type="dxa"/>
              </w:tcPr>
            </w:tcPrChange>
          </w:tcPr>
          <w:p w14:paraId="75C081E5" w14:textId="77777777" w:rsidR="008667A0" w:rsidRDefault="00165603">
            <w:pPr>
              <w:cnfStyle w:val="000000000000" w:firstRow="0" w:lastRow="0" w:firstColumn="0" w:lastColumn="0" w:oddVBand="0" w:evenVBand="0" w:oddHBand="0" w:evenHBand="0" w:firstRowFirstColumn="0" w:firstRowLastColumn="0" w:lastRowFirstColumn="0" w:lastRowLastColumn="0"/>
            </w:pPr>
            <w:r>
              <w:t>44.5</w:t>
            </w:r>
          </w:p>
        </w:tc>
        <w:tc>
          <w:tcPr>
            <w:tcW w:w="1701" w:type="dxa"/>
            <w:tcPrChange w:id="1524" w:author="Kevin Toohey" w:date="2023-10-03T16:57:00Z">
              <w:tcPr>
                <w:tcW w:w="2408" w:type="dxa"/>
              </w:tcPr>
            </w:tcPrChange>
          </w:tcPr>
          <w:p w14:paraId="75442600" w14:textId="77777777" w:rsidR="008667A0" w:rsidRDefault="00165603">
            <w:pPr>
              <w:cnfStyle w:val="000000000000" w:firstRow="0" w:lastRow="0" w:firstColumn="0" w:lastColumn="0" w:oddVBand="0" w:evenVBand="0" w:oddHBand="0" w:evenHBand="0" w:firstRowFirstColumn="0" w:firstRowLastColumn="0" w:lastRowFirstColumn="0" w:lastRowLastColumn="0"/>
            </w:pPr>
            <w:r>
              <w:t>45.4</w:t>
            </w:r>
          </w:p>
        </w:tc>
        <w:tc>
          <w:tcPr>
            <w:tcW w:w="1559" w:type="dxa"/>
            <w:tcPrChange w:id="1525" w:author="Kevin Toohey" w:date="2023-10-03T16:57:00Z">
              <w:tcPr>
                <w:tcW w:w="2408" w:type="dxa"/>
              </w:tcPr>
            </w:tcPrChange>
          </w:tcPr>
          <w:p w14:paraId="5272B8EC" w14:textId="77777777" w:rsidR="008667A0" w:rsidRDefault="00165603">
            <w:pPr>
              <w:cnfStyle w:val="000000000000" w:firstRow="0" w:lastRow="0" w:firstColumn="0" w:lastColumn="0" w:oddVBand="0" w:evenVBand="0" w:oddHBand="0" w:evenHBand="0" w:firstRowFirstColumn="0" w:firstRowLastColumn="0" w:lastRowFirstColumn="0" w:lastRowLastColumn="0"/>
            </w:pPr>
            <w:r>
              <w:t>42.5</w:t>
            </w:r>
          </w:p>
        </w:tc>
      </w:tr>
      <w:tr w:rsidR="008667A0" w14:paraId="4EF8825D"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526" w:author="Kevin Toohey" w:date="2023-10-03T16:57:00Z">
              <w:tcPr>
                <w:tcW w:w="5040" w:type="dxa"/>
              </w:tcPr>
            </w:tcPrChange>
          </w:tcPr>
          <w:p w14:paraId="5AE63E9F" w14:textId="77777777" w:rsidR="008667A0" w:rsidRDefault="00165603">
            <w:r>
              <w:t xml:space="preserve">  CPI+2.0%p.a. over a 8-year rolling period(%)</w:t>
            </w:r>
          </w:p>
        </w:tc>
        <w:tc>
          <w:tcPr>
            <w:tcW w:w="1652" w:type="dxa"/>
            <w:tcPrChange w:id="1527" w:author="Kevin Toohey" w:date="2023-10-03T16:57:00Z">
              <w:tcPr>
                <w:tcW w:w="2408" w:type="dxa"/>
              </w:tcPr>
            </w:tcPrChange>
          </w:tcPr>
          <w:p w14:paraId="4DFD52EC" w14:textId="77777777" w:rsidR="008667A0" w:rsidRDefault="00165603">
            <w:pPr>
              <w:cnfStyle w:val="000000000000" w:firstRow="0" w:lastRow="0" w:firstColumn="0" w:lastColumn="0" w:oddVBand="0" w:evenVBand="0" w:oddHBand="0" w:evenHBand="0" w:firstRowFirstColumn="0" w:firstRowLastColumn="0" w:lastRowFirstColumn="0" w:lastRowLastColumn="0"/>
            </w:pPr>
            <w:r>
              <w:t>77.8</w:t>
            </w:r>
          </w:p>
        </w:tc>
        <w:tc>
          <w:tcPr>
            <w:tcW w:w="1701" w:type="dxa"/>
            <w:tcPrChange w:id="1528" w:author="Kevin Toohey" w:date="2023-10-03T16:57:00Z">
              <w:tcPr>
                <w:tcW w:w="2408" w:type="dxa"/>
              </w:tcPr>
            </w:tcPrChange>
          </w:tcPr>
          <w:p w14:paraId="0A62F690" w14:textId="77777777" w:rsidR="008667A0" w:rsidRDefault="00165603">
            <w:pPr>
              <w:cnfStyle w:val="000000000000" w:firstRow="0" w:lastRow="0" w:firstColumn="0" w:lastColumn="0" w:oddVBand="0" w:evenVBand="0" w:oddHBand="0" w:evenHBand="0" w:firstRowFirstColumn="0" w:firstRowLastColumn="0" w:lastRowFirstColumn="0" w:lastRowLastColumn="0"/>
            </w:pPr>
            <w:r>
              <w:t>77.0</w:t>
            </w:r>
          </w:p>
        </w:tc>
        <w:tc>
          <w:tcPr>
            <w:tcW w:w="1559" w:type="dxa"/>
            <w:tcPrChange w:id="1529" w:author="Kevin Toohey" w:date="2023-10-03T16:57:00Z">
              <w:tcPr>
                <w:tcW w:w="2408" w:type="dxa"/>
              </w:tcPr>
            </w:tcPrChange>
          </w:tcPr>
          <w:p w14:paraId="1199A917" w14:textId="77777777" w:rsidR="008667A0" w:rsidRDefault="00165603">
            <w:pPr>
              <w:cnfStyle w:val="000000000000" w:firstRow="0" w:lastRow="0" w:firstColumn="0" w:lastColumn="0" w:oddVBand="0" w:evenVBand="0" w:oddHBand="0" w:evenHBand="0" w:firstRowFirstColumn="0" w:firstRowLastColumn="0" w:lastRowFirstColumn="0" w:lastRowLastColumn="0"/>
            </w:pPr>
            <w:r>
              <w:t>77.8</w:t>
            </w:r>
          </w:p>
        </w:tc>
      </w:tr>
      <w:tr w:rsidR="008667A0" w14:paraId="7C0B5FC4"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530" w:author="Kevin Toohey" w:date="2023-10-03T16:57:00Z">
              <w:tcPr>
                <w:tcW w:w="5040" w:type="dxa"/>
              </w:tcPr>
            </w:tcPrChange>
          </w:tcPr>
          <w:p w14:paraId="2EAE0DAA" w14:textId="77777777" w:rsidR="008667A0" w:rsidRDefault="00165603">
            <w:r>
              <w:t xml:space="preserve">  CPI+2.5%p.a. over a 8-year rolling period(%)</w:t>
            </w:r>
          </w:p>
        </w:tc>
        <w:tc>
          <w:tcPr>
            <w:tcW w:w="1652" w:type="dxa"/>
            <w:tcPrChange w:id="1531" w:author="Kevin Toohey" w:date="2023-10-03T16:57:00Z">
              <w:tcPr>
                <w:tcW w:w="2408" w:type="dxa"/>
              </w:tcPr>
            </w:tcPrChange>
          </w:tcPr>
          <w:p w14:paraId="664F1177" w14:textId="77777777" w:rsidR="008667A0" w:rsidRDefault="00165603">
            <w:pPr>
              <w:cnfStyle w:val="000000000000" w:firstRow="0" w:lastRow="0" w:firstColumn="0" w:lastColumn="0" w:oddVBand="0" w:evenVBand="0" w:oddHBand="0" w:evenHBand="0" w:firstRowFirstColumn="0" w:firstRowLastColumn="0" w:lastRowFirstColumn="0" w:lastRowLastColumn="0"/>
            </w:pPr>
            <w:r>
              <w:t>70.8</w:t>
            </w:r>
          </w:p>
        </w:tc>
        <w:tc>
          <w:tcPr>
            <w:tcW w:w="1701" w:type="dxa"/>
            <w:tcPrChange w:id="1532" w:author="Kevin Toohey" w:date="2023-10-03T16:57:00Z">
              <w:tcPr>
                <w:tcW w:w="2408" w:type="dxa"/>
              </w:tcPr>
            </w:tcPrChange>
          </w:tcPr>
          <w:p w14:paraId="025DF2DA" w14:textId="77777777" w:rsidR="008667A0" w:rsidRDefault="00165603">
            <w:pPr>
              <w:cnfStyle w:val="000000000000" w:firstRow="0" w:lastRow="0" w:firstColumn="0" w:lastColumn="0" w:oddVBand="0" w:evenVBand="0" w:oddHBand="0" w:evenHBand="0" w:firstRowFirstColumn="0" w:firstRowLastColumn="0" w:lastRowFirstColumn="0" w:lastRowLastColumn="0"/>
            </w:pPr>
            <w:r>
              <w:t>70.2</w:t>
            </w:r>
          </w:p>
        </w:tc>
        <w:tc>
          <w:tcPr>
            <w:tcW w:w="1559" w:type="dxa"/>
            <w:tcPrChange w:id="1533" w:author="Kevin Toohey" w:date="2023-10-03T16:57:00Z">
              <w:tcPr>
                <w:tcW w:w="2408" w:type="dxa"/>
              </w:tcPr>
            </w:tcPrChange>
          </w:tcPr>
          <w:p w14:paraId="693A48E5" w14:textId="77777777" w:rsidR="008667A0" w:rsidRDefault="00165603">
            <w:pPr>
              <w:cnfStyle w:val="000000000000" w:firstRow="0" w:lastRow="0" w:firstColumn="0" w:lastColumn="0" w:oddVBand="0" w:evenVBand="0" w:oddHBand="0" w:evenHBand="0" w:firstRowFirstColumn="0" w:firstRowLastColumn="0" w:lastRowFirstColumn="0" w:lastRowLastColumn="0"/>
            </w:pPr>
            <w:r>
              <w:t>70.3</w:t>
            </w:r>
          </w:p>
        </w:tc>
      </w:tr>
      <w:tr w:rsidR="008667A0" w14:paraId="065E77BC"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534" w:author="Kevin Toohey" w:date="2023-10-03T16:57:00Z">
              <w:tcPr>
                <w:tcW w:w="5040" w:type="dxa"/>
              </w:tcPr>
            </w:tcPrChange>
          </w:tcPr>
          <w:p w14:paraId="5B65EC98" w14:textId="77777777" w:rsidR="008667A0" w:rsidRDefault="00165603">
            <w:pPr>
              <w:pStyle w:val="Mark1"/>
            </w:pPr>
            <w:r>
              <w:t xml:space="preserve">  CPI+3.0%p.a. over a 8-year rolling period(%)</w:t>
            </w:r>
          </w:p>
        </w:tc>
        <w:tc>
          <w:tcPr>
            <w:tcW w:w="1652" w:type="dxa"/>
            <w:tcPrChange w:id="1535" w:author="Kevin Toohey" w:date="2023-10-03T16:57:00Z">
              <w:tcPr>
                <w:tcW w:w="2408" w:type="dxa"/>
              </w:tcPr>
            </w:tcPrChange>
          </w:tcPr>
          <w:p w14:paraId="70326FF0"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62.6</w:t>
            </w:r>
          </w:p>
        </w:tc>
        <w:tc>
          <w:tcPr>
            <w:tcW w:w="1701" w:type="dxa"/>
            <w:tcPrChange w:id="1536" w:author="Kevin Toohey" w:date="2023-10-03T16:57:00Z">
              <w:tcPr>
                <w:tcW w:w="2408" w:type="dxa"/>
              </w:tcPr>
            </w:tcPrChange>
          </w:tcPr>
          <w:p w14:paraId="59FD3988"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62.5</w:t>
            </w:r>
          </w:p>
        </w:tc>
        <w:tc>
          <w:tcPr>
            <w:tcW w:w="1559" w:type="dxa"/>
            <w:tcPrChange w:id="1537" w:author="Kevin Toohey" w:date="2023-10-03T16:57:00Z">
              <w:tcPr>
                <w:tcW w:w="2408" w:type="dxa"/>
              </w:tcPr>
            </w:tcPrChange>
          </w:tcPr>
          <w:p w14:paraId="6294ED3F"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61.5</w:t>
            </w:r>
          </w:p>
        </w:tc>
      </w:tr>
      <w:tr w:rsidR="008667A0" w14:paraId="190EA839"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538" w:author="Kevin Toohey" w:date="2023-10-03T16:57:00Z">
              <w:tcPr>
                <w:tcW w:w="5040" w:type="dxa"/>
              </w:tcPr>
            </w:tcPrChange>
          </w:tcPr>
          <w:p w14:paraId="712425B6" w14:textId="77777777" w:rsidR="008667A0" w:rsidRDefault="00165603">
            <w:r>
              <w:t xml:space="preserve">  CPI+3.5%p.a. over a 8-year rolling period(%)</w:t>
            </w:r>
          </w:p>
        </w:tc>
        <w:tc>
          <w:tcPr>
            <w:tcW w:w="1652" w:type="dxa"/>
            <w:tcPrChange w:id="1539" w:author="Kevin Toohey" w:date="2023-10-03T16:57:00Z">
              <w:tcPr>
                <w:tcW w:w="2408" w:type="dxa"/>
              </w:tcPr>
            </w:tcPrChange>
          </w:tcPr>
          <w:p w14:paraId="12C79CB9" w14:textId="77777777" w:rsidR="008667A0" w:rsidRDefault="00165603">
            <w:pPr>
              <w:cnfStyle w:val="000000000000" w:firstRow="0" w:lastRow="0" w:firstColumn="0" w:lastColumn="0" w:oddVBand="0" w:evenVBand="0" w:oddHBand="0" w:evenHBand="0" w:firstRowFirstColumn="0" w:firstRowLastColumn="0" w:lastRowFirstColumn="0" w:lastRowLastColumn="0"/>
            </w:pPr>
            <w:r>
              <w:t>53.4</w:t>
            </w:r>
          </w:p>
        </w:tc>
        <w:tc>
          <w:tcPr>
            <w:tcW w:w="1701" w:type="dxa"/>
            <w:tcPrChange w:id="1540" w:author="Kevin Toohey" w:date="2023-10-03T16:57:00Z">
              <w:tcPr>
                <w:tcW w:w="2408" w:type="dxa"/>
              </w:tcPr>
            </w:tcPrChange>
          </w:tcPr>
          <w:p w14:paraId="0ED42460" w14:textId="77777777" w:rsidR="008667A0" w:rsidRDefault="00165603">
            <w:pPr>
              <w:cnfStyle w:val="000000000000" w:firstRow="0" w:lastRow="0" w:firstColumn="0" w:lastColumn="0" w:oddVBand="0" w:evenVBand="0" w:oddHBand="0" w:evenHBand="0" w:firstRowFirstColumn="0" w:firstRowLastColumn="0" w:lastRowFirstColumn="0" w:lastRowLastColumn="0"/>
            </w:pPr>
            <w:r>
              <w:t>53.9</w:t>
            </w:r>
          </w:p>
        </w:tc>
        <w:tc>
          <w:tcPr>
            <w:tcW w:w="1559" w:type="dxa"/>
            <w:tcPrChange w:id="1541" w:author="Kevin Toohey" w:date="2023-10-03T16:57:00Z">
              <w:tcPr>
                <w:tcW w:w="2408" w:type="dxa"/>
              </w:tcPr>
            </w:tcPrChange>
          </w:tcPr>
          <w:p w14:paraId="7B842F11" w14:textId="77777777" w:rsidR="008667A0" w:rsidRDefault="00165603">
            <w:pPr>
              <w:cnfStyle w:val="000000000000" w:firstRow="0" w:lastRow="0" w:firstColumn="0" w:lastColumn="0" w:oddVBand="0" w:evenVBand="0" w:oddHBand="0" w:evenHBand="0" w:firstRowFirstColumn="0" w:firstRowLastColumn="0" w:lastRowFirstColumn="0" w:lastRowLastColumn="0"/>
            </w:pPr>
            <w:r>
              <w:t>51.7</w:t>
            </w:r>
          </w:p>
        </w:tc>
      </w:tr>
      <w:tr w:rsidR="008667A0" w14:paraId="27A54C02"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542" w:author="Kevin Toohey" w:date="2023-10-03T16:57:00Z">
              <w:tcPr>
                <w:tcW w:w="5040" w:type="dxa"/>
              </w:tcPr>
            </w:tcPrChange>
          </w:tcPr>
          <w:p w14:paraId="62584EB9" w14:textId="77777777" w:rsidR="008667A0" w:rsidRDefault="00165603">
            <w:r>
              <w:t xml:space="preserve">  CPI+4.0%p.a. over a 8-year rolling period(%)</w:t>
            </w:r>
          </w:p>
        </w:tc>
        <w:tc>
          <w:tcPr>
            <w:tcW w:w="1652" w:type="dxa"/>
            <w:tcPrChange w:id="1543" w:author="Kevin Toohey" w:date="2023-10-03T16:57:00Z">
              <w:tcPr>
                <w:tcW w:w="2408" w:type="dxa"/>
              </w:tcPr>
            </w:tcPrChange>
          </w:tcPr>
          <w:p w14:paraId="70D0FC00" w14:textId="77777777" w:rsidR="008667A0" w:rsidRDefault="00165603">
            <w:pPr>
              <w:cnfStyle w:val="000000000000" w:firstRow="0" w:lastRow="0" w:firstColumn="0" w:lastColumn="0" w:oddVBand="0" w:evenVBand="0" w:oddHBand="0" w:evenHBand="0" w:firstRowFirstColumn="0" w:firstRowLastColumn="0" w:lastRowFirstColumn="0" w:lastRowLastColumn="0"/>
            </w:pPr>
            <w:r>
              <w:t>43.8</w:t>
            </w:r>
          </w:p>
        </w:tc>
        <w:tc>
          <w:tcPr>
            <w:tcW w:w="1701" w:type="dxa"/>
            <w:tcPrChange w:id="1544" w:author="Kevin Toohey" w:date="2023-10-03T16:57:00Z">
              <w:tcPr>
                <w:tcW w:w="2408" w:type="dxa"/>
              </w:tcPr>
            </w:tcPrChange>
          </w:tcPr>
          <w:p w14:paraId="1C608250" w14:textId="77777777" w:rsidR="008667A0" w:rsidRDefault="00165603">
            <w:pPr>
              <w:cnfStyle w:val="000000000000" w:firstRow="0" w:lastRow="0" w:firstColumn="0" w:lastColumn="0" w:oddVBand="0" w:evenVBand="0" w:oddHBand="0" w:evenHBand="0" w:firstRowFirstColumn="0" w:firstRowLastColumn="0" w:lastRowFirstColumn="0" w:lastRowLastColumn="0"/>
            </w:pPr>
            <w:r>
              <w:t>44.8</w:t>
            </w:r>
          </w:p>
        </w:tc>
        <w:tc>
          <w:tcPr>
            <w:tcW w:w="1559" w:type="dxa"/>
            <w:tcPrChange w:id="1545" w:author="Kevin Toohey" w:date="2023-10-03T16:57:00Z">
              <w:tcPr>
                <w:tcW w:w="2408" w:type="dxa"/>
              </w:tcPr>
            </w:tcPrChange>
          </w:tcPr>
          <w:p w14:paraId="3D7409B5" w14:textId="77777777" w:rsidR="008667A0" w:rsidRDefault="00165603">
            <w:pPr>
              <w:cnfStyle w:val="000000000000" w:firstRow="0" w:lastRow="0" w:firstColumn="0" w:lastColumn="0" w:oddVBand="0" w:evenVBand="0" w:oddHBand="0" w:evenHBand="0" w:firstRowFirstColumn="0" w:firstRowLastColumn="0" w:lastRowFirstColumn="0" w:lastRowLastColumn="0"/>
            </w:pPr>
            <w:r>
              <w:t>41.5</w:t>
            </w:r>
          </w:p>
        </w:tc>
      </w:tr>
      <w:tr w:rsidR="008667A0" w14:paraId="2E1F4FFA"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546" w:author="Kevin Toohey" w:date="2023-10-03T16:57:00Z">
              <w:tcPr>
                <w:tcW w:w="5040" w:type="dxa"/>
              </w:tcPr>
            </w:tcPrChange>
          </w:tcPr>
          <w:p w14:paraId="0B61A7BF" w14:textId="77777777" w:rsidR="008667A0" w:rsidRDefault="00165603">
            <w:r>
              <w:t xml:space="preserve">  CPI+2.0%p.a. over a 9-year rolling period(%)</w:t>
            </w:r>
          </w:p>
        </w:tc>
        <w:tc>
          <w:tcPr>
            <w:tcW w:w="1652" w:type="dxa"/>
            <w:tcPrChange w:id="1547" w:author="Kevin Toohey" w:date="2023-10-03T16:57:00Z">
              <w:tcPr>
                <w:tcW w:w="2408" w:type="dxa"/>
              </w:tcPr>
            </w:tcPrChange>
          </w:tcPr>
          <w:p w14:paraId="3C6CF4A6" w14:textId="77777777" w:rsidR="008667A0" w:rsidRDefault="00165603">
            <w:pPr>
              <w:cnfStyle w:val="000000000000" w:firstRow="0" w:lastRow="0" w:firstColumn="0" w:lastColumn="0" w:oddVBand="0" w:evenVBand="0" w:oddHBand="0" w:evenHBand="0" w:firstRowFirstColumn="0" w:firstRowLastColumn="0" w:lastRowFirstColumn="0" w:lastRowLastColumn="0"/>
            </w:pPr>
            <w:r>
              <w:t>80.4</w:t>
            </w:r>
          </w:p>
        </w:tc>
        <w:tc>
          <w:tcPr>
            <w:tcW w:w="1701" w:type="dxa"/>
            <w:tcPrChange w:id="1548" w:author="Kevin Toohey" w:date="2023-10-03T16:57:00Z">
              <w:tcPr>
                <w:tcW w:w="2408" w:type="dxa"/>
              </w:tcPr>
            </w:tcPrChange>
          </w:tcPr>
          <w:p w14:paraId="3AF248DD" w14:textId="77777777" w:rsidR="008667A0" w:rsidRDefault="00165603">
            <w:pPr>
              <w:cnfStyle w:val="000000000000" w:firstRow="0" w:lastRow="0" w:firstColumn="0" w:lastColumn="0" w:oddVBand="0" w:evenVBand="0" w:oddHBand="0" w:evenHBand="0" w:firstRowFirstColumn="0" w:firstRowLastColumn="0" w:lastRowFirstColumn="0" w:lastRowLastColumn="0"/>
            </w:pPr>
            <w:r>
              <w:t>79.5</w:t>
            </w:r>
          </w:p>
        </w:tc>
        <w:tc>
          <w:tcPr>
            <w:tcW w:w="1559" w:type="dxa"/>
            <w:tcPrChange w:id="1549" w:author="Kevin Toohey" w:date="2023-10-03T16:57:00Z">
              <w:tcPr>
                <w:tcW w:w="2408" w:type="dxa"/>
              </w:tcPr>
            </w:tcPrChange>
          </w:tcPr>
          <w:p w14:paraId="7BE227D7" w14:textId="77777777" w:rsidR="008667A0" w:rsidRDefault="00165603">
            <w:pPr>
              <w:cnfStyle w:val="000000000000" w:firstRow="0" w:lastRow="0" w:firstColumn="0" w:lastColumn="0" w:oddVBand="0" w:evenVBand="0" w:oddHBand="0" w:evenHBand="0" w:firstRowFirstColumn="0" w:firstRowLastColumn="0" w:lastRowFirstColumn="0" w:lastRowLastColumn="0"/>
            </w:pPr>
            <w:r>
              <w:t>80.4</w:t>
            </w:r>
          </w:p>
        </w:tc>
      </w:tr>
      <w:tr w:rsidR="008667A0" w14:paraId="3F0ECB05"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550" w:author="Kevin Toohey" w:date="2023-10-03T16:57:00Z">
              <w:tcPr>
                <w:tcW w:w="5040" w:type="dxa"/>
              </w:tcPr>
            </w:tcPrChange>
          </w:tcPr>
          <w:p w14:paraId="024C00D1" w14:textId="77777777" w:rsidR="008667A0" w:rsidRDefault="00165603">
            <w:r>
              <w:t xml:space="preserve">  CPI+2.5%p.a. over a 9-year rolling period(%)</w:t>
            </w:r>
          </w:p>
        </w:tc>
        <w:tc>
          <w:tcPr>
            <w:tcW w:w="1652" w:type="dxa"/>
            <w:tcPrChange w:id="1551" w:author="Kevin Toohey" w:date="2023-10-03T16:57:00Z">
              <w:tcPr>
                <w:tcW w:w="2408" w:type="dxa"/>
              </w:tcPr>
            </w:tcPrChange>
          </w:tcPr>
          <w:p w14:paraId="38C800FB" w14:textId="77777777" w:rsidR="008667A0" w:rsidRDefault="00165603">
            <w:pPr>
              <w:cnfStyle w:val="000000000000" w:firstRow="0" w:lastRow="0" w:firstColumn="0" w:lastColumn="0" w:oddVBand="0" w:evenVBand="0" w:oddHBand="0" w:evenHBand="0" w:firstRowFirstColumn="0" w:firstRowLastColumn="0" w:lastRowFirstColumn="0" w:lastRowLastColumn="0"/>
            </w:pPr>
            <w:r>
              <w:t>73.0</w:t>
            </w:r>
          </w:p>
        </w:tc>
        <w:tc>
          <w:tcPr>
            <w:tcW w:w="1701" w:type="dxa"/>
            <w:tcPrChange w:id="1552" w:author="Kevin Toohey" w:date="2023-10-03T16:57:00Z">
              <w:tcPr>
                <w:tcW w:w="2408" w:type="dxa"/>
              </w:tcPr>
            </w:tcPrChange>
          </w:tcPr>
          <w:p w14:paraId="6BDA79B8" w14:textId="77777777" w:rsidR="008667A0" w:rsidRDefault="00165603">
            <w:pPr>
              <w:cnfStyle w:val="000000000000" w:firstRow="0" w:lastRow="0" w:firstColumn="0" w:lastColumn="0" w:oddVBand="0" w:evenVBand="0" w:oddHBand="0" w:evenHBand="0" w:firstRowFirstColumn="0" w:firstRowLastColumn="0" w:lastRowFirstColumn="0" w:lastRowLastColumn="0"/>
            </w:pPr>
            <w:r>
              <w:t>72.4</w:t>
            </w:r>
          </w:p>
        </w:tc>
        <w:tc>
          <w:tcPr>
            <w:tcW w:w="1559" w:type="dxa"/>
            <w:tcPrChange w:id="1553" w:author="Kevin Toohey" w:date="2023-10-03T16:57:00Z">
              <w:tcPr>
                <w:tcW w:w="2408" w:type="dxa"/>
              </w:tcPr>
            </w:tcPrChange>
          </w:tcPr>
          <w:p w14:paraId="377C8533" w14:textId="77777777" w:rsidR="008667A0" w:rsidRDefault="00165603">
            <w:pPr>
              <w:cnfStyle w:val="000000000000" w:firstRow="0" w:lastRow="0" w:firstColumn="0" w:lastColumn="0" w:oddVBand="0" w:evenVBand="0" w:oddHBand="0" w:evenHBand="0" w:firstRowFirstColumn="0" w:firstRowLastColumn="0" w:lastRowFirstColumn="0" w:lastRowLastColumn="0"/>
            </w:pPr>
            <w:r>
              <w:t>72.4</w:t>
            </w:r>
          </w:p>
        </w:tc>
      </w:tr>
      <w:tr w:rsidR="008667A0" w14:paraId="0713CE75"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554" w:author="Kevin Toohey" w:date="2023-10-03T16:57:00Z">
              <w:tcPr>
                <w:tcW w:w="5040" w:type="dxa"/>
              </w:tcPr>
            </w:tcPrChange>
          </w:tcPr>
          <w:p w14:paraId="358F6252" w14:textId="77777777" w:rsidR="008667A0" w:rsidRDefault="00165603">
            <w:r>
              <w:t xml:space="preserve">  CPI+3.0%p.a. over a 9-year rolling period(%)</w:t>
            </w:r>
          </w:p>
        </w:tc>
        <w:tc>
          <w:tcPr>
            <w:tcW w:w="1652" w:type="dxa"/>
            <w:tcPrChange w:id="1555" w:author="Kevin Toohey" w:date="2023-10-03T16:57:00Z">
              <w:tcPr>
                <w:tcW w:w="2408" w:type="dxa"/>
              </w:tcPr>
            </w:tcPrChange>
          </w:tcPr>
          <w:p w14:paraId="58BBC605" w14:textId="77777777" w:rsidR="008667A0" w:rsidRDefault="00165603">
            <w:pPr>
              <w:cnfStyle w:val="000000000000" w:firstRow="0" w:lastRow="0" w:firstColumn="0" w:lastColumn="0" w:oddVBand="0" w:evenVBand="0" w:oddHBand="0" w:evenHBand="0" w:firstRowFirstColumn="0" w:firstRowLastColumn="0" w:lastRowFirstColumn="0" w:lastRowLastColumn="0"/>
            </w:pPr>
            <w:r>
              <w:t>64.0</w:t>
            </w:r>
          </w:p>
        </w:tc>
        <w:tc>
          <w:tcPr>
            <w:tcW w:w="1701" w:type="dxa"/>
            <w:tcPrChange w:id="1556" w:author="Kevin Toohey" w:date="2023-10-03T16:57:00Z">
              <w:tcPr>
                <w:tcW w:w="2408" w:type="dxa"/>
              </w:tcPr>
            </w:tcPrChange>
          </w:tcPr>
          <w:p w14:paraId="36A88CAD" w14:textId="77777777" w:rsidR="008667A0" w:rsidRDefault="00165603">
            <w:pPr>
              <w:cnfStyle w:val="000000000000" w:firstRow="0" w:lastRow="0" w:firstColumn="0" w:lastColumn="0" w:oddVBand="0" w:evenVBand="0" w:oddHBand="0" w:evenHBand="0" w:firstRowFirstColumn="0" w:firstRowLastColumn="0" w:lastRowFirstColumn="0" w:lastRowLastColumn="0"/>
            </w:pPr>
            <w:r>
              <w:t>63.9</w:t>
            </w:r>
          </w:p>
        </w:tc>
        <w:tc>
          <w:tcPr>
            <w:tcW w:w="1559" w:type="dxa"/>
            <w:tcPrChange w:id="1557" w:author="Kevin Toohey" w:date="2023-10-03T16:57:00Z">
              <w:tcPr>
                <w:tcW w:w="2408" w:type="dxa"/>
              </w:tcPr>
            </w:tcPrChange>
          </w:tcPr>
          <w:p w14:paraId="7B29A109" w14:textId="77777777" w:rsidR="008667A0" w:rsidRDefault="00165603">
            <w:pPr>
              <w:cnfStyle w:val="000000000000" w:firstRow="0" w:lastRow="0" w:firstColumn="0" w:lastColumn="0" w:oddVBand="0" w:evenVBand="0" w:oddHBand="0" w:evenHBand="0" w:firstRowFirstColumn="0" w:firstRowLastColumn="0" w:lastRowFirstColumn="0" w:lastRowLastColumn="0"/>
            </w:pPr>
            <w:r>
              <w:t>62.8</w:t>
            </w:r>
          </w:p>
        </w:tc>
      </w:tr>
      <w:tr w:rsidR="008667A0" w14:paraId="38BA6809"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558" w:author="Kevin Toohey" w:date="2023-10-03T16:57:00Z">
              <w:tcPr>
                <w:tcW w:w="5040" w:type="dxa"/>
              </w:tcPr>
            </w:tcPrChange>
          </w:tcPr>
          <w:p w14:paraId="1DE41F78" w14:textId="77777777" w:rsidR="008667A0" w:rsidRDefault="00165603">
            <w:r>
              <w:t xml:space="preserve">  CPI+3.5%p.a. over a 9-year rolling period(%)</w:t>
            </w:r>
          </w:p>
        </w:tc>
        <w:tc>
          <w:tcPr>
            <w:tcW w:w="1652" w:type="dxa"/>
            <w:tcPrChange w:id="1559" w:author="Kevin Toohey" w:date="2023-10-03T16:57:00Z">
              <w:tcPr>
                <w:tcW w:w="2408" w:type="dxa"/>
              </w:tcPr>
            </w:tcPrChange>
          </w:tcPr>
          <w:p w14:paraId="53980493" w14:textId="77777777" w:rsidR="008667A0" w:rsidRDefault="00165603">
            <w:pPr>
              <w:cnfStyle w:val="000000000000" w:firstRow="0" w:lastRow="0" w:firstColumn="0" w:lastColumn="0" w:oddVBand="0" w:evenVBand="0" w:oddHBand="0" w:evenHBand="0" w:firstRowFirstColumn="0" w:firstRowLastColumn="0" w:lastRowFirstColumn="0" w:lastRowLastColumn="0"/>
            </w:pPr>
            <w:r>
              <w:t>53.8</w:t>
            </w:r>
          </w:p>
        </w:tc>
        <w:tc>
          <w:tcPr>
            <w:tcW w:w="1701" w:type="dxa"/>
            <w:tcPrChange w:id="1560" w:author="Kevin Toohey" w:date="2023-10-03T16:57:00Z">
              <w:tcPr>
                <w:tcW w:w="2408" w:type="dxa"/>
              </w:tcPr>
            </w:tcPrChange>
          </w:tcPr>
          <w:p w14:paraId="09F46E45" w14:textId="77777777" w:rsidR="008667A0" w:rsidRDefault="00165603">
            <w:pPr>
              <w:cnfStyle w:val="000000000000" w:firstRow="0" w:lastRow="0" w:firstColumn="0" w:lastColumn="0" w:oddVBand="0" w:evenVBand="0" w:oddHBand="0" w:evenHBand="0" w:firstRowFirstColumn="0" w:firstRowLastColumn="0" w:lastRowFirstColumn="0" w:lastRowLastColumn="0"/>
            </w:pPr>
            <w:r>
              <w:t>54.3</w:t>
            </w:r>
          </w:p>
        </w:tc>
        <w:tc>
          <w:tcPr>
            <w:tcW w:w="1559" w:type="dxa"/>
            <w:tcPrChange w:id="1561" w:author="Kevin Toohey" w:date="2023-10-03T16:57:00Z">
              <w:tcPr>
                <w:tcW w:w="2408" w:type="dxa"/>
              </w:tcPr>
            </w:tcPrChange>
          </w:tcPr>
          <w:p w14:paraId="01371201" w14:textId="77777777" w:rsidR="008667A0" w:rsidRDefault="00165603">
            <w:pPr>
              <w:cnfStyle w:val="000000000000" w:firstRow="0" w:lastRow="0" w:firstColumn="0" w:lastColumn="0" w:oddVBand="0" w:evenVBand="0" w:oddHBand="0" w:evenHBand="0" w:firstRowFirstColumn="0" w:firstRowLastColumn="0" w:lastRowFirstColumn="0" w:lastRowLastColumn="0"/>
            </w:pPr>
            <w:r>
              <w:t>51.9</w:t>
            </w:r>
          </w:p>
        </w:tc>
      </w:tr>
      <w:tr w:rsidR="008667A0" w14:paraId="0558D8D6"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562" w:author="Kevin Toohey" w:date="2023-10-03T16:57:00Z">
              <w:tcPr>
                <w:tcW w:w="5040" w:type="dxa"/>
              </w:tcPr>
            </w:tcPrChange>
          </w:tcPr>
          <w:p w14:paraId="6235F989" w14:textId="77777777" w:rsidR="008667A0" w:rsidRDefault="00165603">
            <w:r>
              <w:t xml:space="preserve">  CPI+4.0%p.a. over a 9-year rolling period(%)</w:t>
            </w:r>
          </w:p>
        </w:tc>
        <w:tc>
          <w:tcPr>
            <w:tcW w:w="1652" w:type="dxa"/>
            <w:tcPrChange w:id="1563" w:author="Kevin Toohey" w:date="2023-10-03T16:57:00Z">
              <w:tcPr>
                <w:tcW w:w="2408" w:type="dxa"/>
              </w:tcPr>
            </w:tcPrChange>
          </w:tcPr>
          <w:p w14:paraId="4BB2E106" w14:textId="77777777" w:rsidR="008667A0" w:rsidRDefault="00165603">
            <w:pPr>
              <w:cnfStyle w:val="000000000000" w:firstRow="0" w:lastRow="0" w:firstColumn="0" w:lastColumn="0" w:oddVBand="0" w:evenVBand="0" w:oddHBand="0" w:evenHBand="0" w:firstRowFirstColumn="0" w:firstRowLastColumn="0" w:lastRowFirstColumn="0" w:lastRowLastColumn="0"/>
            </w:pPr>
            <w:r>
              <w:t>43.0</w:t>
            </w:r>
          </w:p>
        </w:tc>
        <w:tc>
          <w:tcPr>
            <w:tcW w:w="1701" w:type="dxa"/>
            <w:tcPrChange w:id="1564" w:author="Kevin Toohey" w:date="2023-10-03T16:57:00Z">
              <w:tcPr>
                <w:tcW w:w="2408" w:type="dxa"/>
              </w:tcPr>
            </w:tcPrChange>
          </w:tcPr>
          <w:p w14:paraId="286F7E5F" w14:textId="77777777" w:rsidR="008667A0" w:rsidRDefault="00165603">
            <w:pPr>
              <w:cnfStyle w:val="000000000000" w:firstRow="0" w:lastRow="0" w:firstColumn="0" w:lastColumn="0" w:oddVBand="0" w:evenVBand="0" w:oddHBand="0" w:evenHBand="0" w:firstRowFirstColumn="0" w:firstRowLastColumn="0" w:lastRowFirstColumn="0" w:lastRowLastColumn="0"/>
            </w:pPr>
            <w:r>
              <w:t>44.1</w:t>
            </w:r>
          </w:p>
        </w:tc>
        <w:tc>
          <w:tcPr>
            <w:tcW w:w="1559" w:type="dxa"/>
            <w:tcPrChange w:id="1565" w:author="Kevin Toohey" w:date="2023-10-03T16:57:00Z">
              <w:tcPr>
                <w:tcW w:w="2408" w:type="dxa"/>
              </w:tcPr>
            </w:tcPrChange>
          </w:tcPr>
          <w:p w14:paraId="584FB829" w14:textId="77777777" w:rsidR="008667A0" w:rsidRDefault="00165603">
            <w:pPr>
              <w:cnfStyle w:val="000000000000" w:firstRow="0" w:lastRow="0" w:firstColumn="0" w:lastColumn="0" w:oddVBand="0" w:evenVBand="0" w:oddHBand="0" w:evenHBand="0" w:firstRowFirstColumn="0" w:firstRowLastColumn="0" w:lastRowFirstColumn="0" w:lastRowLastColumn="0"/>
            </w:pPr>
            <w:r>
              <w:t>40.4</w:t>
            </w:r>
          </w:p>
        </w:tc>
      </w:tr>
      <w:tr w:rsidR="008667A0" w14:paraId="29442270"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566" w:author="Kevin Toohey" w:date="2023-10-03T16:57:00Z">
              <w:tcPr>
                <w:tcW w:w="5040" w:type="dxa"/>
              </w:tcPr>
            </w:tcPrChange>
          </w:tcPr>
          <w:p w14:paraId="3C833859" w14:textId="77777777" w:rsidR="008667A0" w:rsidRDefault="00165603">
            <w:r>
              <w:t xml:space="preserve">  CPI+2.0%p.a. over a 10-year rolling period(%)</w:t>
            </w:r>
          </w:p>
        </w:tc>
        <w:tc>
          <w:tcPr>
            <w:tcW w:w="1652" w:type="dxa"/>
            <w:tcPrChange w:id="1567" w:author="Kevin Toohey" w:date="2023-10-03T16:57:00Z">
              <w:tcPr>
                <w:tcW w:w="2408" w:type="dxa"/>
              </w:tcPr>
            </w:tcPrChange>
          </w:tcPr>
          <w:p w14:paraId="1115876D" w14:textId="77777777" w:rsidR="008667A0" w:rsidRDefault="00165603">
            <w:pPr>
              <w:cnfStyle w:val="000000000000" w:firstRow="0" w:lastRow="0" w:firstColumn="0" w:lastColumn="0" w:oddVBand="0" w:evenVBand="0" w:oddHBand="0" w:evenHBand="0" w:firstRowFirstColumn="0" w:firstRowLastColumn="0" w:lastRowFirstColumn="0" w:lastRowLastColumn="0"/>
            </w:pPr>
            <w:r>
              <w:t>82.9</w:t>
            </w:r>
          </w:p>
        </w:tc>
        <w:tc>
          <w:tcPr>
            <w:tcW w:w="1701" w:type="dxa"/>
            <w:tcPrChange w:id="1568" w:author="Kevin Toohey" w:date="2023-10-03T16:57:00Z">
              <w:tcPr>
                <w:tcW w:w="2408" w:type="dxa"/>
              </w:tcPr>
            </w:tcPrChange>
          </w:tcPr>
          <w:p w14:paraId="01F912F4" w14:textId="77777777" w:rsidR="008667A0" w:rsidRDefault="00165603">
            <w:pPr>
              <w:cnfStyle w:val="000000000000" w:firstRow="0" w:lastRow="0" w:firstColumn="0" w:lastColumn="0" w:oddVBand="0" w:evenVBand="0" w:oddHBand="0" w:evenHBand="0" w:firstRowFirstColumn="0" w:firstRowLastColumn="0" w:lastRowFirstColumn="0" w:lastRowLastColumn="0"/>
            </w:pPr>
            <w:r>
              <w:t>82.0</w:t>
            </w:r>
          </w:p>
        </w:tc>
        <w:tc>
          <w:tcPr>
            <w:tcW w:w="1559" w:type="dxa"/>
            <w:tcPrChange w:id="1569" w:author="Kevin Toohey" w:date="2023-10-03T16:57:00Z">
              <w:tcPr>
                <w:tcW w:w="2408" w:type="dxa"/>
              </w:tcPr>
            </w:tcPrChange>
          </w:tcPr>
          <w:p w14:paraId="4B58D084" w14:textId="77777777" w:rsidR="008667A0" w:rsidRDefault="00165603">
            <w:pPr>
              <w:cnfStyle w:val="000000000000" w:firstRow="0" w:lastRow="0" w:firstColumn="0" w:lastColumn="0" w:oddVBand="0" w:evenVBand="0" w:oddHBand="0" w:evenHBand="0" w:firstRowFirstColumn="0" w:firstRowLastColumn="0" w:lastRowFirstColumn="0" w:lastRowLastColumn="0"/>
            </w:pPr>
            <w:r>
              <w:t>82.9</w:t>
            </w:r>
          </w:p>
        </w:tc>
      </w:tr>
      <w:tr w:rsidR="008667A0" w14:paraId="0207D467"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570" w:author="Kevin Toohey" w:date="2023-10-03T16:57:00Z">
              <w:tcPr>
                <w:tcW w:w="5040" w:type="dxa"/>
              </w:tcPr>
            </w:tcPrChange>
          </w:tcPr>
          <w:p w14:paraId="35E9DBEF" w14:textId="77777777" w:rsidR="008667A0" w:rsidRDefault="00165603">
            <w:r>
              <w:t xml:space="preserve">  CPI+2.5%p.a. over a 10-year rolling period(%)</w:t>
            </w:r>
          </w:p>
        </w:tc>
        <w:tc>
          <w:tcPr>
            <w:tcW w:w="1652" w:type="dxa"/>
            <w:tcPrChange w:id="1571" w:author="Kevin Toohey" w:date="2023-10-03T16:57:00Z">
              <w:tcPr>
                <w:tcW w:w="2408" w:type="dxa"/>
              </w:tcPr>
            </w:tcPrChange>
          </w:tcPr>
          <w:p w14:paraId="67A730F8" w14:textId="77777777" w:rsidR="008667A0" w:rsidRDefault="00165603">
            <w:pPr>
              <w:cnfStyle w:val="000000000000" w:firstRow="0" w:lastRow="0" w:firstColumn="0" w:lastColumn="0" w:oddVBand="0" w:evenVBand="0" w:oddHBand="0" w:evenHBand="0" w:firstRowFirstColumn="0" w:firstRowLastColumn="0" w:lastRowFirstColumn="0" w:lastRowLastColumn="0"/>
            </w:pPr>
            <w:r>
              <w:t>75.2</w:t>
            </w:r>
          </w:p>
        </w:tc>
        <w:tc>
          <w:tcPr>
            <w:tcW w:w="1701" w:type="dxa"/>
            <w:tcPrChange w:id="1572" w:author="Kevin Toohey" w:date="2023-10-03T16:57:00Z">
              <w:tcPr>
                <w:tcW w:w="2408" w:type="dxa"/>
              </w:tcPr>
            </w:tcPrChange>
          </w:tcPr>
          <w:p w14:paraId="140E8F6F" w14:textId="77777777" w:rsidR="008667A0" w:rsidRDefault="00165603">
            <w:pPr>
              <w:cnfStyle w:val="000000000000" w:firstRow="0" w:lastRow="0" w:firstColumn="0" w:lastColumn="0" w:oddVBand="0" w:evenVBand="0" w:oddHBand="0" w:evenHBand="0" w:firstRowFirstColumn="0" w:firstRowLastColumn="0" w:lastRowFirstColumn="0" w:lastRowLastColumn="0"/>
            </w:pPr>
            <w:r>
              <w:t>74.6</w:t>
            </w:r>
          </w:p>
        </w:tc>
        <w:tc>
          <w:tcPr>
            <w:tcW w:w="1559" w:type="dxa"/>
            <w:tcPrChange w:id="1573" w:author="Kevin Toohey" w:date="2023-10-03T16:57:00Z">
              <w:tcPr>
                <w:tcW w:w="2408" w:type="dxa"/>
              </w:tcPr>
            </w:tcPrChange>
          </w:tcPr>
          <w:p w14:paraId="0DA15A09" w14:textId="77777777" w:rsidR="008667A0" w:rsidRDefault="00165603">
            <w:pPr>
              <w:cnfStyle w:val="000000000000" w:firstRow="0" w:lastRow="0" w:firstColumn="0" w:lastColumn="0" w:oddVBand="0" w:evenVBand="0" w:oddHBand="0" w:evenHBand="0" w:firstRowFirstColumn="0" w:firstRowLastColumn="0" w:lastRowFirstColumn="0" w:lastRowLastColumn="0"/>
            </w:pPr>
            <w:r>
              <w:t>74.6</w:t>
            </w:r>
          </w:p>
        </w:tc>
      </w:tr>
      <w:tr w:rsidR="008667A0" w14:paraId="04B22773"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574" w:author="Kevin Toohey" w:date="2023-10-03T16:57:00Z">
              <w:tcPr>
                <w:tcW w:w="5040" w:type="dxa"/>
              </w:tcPr>
            </w:tcPrChange>
          </w:tcPr>
          <w:p w14:paraId="016C31B0" w14:textId="77777777" w:rsidR="008667A0" w:rsidRDefault="00165603">
            <w:r>
              <w:t xml:space="preserve">  CPI+3.0%p.a. over a 10-year rolling period(%)</w:t>
            </w:r>
          </w:p>
        </w:tc>
        <w:tc>
          <w:tcPr>
            <w:tcW w:w="1652" w:type="dxa"/>
            <w:tcPrChange w:id="1575" w:author="Kevin Toohey" w:date="2023-10-03T16:57:00Z">
              <w:tcPr>
                <w:tcW w:w="2408" w:type="dxa"/>
              </w:tcPr>
            </w:tcPrChange>
          </w:tcPr>
          <w:p w14:paraId="2EBADE3E" w14:textId="77777777" w:rsidR="008667A0" w:rsidRDefault="00165603">
            <w:pPr>
              <w:cnfStyle w:val="000000000000" w:firstRow="0" w:lastRow="0" w:firstColumn="0" w:lastColumn="0" w:oddVBand="0" w:evenVBand="0" w:oddHBand="0" w:evenHBand="0" w:firstRowFirstColumn="0" w:firstRowLastColumn="0" w:lastRowFirstColumn="0" w:lastRowLastColumn="0"/>
            </w:pPr>
            <w:r>
              <w:t>65.6</w:t>
            </w:r>
          </w:p>
        </w:tc>
        <w:tc>
          <w:tcPr>
            <w:tcW w:w="1701" w:type="dxa"/>
            <w:tcPrChange w:id="1576" w:author="Kevin Toohey" w:date="2023-10-03T16:57:00Z">
              <w:tcPr>
                <w:tcW w:w="2408" w:type="dxa"/>
              </w:tcPr>
            </w:tcPrChange>
          </w:tcPr>
          <w:p w14:paraId="51ECCEED" w14:textId="77777777" w:rsidR="008667A0" w:rsidRDefault="00165603">
            <w:pPr>
              <w:cnfStyle w:val="000000000000" w:firstRow="0" w:lastRow="0" w:firstColumn="0" w:lastColumn="0" w:oddVBand="0" w:evenVBand="0" w:oddHBand="0" w:evenHBand="0" w:firstRowFirstColumn="0" w:firstRowLastColumn="0" w:lastRowFirstColumn="0" w:lastRowLastColumn="0"/>
            </w:pPr>
            <w:r>
              <w:t>65.5</w:t>
            </w:r>
          </w:p>
        </w:tc>
        <w:tc>
          <w:tcPr>
            <w:tcW w:w="1559" w:type="dxa"/>
            <w:tcPrChange w:id="1577" w:author="Kevin Toohey" w:date="2023-10-03T16:57:00Z">
              <w:tcPr>
                <w:tcW w:w="2408" w:type="dxa"/>
              </w:tcPr>
            </w:tcPrChange>
          </w:tcPr>
          <w:p w14:paraId="04CB4211" w14:textId="77777777" w:rsidR="008667A0" w:rsidRDefault="00165603">
            <w:pPr>
              <w:cnfStyle w:val="000000000000" w:firstRow="0" w:lastRow="0" w:firstColumn="0" w:lastColumn="0" w:oddVBand="0" w:evenVBand="0" w:oddHBand="0" w:evenHBand="0" w:firstRowFirstColumn="0" w:firstRowLastColumn="0" w:lastRowFirstColumn="0" w:lastRowLastColumn="0"/>
            </w:pPr>
            <w:r>
              <w:t>64.2</w:t>
            </w:r>
          </w:p>
        </w:tc>
      </w:tr>
      <w:tr w:rsidR="008667A0" w14:paraId="76227658"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578" w:author="Kevin Toohey" w:date="2023-10-03T16:57:00Z">
              <w:tcPr>
                <w:tcW w:w="5040" w:type="dxa"/>
              </w:tcPr>
            </w:tcPrChange>
          </w:tcPr>
          <w:p w14:paraId="41A00CC4" w14:textId="77777777" w:rsidR="008667A0" w:rsidRDefault="00165603">
            <w:r>
              <w:t xml:space="preserve">  CPI+3.5%p.a. over a 10-year rolling period(%)</w:t>
            </w:r>
          </w:p>
        </w:tc>
        <w:tc>
          <w:tcPr>
            <w:tcW w:w="1652" w:type="dxa"/>
            <w:tcPrChange w:id="1579" w:author="Kevin Toohey" w:date="2023-10-03T16:57:00Z">
              <w:tcPr>
                <w:tcW w:w="2408" w:type="dxa"/>
              </w:tcPr>
            </w:tcPrChange>
          </w:tcPr>
          <w:p w14:paraId="34169891" w14:textId="77777777" w:rsidR="008667A0" w:rsidRDefault="00165603">
            <w:pPr>
              <w:cnfStyle w:val="000000000000" w:firstRow="0" w:lastRow="0" w:firstColumn="0" w:lastColumn="0" w:oddVBand="0" w:evenVBand="0" w:oddHBand="0" w:evenHBand="0" w:firstRowFirstColumn="0" w:firstRowLastColumn="0" w:lastRowFirstColumn="0" w:lastRowLastColumn="0"/>
            </w:pPr>
            <w:r>
              <w:t>54.3</w:t>
            </w:r>
          </w:p>
        </w:tc>
        <w:tc>
          <w:tcPr>
            <w:tcW w:w="1701" w:type="dxa"/>
            <w:tcPrChange w:id="1580" w:author="Kevin Toohey" w:date="2023-10-03T16:57:00Z">
              <w:tcPr>
                <w:tcW w:w="2408" w:type="dxa"/>
              </w:tcPr>
            </w:tcPrChange>
          </w:tcPr>
          <w:p w14:paraId="61E7B296" w14:textId="77777777" w:rsidR="008667A0" w:rsidRDefault="00165603">
            <w:pPr>
              <w:cnfStyle w:val="000000000000" w:firstRow="0" w:lastRow="0" w:firstColumn="0" w:lastColumn="0" w:oddVBand="0" w:evenVBand="0" w:oddHBand="0" w:evenHBand="0" w:firstRowFirstColumn="0" w:firstRowLastColumn="0" w:lastRowFirstColumn="0" w:lastRowLastColumn="0"/>
            </w:pPr>
            <w:r>
              <w:t>54.8</w:t>
            </w:r>
          </w:p>
        </w:tc>
        <w:tc>
          <w:tcPr>
            <w:tcW w:w="1559" w:type="dxa"/>
            <w:tcPrChange w:id="1581" w:author="Kevin Toohey" w:date="2023-10-03T16:57:00Z">
              <w:tcPr>
                <w:tcW w:w="2408" w:type="dxa"/>
              </w:tcPr>
            </w:tcPrChange>
          </w:tcPr>
          <w:p w14:paraId="10BB2260" w14:textId="77777777" w:rsidR="008667A0" w:rsidRDefault="00165603">
            <w:pPr>
              <w:cnfStyle w:val="000000000000" w:firstRow="0" w:lastRow="0" w:firstColumn="0" w:lastColumn="0" w:oddVBand="0" w:evenVBand="0" w:oddHBand="0" w:evenHBand="0" w:firstRowFirstColumn="0" w:firstRowLastColumn="0" w:lastRowFirstColumn="0" w:lastRowLastColumn="0"/>
            </w:pPr>
            <w:r>
              <w:t>52.1</w:t>
            </w:r>
          </w:p>
        </w:tc>
      </w:tr>
      <w:tr w:rsidR="008667A0" w14:paraId="6379993E"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582" w:author="Kevin Toohey" w:date="2023-10-03T16:57:00Z">
              <w:tcPr>
                <w:tcW w:w="5040" w:type="dxa"/>
              </w:tcPr>
            </w:tcPrChange>
          </w:tcPr>
          <w:p w14:paraId="2322F406" w14:textId="77777777" w:rsidR="008667A0" w:rsidRDefault="00165603">
            <w:r>
              <w:t xml:space="preserve">  CPI+4.0%p.a. over a 10-year rolling period(%)</w:t>
            </w:r>
          </w:p>
        </w:tc>
        <w:tc>
          <w:tcPr>
            <w:tcW w:w="1652" w:type="dxa"/>
            <w:tcPrChange w:id="1583" w:author="Kevin Toohey" w:date="2023-10-03T16:57:00Z">
              <w:tcPr>
                <w:tcW w:w="2408" w:type="dxa"/>
              </w:tcPr>
            </w:tcPrChange>
          </w:tcPr>
          <w:p w14:paraId="0EF84CF2" w14:textId="77777777" w:rsidR="008667A0" w:rsidRDefault="00165603">
            <w:pPr>
              <w:cnfStyle w:val="000000000000" w:firstRow="0" w:lastRow="0" w:firstColumn="0" w:lastColumn="0" w:oddVBand="0" w:evenVBand="0" w:oddHBand="0" w:evenHBand="0" w:firstRowFirstColumn="0" w:firstRowLastColumn="0" w:lastRowFirstColumn="0" w:lastRowLastColumn="0"/>
            </w:pPr>
            <w:r>
              <w:t>42.1</w:t>
            </w:r>
          </w:p>
        </w:tc>
        <w:tc>
          <w:tcPr>
            <w:tcW w:w="1701" w:type="dxa"/>
            <w:tcPrChange w:id="1584" w:author="Kevin Toohey" w:date="2023-10-03T16:57:00Z">
              <w:tcPr>
                <w:tcW w:w="2408" w:type="dxa"/>
              </w:tcPr>
            </w:tcPrChange>
          </w:tcPr>
          <w:p w14:paraId="66AC8D52" w14:textId="77777777" w:rsidR="008667A0" w:rsidRDefault="00165603">
            <w:pPr>
              <w:cnfStyle w:val="000000000000" w:firstRow="0" w:lastRow="0" w:firstColumn="0" w:lastColumn="0" w:oddVBand="0" w:evenVBand="0" w:oddHBand="0" w:evenHBand="0" w:firstRowFirstColumn="0" w:firstRowLastColumn="0" w:lastRowFirstColumn="0" w:lastRowLastColumn="0"/>
            </w:pPr>
            <w:r>
              <w:t>43.4</w:t>
            </w:r>
          </w:p>
        </w:tc>
        <w:tc>
          <w:tcPr>
            <w:tcW w:w="1559" w:type="dxa"/>
            <w:tcPrChange w:id="1585" w:author="Kevin Toohey" w:date="2023-10-03T16:57:00Z">
              <w:tcPr>
                <w:tcW w:w="2408" w:type="dxa"/>
              </w:tcPr>
            </w:tcPrChange>
          </w:tcPr>
          <w:p w14:paraId="04B65F7B" w14:textId="77777777" w:rsidR="008667A0" w:rsidRDefault="00165603">
            <w:pPr>
              <w:cnfStyle w:val="000000000000" w:firstRow="0" w:lastRow="0" w:firstColumn="0" w:lastColumn="0" w:oddVBand="0" w:evenVBand="0" w:oddHBand="0" w:evenHBand="0" w:firstRowFirstColumn="0" w:firstRowLastColumn="0" w:lastRowFirstColumn="0" w:lastRowLastColumn="0"/>
            </w:pPr>
            <w:r>
              <w:t>39.3</w:t>
            </w:r>
          </w:p>
        </w:tc>
      </w:tr>
      <w:tr w:rsidR="008667A0" w14:paraId="7D9E69D6"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586" w:author="Kevin Toohey" w:date="2023-10-03T16:57:00Z">
              <w:tcPr>
                <w:tcW w:w="5040" w:type="dxa"/>
              </w:tcPr>
            </w:tcPrChange>
          </w:tcPr>
          <w:p w14:paraId="4AF8DC21" w14:textId="77777777" w:rsidR="008667A0" w:rsidRDefault="00165603">
            <w:r>
              <w:rPr>
                <w:b/>
              </w:rPr>
              <w:t>Annualised Value at Risk</w:t>
            </w:r>
          </w:p>
        </w:tc>
        <w:tc>
          <w:tcPr>
            <w:tcW w:w="1652" w:type="dxa"/>
            <w:tcPrChange w:id="1587" w:author="Kevin Toohey" w:date="2023-10-03T16:57:00Z">
              <w:tcPr>
                <w:tcW w:w="2408" w:type="dxa"/>
              </w:tcPr>
            </w:tcPrChange>
          </w:tcPr>
          <w:p w14:paraId="4821BA7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Change w:id="1588" w:author="Kevin Toohey" w:date="2023-10-03T16:57:00Z">
              <w:tcPr>
                <w:tcW w:w="2408" w:type="dxa"/>
              </w:tcPr>
            </w:tcPrChange>
          </w:tcPr>
          <w:p w14:paraId="50FAAD2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1589" w:author="Kevin Toohey" w:date="2023-10-03T16:57:00Z">
              <w:tcPr>
                <w:tcW w:w="2408" w:type="dxa"/>
              </w:tcPr>
            </w:tcPrChange>
          </w:tcPr>
          <w:p w14:paraId="3BD1E08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2E5A4C15"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590" w:author="Kevin Toohey" w:date="2023-10-03T16:57:00Z">
              <w:tcPr>
                <w:tcW w:w="5040" w:type="dxa"/>
              </w:tcPr>
            </w:tcPrChange>
          </w:tcPr>
          <w:p w14:paraId="414F20B1" w14:textId="77777777" w:rsidR="008667A0" w:rsidRDefault="00165603">
            <w:r>
              <w:t xml:space="preserve">  1 in 20 year event(%)</w:t>
            </w:r>
          </w:p>
        </w:tc>
        <w:tc>
          <w:tcPr>
            <w:tcW w:w="1652" w:type="dxa"/>
            <w:tcPrChange w:id="1591" w:author="Kevin Toohey" w:date="2023-10-03T16:57:00Z">
              <w:tcPr>
                <w:tcW w:w="2408" w:type="dxa"/>
              </w:tcPr>
            </w:tcPrChange>
          </w:tcPr>
          <w:p w14:paraId="13A5FA26" w14:textId="77777777" w:rsidR="008667A0" w:rsidRDefault="00165603">
            <w:pPr>
              <w:cnfStyle w:val="000000000000" w:firstRow="0" w:lastRow="0" w:firstColumn="0" w:lastColumn="0" w:oddVBand="0" w:evenVBand="0" w:oddHBand="0" w:evenHBand="0" w:firstRowFirstColumn="0" w:firstRowLastColumn="0" w:lastRowFirstColumn="0" w:lastRowLastColumn="0"/>
            </w:pPr>
            <w:r>
              <w:t>-8.5</w:t>
            </w:r>
          </w:p>
        </w:tc>
        <w:tc>
          <w:tcPr>
            <w:tcW w:w="1701" w:type="dxa"/>
            <w:tcPrChange w:id="1592" w:author="Kevin Toohey" w:date="2023-10-03T16:57:00Z">
              <w:tcPr>
                <w:tcW w:w="2408" w:type="dxa"/>
              </w:tcPr>
            </w:tcPrChange>
          </w:tcPr>
          <w:p w14:paraId="617A4118" w14:textId="77777777" w:rsidR="008667A0" w:rsidRDefault="00165603">
            <w:pPr>
              <w:cnfStyle w:val="000000000000" w:firstRow="0" w:lastRow="0" w:firstColumn="0" w:lastColumn="0" w:oddVBand="0" w:evenVBand="0" w:oddHBand="0" w:evenHBand="0" w:firstRowFirstColumn="0" w:firstRowLastColumn="0" w:lastRowFirstColumn="0" w:lastRowLastColumn="0"/>
            </w:pPr>
            <w:r>
              <w:t>-9.4</w:t>
            </w:r>
          </w:p>
        </w:tc>
        <w:tc>
          <w:tcPr>
            <w:tcW w:w="1559" w:type="dxa"/>
            <w:tcPrChange w:id="1593" w:author="Kevin Toohey" w:date="2023-10-03T16:57:00Z">
              <w:tcPr>
                <w:tcW w:w="2408" w:type="dxa"/>
              </w:tcPr>
            </w:tcPrChange>
          </w:tcPr>
          <w:p w14:paraId="2A2025E3" w14:textId="77777777" w:rsidR="008667A0" w:rsidRDefault="00165603">
            <w:pPr>
              <w:cnfStyle w:val="000000000000" w:firstRow="0" w:lastRow="0" w:firstColumn="0" w:lastColumn="0" w:oddVBand="0" w:evenVBand="0" w:oddHBand="0" w:evenHBand="0" w:firstRowFirstColumn="0" w:firstRowLastColumn="0" w:lastRowFirstColumn="0" w:lastRowLastColumn="0"/>
            </w:pPr>
            <w:r>
              <w:t>-7.7</w:t>
            </w:r>
          </w:p>
        </w:tc>
      </w:tr>
      <w:tr w:rsidR="008667A0" w14:paraId="250B6B3E"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594" w:author="Kevin Toohey" w:date="2023-10-03T16:57:00Z">
              <w:tcPr>
                <w:tcW w:w="5040" w:type="dxa"/>
              </w:tcPr>
            </w:tcPrChange>
          </w:tcPr>
          <w:p w14:paraId="59259A91" w14:textId="77777777" w:rsidR="008667A0" w:rsidRDefault="00165603">
            <w:r>
              <w:rPr>
                <w:b/>
              </w:rPr>
              <w:t>Frequency of Negative Annual Total Return</w:t>
            </w:r>
          </w:p>
        </w:tc>
        <w:tc>
          <w:tcPr>
            <w:tcW w:w="1652" w:type="dxa"/>
            <w:tcPrChange w:id="1595" w:author="Kevin Toohey" w:date="2023-10-03T16:57:00Z">
              <w:tcPr>
                <w:tcW w:w="2408" w:type="dxa"/>
              </w:tcPr>
            </w:tcPrChange>
          </w:tcPr>
          <w:p w14:paraId="12A79DD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Change w:id="1596" w:author="Kevin Toohey" w:date="2023-10-03T16:57:00Z">
              <w:tcPr>
                <w:tcW w:w="2408" w:type="dxa"/>
              </w:tcPr>
            </w:tcPrChange>
          </w:tcPr>
          <w:p w14:paraId="435E3F6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1597" w:author="Kevin Toohey" w:date="2023-10-03T16:57:00Z">
              <w:tcPr>
                <w:tcW w:w="2408" w:type="dxa"/>
              </w:tcPr>
            </w:tcPrChange>
          </w:tcPr>
          <w:p w14:paraId="11B34284"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5BA4E890"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598" w:author="Kevin Toohey" w:date="2023-10-03T16:57:00Z">
              <w:tcPr>
                <w:tcW w:w="5040" w:type="dxa"/>
              </w:tcPr>
            </w:tcPrChange>
          </w:tcPr>
          <w:p w14:paraId="421DE039" w14:textId="77777777" w:rsidR="008667A0" w:rsidRDefault="00165603">
            <w:r>
              <w:t xml:space="preserve">  Number of Negative Annual Return in any 20-year period</w:t>
            </w:r>
          </w:p>
        </w:tc>
        <w:tc>
          <w:tcPr>
            <w:tcW w:w="1652" w:type="dxa"/>
            <w:tcPrChange w:id="1599" w:author="Kevin Toohey" w:date="2023-10-03T16:57:00Z">
              <w:tcPr>
                <w:tcW w:w="2408" w:type="dxa"/>
              </w:tcPr>
            </w:tcPrChange>
          </w:tcPr>
          <w:p w14:paraId="0F2FB51D" w14:textId="77777777" w:rsidR="008667A0" w:rsidRDefault="00165603">
            <w:pPr>
              <w:cnfStyle w:val="000000000000" w:firstRow="0" w:lastRow="0" w:firstColumn="0" w:lastColumn="0" w:oddVBand="0" w:evenVBand="0" w:oddHBand="0" w:evenHBand="0" w:firstRowFirstColumn="0" w:firstRowLastColumn="0" w:lastRowFirstColumn="0" w:lastRowLastColumn="0"/>
            </w:pPr>
            <w:r>
              <w:t>4.9</w:t>
            </w:r>
          </w:p>
        </w:tc>
        <w:tc>
          <w:tcPr>
            <w:tcW w:w="1701" w:type="dxa"/>
            <w:tcPrChange w:id="1600" w:author="Kevin Toohey" w:date="2023-10-03T16:57:00Z">
              <w:tcPr>
                <w:tcW w:w="2408" w:type="dxa"/>
              </w:tcPr>
            </w:tcPrChange>
          </w:tcPr>
          <w:p w14:paraId="3443DB2C" w14:textId="77777777" w:rsidR="008667A0" w:rsidRDefault="00165603">
            <w:pPr>
              <w:cnfStyle w:val="000000000000" w:firstRow="0" w:lastRow="0" w:firstColumn="0" w:lastColumn="0" w:oddVBand="0" w:evenVBand="0" w:oddHBand="0" w:evenHBand="0" w:firstRowFirstColumn="0" w:firstRowLastColumn="0" w:lastRowFirstColumn="0" w:lastRowLastColumn="0"/>
            </w:pPr>
            <w:r>
              <w:t>5.1</w:t>
            </w:r>
          </w:p>
        </w:tc>
        <w:tc>
          <w:tcPr>
            <w:tcW w:w="1559" w:type="dxa"/>
            <w:tcPrChange w:id="1601" w:author="Kevin Toohey" w:date="2023-10-03T16:57:00Z">
              <w:tcPr>
                <w:tcW w:w="2408" w:type="dxa"/>
              </w:tcPr>
            </w:tcPrChange>
          </w:tcPr>
          <w:p w14:paraId="2A3C0552" w14:textId="77777777" w:rsidR="008667A0" w:rsidRDefault="00165603">
            <w:pPr>
              <w:cnfStyle w:val="000000000000" w:firstRow="0" w:lastRow="0" w:firstColumn="0" w:lastColumn="0" w:oddVBand="0" w:evenVBand="0" w:oddHBand="0" w:evenHBand="0" w:firstRowFirstColumn="0" w:firstRowLastColumn="0" w:lastRowFirstColumn="0" w:lastRowLastColumn="0"/>
            </w:pPr>
            <w:r>
              <w:t>4.7</w:t>
            </w:r>
          </w:p>
        </w:tc>
      </w:tr>
      <w:tr w:rsidR="008667A0" w14:paraId="76D6961E"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602" w:author="Kevin Toohey" w:date="2023-10-03T16:57:00Z">
              <w:tcPr>
                <w:tcW w:w="5040" w:type="dxa"/>
              </w:tcPr>
            </w:tcPrChange>
          </w:tcPr>
          <w:p w14:paraId="607ACAFB" w14:textId="77777777" w:rsidR="008667A0" w:rsidRDefault="00165603">
            <w:r>
              <w:t xml:space="preserve">  Probability of a Negative Annual Return(%)</w:t>
            </w:r>
          </w:p>
        </w:tc>
        <w:tc>
          <w:tcPr>
            <w:tcW w:w="1652" w:type="dxa"/>
            <w:tcPrChange w:id="1603" w:author="Kevin Toohey" w:date="2023-10-03T16:57:00Z">
              <w:tcPr>
                <w:tcW w:w="2408" w:type="dxa"/>
              </w:tcPr>
            </w:tcPrChange>
          </w:tcPr>
          <w:p w14:paraId="61C9E3E3" w14:textId="77777777" w:rsidR="008667A0" w:rsidRDefault="00165603">
            <w:pPr>
              <w:cnfStyle w:val="000000000000" w:firstRow="0" w:lastRow="0" w:firstColumn="0" w:lastColumn="0" w:oddVBand="0" w:evenVBand="0" w:oddHBand="0" w:evenHBand="0" w:firstRowFirstColumn="0" w:firstRowLastColumn="0" w:lastRowFirstColumn="0" w:lastRowLastColumn="0"/>
            </w:pPr>
            <w:r>
              <w:t>24.4</w:t>
            </w:r>
          </w:p>
        </w:tc>
        <w:tc>
          <w:tcPr>
            <w:tcW w:w="1701" w:type="dxa"/>
            <w:tcPrChange w:id="1604" w:author="Kevin Toohey" w:date="2023-10-03T16:57:00Z">
              <w:tcPr>
                <w:tcW w:w="2408" w:type="dxa"/>
              </w:tcPr>
            </w:tcPrChange>
          </w:tcPr>
          <w:p w14:paraId="19385A1A" w14:textId="77777777" w:rsidR="008667A0" w:rsidRDefault="00165603">
            <w:pPr>
              <w:cnfStyle w:val="000000000000" w:firstRow="0" w:lastRow="0" w:firstColumn="0" w:lastColumn="0" w:oddVBand="0" w:evenVBand="0" w:oddHBand="0" w:evenHBand="0" w:firstRowFirstColumn="0" w:firstRowLastColumn="0" w:lastRowFirstColumn="0" w:lastRowLastColumn="0"/>
            </w:pPr>
            <w:r>
              <w:t>25.6</w:t>
            </w:r>
          </w:p>
        </w:tc>
        <w:tc>
          <w:tcPr>
            <w:tcW w:w="1559" w:type="dxa"/>
            <w:tcPrChange w:id="1605" w:author="Kevin Toohey" w:date="2023-10-03T16:57:00Z">
              <w:tcPr>
                <w:tcW w:w="2408" w:type="dxa"/>
              </w:tcPr>
            </w:tcPrChange>
          </w:tcPr>
          <w:p w14:paraId="21E55ABC" w14:textId="77777777" w:rsidR="008667A0" w:rsidRDefault="00165603">
            <w:pPr>
              <w:cnfStyle w:val="000000000000" w:firstRow="0" w:lastRow="0" w:firstColumn="0" w:lastColumn="0" w:oddVBand="0" w:evenVBand="0" w:oddHBand="0" w:evenHBand="0" w:firstRowFirstColumn="0" w:firstRowLastColumn="0" w:lastRowFirstColumn="0" w:lastRowLastColumn="0"/>
            </w:pPr>
            <w:r>
              <w:t>23.4</w:t>
            </w:r>
          </w:p>
        </w:tc>
      </w:tr>
    </w:tbl>
    <w:p w14:paraId="2149E31A" w14:textId="77777777" w:rsidR="008667A0" w:rsidRDefault="008667A0">
      <w:pPr>
        <w:pStyle w:val="BodyStyle"/>
      </w:pPr>
    </w:p>
    <w:p w14:paraId="2A9A2CFF" w14:textId="77777777" w:rsidR="008667A0" w:rsidRDefault="00165603">
      <w:pPr>
        <w:pStyle w:val="Heading3"/>
      </w:pPr>
      <w:bookmarkStart w:id="1606" w:name="_Toc147237929"/>
      <w:r>
        <w:t>Current Investment Strategy</w:t>
      </w:r>
      <w:bookmarkEnd w:id="1606"/>
    </w:p>
    <w:p w14:paraId="77BCF03A" w14:textId="77777777" w:rsidR="008667A0" w:rsidRDefault="00165603">
      <w:pPr>
        <w:pStyle w:val="BodyStyle"/>
      </w:pPr>
      <w:r>
        <w:t>The current SAA for the investment strategy has been tested against a series of CPI-based investment objectives. Specific assessment seeking to confirm that the current SAA remains acceptable and that the current investment objective is likely to be achieved.</w:t>
      </w:r>
    </w:p>
    <w:p w14:paraId="2658C6C0" w14:textId="77777777" w:rsidR="008667A0" w:rsidRDefault="00165603">
      <w:pPr>
        <w:pStyle w:val="BodyStyle"/>
      </w:pPr>
      <w:r>
        <w:t>A probability of greater than 50% is sought to indicate that an investment objective is likely to be achieved.</w:t>
      </w:r>
    </w:p>
    <w:p w14:paraId="36CD79F5" w14:textId="77777777" w:rsidR="008667A0" w:rsidRDefault="00165603">
      <w:pPr>
        <w:pStyle w:val="BodyStyle"/>
      </w:pPr>
      <w:r>
        <w:t>Analysis for Scenario 1 has been conducted before management fees and tax:</w:t>
      </w:r>
    </w:p>
    <w:p w14:paraId="03CC8D6A" w14:textId="77777777" w:rsidR="008667A0" w:rsidRDefault="00165603">
      <w:pPr>
        <w:pStyle w:val="listbullet0"/>
      </w:pPr>
      <w:r>
        <w:t xml:space="preserve">Under Scenario 1 the current investment objective of CPI + 3.0% pa over a 8-year rolling period is likely to be achieved at a 75.2% probability. Value at Risk upon a 1 in 20-year event (95% probability) is expected at -4.8% for the current allocation. The level of investment risk, as captured by SRM, is Medium </w:t>
      </w:r>
      <w:proofErr w:type="spellStart"/>
      <w:r>
        <w:t>to</w:t>
      </w:r>
      <w:proofErr w:type="spellEnd"/>
      <w:r>
        <w:t xml:space="preserve"> High for the current SAA.</w:t>
      </w:r>
    </w:p>
    <w:p w14:paraId="5959D414" w14:textId="77777777" w:rsidR="008667A0" w:rsidRDefault="00165603">
      <w:pPr>
        <w:pStyle w:val="BodyStyle"/>
      </w:pPr>
      <w:r>
        <w:t>Analysis for Scenario 2 has been conducted before management fees and tax:</w:t>
      </w:r>
    </w:p>
    <w:p w14:paraId="6629E26C" w14:textId="77777777" w:rsidR="008667A0" w:rsidRDefault="00165603">
      <w:pPr>
        <w:pStyle w:val="listbullet0"/>
      </w:pPr>
      <w:r>
        <w:t>Under Scenario 2 the current investment objective of CPI + 3.0% pa over a 8-year rolling period is likely to be achieved at a 62.6% probability. Value at Risk upon a 1 in 20-year event (95% probability) is expected at -8.5% for the current allocation. The level of investment risk, as captured by SRM, is High for the current SAA.</w:t>
      </w:r>
    </w:p>
    <w:p w14:paraId="6FE03D4C" w14:textId="77777777" w:rsidR="008667A0" w:rsidRDefault="00165603">
      <w:pPr>
        <w:pStyle w:val="Heading3"/>
      </w:pPr>
      <w:bookmarkStart w:id="1607" w:name="_Toc147237930"/>
      <w:r>
        <w:lastRenderedPageBreak/>
        <w:t>SAA Ranges</w:t>
      </w:r>
      <w:bookmarkEnd w:id="1607"/>
    </w:p>
    <w:p w14:paraId="089C7450" w14:textId="77777777" w:rsidR="008667A0" w:rsidRDefault="00165603">
      <w:pPr>
        <w:pStyle w:val="BodyStyle"/>
      </w:pPr>
      <w:r>
        <w:t xml:space="preserve">The licensee is required to monitor the investment ranges to enable it to identify and respond to any significant deviation from the investment strategy in a timely manner. A range that is set to be too wide or narrow would render the strategies unconstrained or ineffective. </w:t>
      </w:r>
    </w:p>
    <w:p w14:paraId="7526E385" w14:textId="77777777" w:rsidR="008667A0" w:rsidRDefault="00165603">
      <w:pPr>
        <w:pStyle w:val="listbullet0"/>
      </w:pPr>
      <w:r>
        <w:t>Under Scenario 1, the current SAA and the least volatile portfolio (P2) would achieve an SRM of High, while the SRM for the most volatile portfolio (P1) is High</w:t>
      </w:r>
    </w:p>
    <w:p w14:paraId="6FF369F0" w14:textId="77777777" w:rsidR="008667A0" w:rsidRDefault="00165603">
      <w:pPr>
        <w:pStyle w:val="listbullet0"/>
      </w:pPr>
      <w:r>
        <w:t>Under Scenario 2, the most volatile portfolio (P1) and the least volatile portfolio (P2) would achieve the same SRM of High as the current asset allocation</w:t>
      </w:r>
    </w:p>
    <w:p w14:paraId="68340981" w14:textId="77777777" w:rsidR="008667A0" w:rsidRDefault="00165603">
      <w:pPr>
        <w:pStyle w:val="BodyStyle"/>
      </w:pPr>
      <w:r>
        <w:t>As reviewed above, market fluctuations would have a modest impact on the investment strategy. For detailed stress testing analysis of P1 and P2, refer to Appendix B.</w:t>
      </w:r>
    </w:p>
    <w:p w14:paraId="2F5D9AAB" w14:textId="77777777" w:rsidR="008667A0" w:rsidRDefault="008667A0">
      <w:pPr>
        <w:pStyle w:val="BodyStyle"/>
      </w:pPr>
    </w:p>
    <w:p w14:paraId="35034ED0" w14:textId="77777777" w:rsidR="008667A0" w:rsidRDefault="00165603">
      <w:pPr>
        <w:pStyle w:val="Heading3"/>
      </w:pPr>
      <w:bookmarkStart w:id="1608" w:name="_Toc147237931"/>
      <w:r>
        <w:t>Recommendations</w:t>
      </w:r>
      <w:bookmarkEnd w:id="1608"/>
    </w:p>
    <w:p w14:paraId="5AF36058" w14:textId="77777777" w:rsidR="008667A0" w:rsidRDefault="00165603">
      <w:pPr>
        <w:pStyle w:val="listbullet0"/>
      </w:pPr>
      <w:r>
        <w:t>Maintain the current Strategic Asset Allocation</w:t>
      </w:r>
    </w:p>
    <w:p w14:paraId="45C4078E" w14:textId="77777777" w:rsidR="008667A0" w:rsidRDefault="00165603">
      <w:pPr>
        <w:pStyle w:val="listbullet0"/>
      </w:pPr>
      <w:r>
        <w:t xml:space="preserve">Maintain the current investment objective of CPI + 3.0% pa over rolling 8-year periods </w:t>
      </w:r>
    </w:p>
    <w:p w14:paraId="0C62A888" w14:textId="77777777" w:rsidR="008667A0" w:rsidRDefault="00165603">
      <w:pPr>
        <w:pStyle w:val="listbullet0"/>
      </w:pPr>
      <w:r>
        <w:t>Adopt an SRM of High</w:t>
      </w:r>
    </w:p>
    <w:p w14:paraId="3FE829FF" w14:textId="23F56E93" w:rsidR="008667A0" w:rsidRDefault="00165603">
      <w:pPr>
        <w:pStyle w:val="Heading2"/>
      </w:pPr>
      <w:bookmarkStart w:id="1609" w:name="_Toc147237932"/>
      <w:r>
        <w:t xml:space="preserve">Analysis of Strategy: </w:t>
      </w:r>
      <w:r w:rsidR="00E24120">
        <w:t>Active</w:t>
      </w:r>
      <w:r>
        <w:t xml:space="preserve"> 85</w:t>
      </w:r>
      <w:bookmarkEnd w:id="1609"/>
    </w:p>
    <w:p w14:paraId="489FE524" w14:textId="77777777" w:rsidR="008667A0" w:rsidRDefault="00165603">
      <w:pPr>
        <w:pStyle w:val="Heading3"/>
      </w:pPr>
      <w:bookmarkStart w:id="1610" w:name="_Toc147237933"/>
      <w:r>
        <w:t>Analysis of Asset Allocation</w:t>
      </w:r>
      <w:bookmarkEnd w:id="1610"/>
    </w:p>
    <w:p w14:paraId="39267730" w14:textId="77777777" w:rsidR="008667A0" w:rsidRDefault="00165603">
      <w:pPr>
        <w:pStyle w:val="BodyStyle"/>
      </w:pPr>
      <w:r>
        <w:t>Table 19 tests and demonstrates the returns, volatility of returns and the probabilities of the current SAA meeting the current stated investment objective of CPI + 4.0% pa over 10-year periods, on a historical basis, before management fees and tax.</w:t>
      </w:r>
    </w:p>
    <w:p w14:paraId="13B72F80" w14:textId="77777777" w:rsidR="008667A0" w:rsidRDefault="00165603">
      <w:pPr>
        <w:pStyle w:val="T-Title"/>
      </w:pPr>
      <w:r>
        <w:t>Table 19: Scenario 1 Historical Analysis – Strategic Asset Allocations</w:t>
      </w:r>
    </w:p>
    <w:tbl>
      <w:tblPr>
        <w:tblStyle w:val="Table2"/>
        <w:tblW w:w="9874" w:type="dxa"/>
        <w:tblLook w:val="04A0" w:firstRow="1" w:lastRow="0" w:firstColumn="1" w:lastColumn="0" w:noHBand="0" w:noVBand="1"/>
        <w:tblPrChange w:id="1611" w:author="Kevin Toohey" w:date="2023-10-03T16:58:00Z">
          <w:tblPr>
            <w:tblStyle w:val="Table2"/>
            <w:tblW w:w="0" w:type="auto"/>
            <w:tblLook w:val="04A0" w:firstRow="1" w:lastRow="0" w:firstColumn="1" w:lastColumn="0" w:noHBand="0" w:noVBand="1"/>
          </w:tblPr>
        </w:tblPrChange>
      </w:tblPr>
      <w:tblGrid>
        <w:gridCol w:w="4820"/>
        <w:gridCol w:w="1652"/>
        <w:gridCol w:w="1701"/>
        <w:gridCol w:w="1701"/>
        <w:tblGridChange w:id="1612">
          <w:tblGrid>
            <w:gridCol w:w="3877"/>
            <w:gridCol w:w="1899"/>
            <w:gridCol w:w="1928"/>
            <w:gridCol w:w="1928"/>
          </w:tblGrid>
        </w:tblGridChange>
      </w:tblGrid>
      <w:tr w:rsidR="008667A0" w14:paraId="75BFFEEF" w14:textId="77777777" w:rsidTr="00376C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tcPrChange w:id="1613" w:author="Kevin Toohey" w:date="2023-10-03T16:58:00Z">
              <w:tcPr>
                <w:tcW w:w="5040" w:type="dxa"/>
              </w:tcPr>
            </w:tcPrChange>
          </w:tcPr>
          <w:p w14:paraId="75A60AC7" w14:textId="77777777" w:rsidR="008667A0" w:rsidRDefault="00165603">
            <w:pPr>
              <w:cnfStyle w:val="101000000000" w:firstRow="1" w:lastRow="0" w:firstColumn="1" w:lastColumn="0" w:oddVBand="0" w:evenVBand="0" w:oddHBand="0" w:evenHBand="0" w:firstRowFirstColumn="0" w:firstRowLastColumn="0" w:lastRowFirstColumn="0" w:lastRowLastColumn="0"/>
            </w:pPr>
            <w:r>
              <w:t>Category</w:t>
            </w:r>
          </w:p>
        </w:tc>
        <w:tc>
          <w:tcPr>
            <w:tcW w:w="1652" w:type="dxa"/>
            <w:tcPrChange w:id="1614" w:author="Kevin Toohey" w:date="2023-10-03T16:58:00Z">
              <w:tcPr>
                <w:tcW w:w="2408" w:type="dxa"/>
              </w:tcPr>
            </w:tcPrChange>
          </w:tcPr>
          <w:p w14:paraId="7DF866DB"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701" w:type="dxa"/>
            <w:tcPrChange w:id="1615" w:author="Kevin Toohey" w:date="2023-10-03T16:58:00Z">
              <w:tcPr>
                <w:tcW w:w="2408" w:type="dxa"/>
              </w:tcPr>
            </w:tcPrChange>
          </w:tcPr>
          <w:p w14:paraId="3D8ED56C" w14:textId="77777777" w:rsidR="008667A0" w:rsidRDefault="00165603">
            <w:pPr>
              <w:cnfStyle w:val="100000000000" w:firstRow="1" w:lastRow="0" w:firstColumn="0" w:lastColumn="0" w:oddVBand="0" w:evenVBand="0" w:oddHBand="0" w:evenHBand="0" w:firstRowFirstColumn="0" w:firstRowLastColumn="0" w:lastRowFirstColumn="0" w:lastRowLastColumn="0"/>
            </w:pPr>
            <w:r>
              <w:t>Most Volatile Portfolio P1</w:t>
            </w:r>
          </w:p>
        </w:tc>
        <w:tc>
          <w:tcPr>
            <w:tcW w:w="1701" w:type="dxa"/>
            <w:tcPrChange w:id="1616" w:author="Kevin Toohey" w:date="2023-10-03T16:58:00Z">
              <w:tcPr>
                <w:tcW w:w="2408" w:type="dxa"/>
              </w:tcPr>
            </w:tcPrChange>
          </w:tcPr>
          <w:p w14:paraId="2B9E5F6F" w14:textId="77777777" w:rsidR="008667A0" w:rsidRDefault="00165603">
            <w:pPr>
              <w:cnfStyle w:val="100000000000" w:firstRow="1" w:lastRow="0" w:firstColumn="0" w:lastColumn="0" w:oddVBand="0" w:evenVBand="0" w:oddHBand="0" w:evenHBand="0" w:firstRowFirstColumn="0" w:firstRowLastColumn="0" w:lastRowFirstColumn="0" w:lastRowLastColumn="0"/>
            </w:pPr>
            <w:r>
              <w:t>Least Volatile Portfolio P2</w:t>
            </w:r>
          </w:p>
        </w:tc>
      </w:tr>
      <w:tr w:rsidR="008667A0" w14:paraId="22294E1D"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617" w:author="Kevin Toohey" w:date="2023-10-03T16:58:00Z">
              <w:tcPr>
                <w:tcW w:w="5040" w:type="dxa"/>
              </w:tcPr>
            </w:tcPrChange>
          </w:tcPr>
          <w:p w14:paraId="61A42051" w14:textId="77777777" w:rsidR="008667A0" w:rsidRDefault="00165603">
            <w:r>
              <w:rPr>
                <w:b/>
              </w:rPr>
              <w:t>Asset Classes</w:t>
            </w:r>
          </w:p>
        </w:tc>
        <w:tc>
          <w:tcPr>
            <w:tcW w:w="1652" w:type="dxa"/>
            <w:tcPrChange w:id="1618" w:author="Kevin Toohey" w:date="2023-10-03T16:58:00Z">
              <w:tcPr>
                <w:tcW w:w="2408" w:type="dxa"/>
              </w:tcPr>
            </w:tcPrChange>
          </w:tcPr>
          <w:p w14:paraId="7078A94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Change w:id="1619" w:author="Kevin Toohey" w:date="2023-10-03T16:58:00Z">
              <w:tcPr>
                <w:tcW w:w="2408" w:type="dxa"/>
              </w:tcPr>
            </w:tcPrChange>
          </w:tcPr>
          <w:p w14:paraId="6001F6AE"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Change w:id="1620" w:author="Kevin Toohey" w:date="2023-10-03T16:58:00Z">
              <w:tcPr>
                <w:tcW w:w="2408" w:type="dxa"/>
              </w:tcPr>
            </w:tcPrChange>
          </w:tcPr>
          <w:p w14:paraId="466169EC"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07770C07"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621" w:author="Kevin Toohey" w:date="2023-10-03T16:58:00Z">
              <w:tcPr>
                <w:tcW w:w="5040" w:type="dxa"/>
              </w:tcPr>
            </w:tcPrChange>
          </w:tcPr>
          <w:p w14:paraId="25A67E09" w14:textId="77777777" w:rsidR="008667A0" w:rsidRDefault="00165603">
            <w:r>
              <w:t xml:space="preserve">  Cash(%)</w:t>
            </w:r>
          </w:p>
        </w:tc>
        <w:tc>
          <w:tcPr>
            <w:tcW w:w="1652" w:type="dxa"/>
            <w:tcPrChange w:id="1622" w:author="Kevin Toohey" w:date="2023-10-03T16:58:00Z">
              <w:tcPr>
                <w:tcW w:w="2408" w:type="dxa"/>
              </w:tcPr>
            </w:tcPrChange>
          </w:tcPr>
          <w:p w14:paraId="7F3DEE64" w14:textId="77777777" w:rsidR="008667A0" w:rsidRDefault="00165603">
            <w:pPr>
              <w:cnfStyle w:val="000000000000" w:firstRow="0" w:lastRow="0" w:firstColumn="0" w:lastColumn="0" w:oddVBand="0" w:evenVBand="0" w:oddHBand="0" w:evenHBand="0" w:firstRowFirstColumn="0" w:firstRowLastColumn="0" w:lastRowFirstColumn="0" w:lastRowLastColumn="0"/>
            </w:pPr>
            <w:r>
              <w:t>3.0</w:t>
            </w:r>
          </w:p>
        </w:tc>
        <w:tc>
          <w:tcPr>
            <w:tcW w:w="1701" w:type="dxa"/>
            <w:tcPrChange w:id="1623" w:author="Kevin Toohey" w:date="2023-10-03T16:58:00Z">
              <w:tcPr>
                <w:tcW w:w="2408" w:type="dxa"/>
              </w:tcPr>
            </w:tcPrChange>
          </w:tcPr>
          <w:p w14:paraId="05EF6B57" w14:textId="77777777" w:rsidR="008667A0" w:rsidRDefault="00165603">
            <w:pPr>
              <w:cnfStyle w:val="000000000000" w:firstRow="0" w:lastRow="0" w:firstColumn="0" w:lastColumn="0" w:oddVBand="0" w:evenVBand="0" w:oddHBand="0" w:evenHBand="0" w:firstRowFirstColumn="0" w:firstRowLastColumn="0" w:lastRowFirstColumn="0" w:lastRowLastColumn="0"/>
            </w:pPr>
            <w:r>
              <w:t>2.0</w:t>
            </w:r>
          </w:p>
        </w:tc>
        <w:tc>
          <w:tcPr>
            <w:tcW w:w="1701" w:type="dxa"/>
            <w:tcPrChange w:id="1624" w:author="Kevin Toohey" w:date="2023-10-03T16:58:00Z">
              <w:tcPr>
                <w:tcW w:w="2408" w:type="dxa"/>
              </w:tcPr>
            </w:tcPrChange>
          </w:tcPr>
          <w:p w14:paraId="4CF5A991"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r>
      <w:tr w:rsidR="008667A0" w14:paraId="1C207240"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625" w:author="Kevin Toohey" w:date="2023-10-03T16:58:00Z">
              <w:tcPr>
                <w:tcW w:w="5040" w:type="dxa"/>
              </w:tcPr>
            </w:tcPrChange>
          </w:tcPr>
          <w:p w14:paraId="7D150EAE" w14:textId="77777777" w:rsidR="008667A0" w:rsidRDefault="00165603">
            <w:r>
              <w:t xml:space="preserve">  Australian Shares(%)</w:t>
            </w:r>
          </w:p>
        </w:tc>
        <w:tc>
          <w:tcPr>
            <w:tcW w:w="1652" w:type="dxa"/>
            <w:tcPrChange w:id="1626" w:author="Kevin Toohey" w:date="2023-10-03T16:58:00Z">
              <w:tcPr>
                <w:tcW w:w="2408" w:type="dxa"/>
              </w:tcPr>
            </w:tcPrChange>
          </w:tcPr>
          <w:p w14:paraId="2BE11483" w14:textId="77777777" w:rsidR="008667A0" w:rsidRDefault="00165603">
            <w:pPr>
              <w:cnfStyle w:val="000000000000" w:firstRow="0" w:lastRow="0" w:firstColumn="0" w:lastColumn="0" w:oddVBand="0" w:evenVBand="0" w:oddHBand="0" w:evenHBand="0" w:firstRowFirstColumn="0" w:firstRowLastColumn="0" w:lastRowFirstColumn="0" w:lastRowLastColumn="0"/>
            </w:pPr>
            <w:r>
              <w:t>31.5</w:t>
            </w:r>
          </w:p>
        </w:tc>
        <w:tc>
          <w:tcPr>
            <w:tcW w:w="1701" w:type="dxa"/>
            <w:tcPrChange w:id="1627" w:author="Kevin Toohey" w:date="2023-10-03T16:58:00Z">
              <w:tcPr>
                <w:tcW w:w="2408" w:type="dxa"/>
              </w:tcPr>
            </w:tcPrChange>
          </w:tcPr>
          <w:p w14:paraId="74DC9D42" w14:textId="77777777" w:rsidR="008667A0" w:rsidRDefault="00165603">
            <w:pPr>
              <w:cnfStyle w:val="000000000000" w:firstRow="0" w:lastRow="0" w:firstColumn="0" w:lastColumn="0" w:oddVBand="0" w:evenVBand="0" w:oddHBand="0" w:evenHBand="0" w:firstRowFirstColumn="0" w:firstRowLastColumn="0" w:lastRowFirstColumn="0" w:lastRowLastColumn="0"/>
            </w:pPr>
            <w:r>
              <w:t>50.0</w:t>
            </w:r>
          </w:p>
        </w:tc>
        <w:tc>
          <w:tcPr>
            <w:tcW w:w="1701" w:type="dxa"/>
            <w:tcPrChange w:id="1628" w:author="Kevin Toohey" w:date="2023-10-03T16:58:00Z">
              <w:tcPr>
                <w:tcW w:w="2408" w:type="dxa"/>
              </w:tcPr>
            </w:tcPrChange>
          </w:tcPr>
          <w:p w14:paraId="4E89EB9B"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r>
      <w:tr w:rsidR="008667A0" w14:paraId="40FF544F"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629" w:author="Kevin Toohey" w:date="2023-10-03T16:58:00Z">
              <w:tcPr>
                <w:tcW w:w="5040" w:type="dxa"/>
              </w:tcPr>
            </w:tcPrChange>
          </w:tcPr>
          <w:p w14:paraId="23CBCC08" w14:textId="77777777" w:rsidR="008667A0" w:rsidRDefault="00165603">
            <w:r>
              <w:t xml:space="preserve">  International Shares(%)</w:t>
            </w:r>
          </w:p>
        </w:tc>
        <w:tc>
          <w:tcPr>
            <w:tcW w:w="1652" w:type="dxa"/>
            <w:tcPrChange w:id="1630" w:author="Kevin Toohey" w:date="2023-10-03T16:58:00Z">
              <w:tcPr>
                <w:tcW w:w="2408" w:type="dxa"/>
              </w:tcPr>
            </w:tcPrChange>
          </w:tcPr>
          <w:p w14:paraId="5C5F0D05" w14:textId="77777777" w:rsidR="008667A0" w:rsidRDefault="00165603">
            <w:pPr>
              <w:cnfStyle w:val="000000000000" w:firstRow="0" w:lastRow="0" w:firstColumn="0" w:lastColumn="0" w:oddVBand="0" w:evenVBand="0" w:oddHBand="0" w:evenHBand="0" w:firstRowFirstColumn="0" w:firstRowLastColumn="0" w:lastRowFirstColumn="0" w:lastRowLastColumn="0"/>
            </w:pPr>
            <w:r>
              <w:t>31.5</w:t>
            </w:r>
          </w:p>
        </w:tc>
        <w:tc>
          <w:tcPr>
            <w:tcW w:w="1701" w:type="dxa"/>
            <w:tcPrChange w:id="1631" w:author="Kevin Toohey" w:date="2023-10-03T16:58:00Z">
              <w:tcPr>
                <w:tcW w:w="2408" w:type="dxa"/>
              </w:tcPr>
            </w:tcPrChange>
          </w:tcPr>
          <w:p w14:paraId="458368E9" w14:textId="77777777" w:rsidR="008667A0" w:rsidRDefault="00165603">
            <w:pPr>
              <w:cnfStyle w:val="000000000000" w:firstRow="0" w:lastRow="0" w:firstColumn="0" w:lastColumn="0" w:oddVBand="0" w:evenVBand="0" w:oddHBand="0" w:evenHBand="0" w:firstRowFirstColumn="0" w:firstRowLastColumn="0" w:lastRowFirstColumn="0" w:lastRowLastColumn="0"/>
            </w:pPr>
            <w:r>
              <w:t>23.0</w:t>
            </w:r>
          </w:p>
        </w:tc>
        <w:tc>
          <w:tcPr>
            <w:tcW w:w="1701" w:type="dxa"/>
            <w:tcPrChange w:id="1632" w:author="Kevin Toohey" w:date="2023-10-03T16:58:00Z">
              <w:tcPr>
                <w:tcW w:w="2408" w:type="dxa"/>
              </w:tcPr>
            </w:tcPrChange>
          </w:tcPr>
          <w:p w14:paraId="5D5C824B"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r>
      <w:tr w:rsidR="008667A0" w14:paraId="65676B7F"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633" w:author="Kevin Toohey" w:date="2023-10-03T16:58:00Z">
              <w:tcPr>
                <w:tcW w:w="5040" w:type="dxa"/>
              </w:tcPr>
            </w:tcPrChange>
          </w:tcPr>
          <w:p w14:paraId="1E52251B" w14:textId="77777777" w:rsidR="008667A0" w:rsidRDefault="00165603">
            <w:r>
              <w:t xml:space="preserve">  Real Assets(%)</w:t>
            </w:r>
          </w:p>
        </w:tc>
        <w:tc>
          <w:tcPr>
            <w:tcW w:w="1652" w:type="dxa"/>
            <w:tcPrChange w:id="1634" w:author="Kevin Toohey" w:date="2023-10-03T16:58:00Z">
              <w:tcPr>
                <w:tcW w:w="2408" w:type="dxa"/>
              </w:tcPr>
            </w:tcPrChange>
          </w:tcPr>
          <w:p w14:paraId="50663E72" w14:textId="77777777" w:rsidR="008667A0" w:rsidRDefault="00165603">
            <w:pPr>
              <w:cnfStyle w:val="000000000000" w:firstRow="0" w:lastRow="0" w:firstColumn="0" w:lastColumn="0" w:oddVBand="0" w:evenVBand="0" w:oddHBand="0" w:evenHBand="0" w:firstRowFirstColumn="0" w:firstRowLastColumn="0" w:lastRowFirstColumn="0" w:lastRowLastColumn="0"/>
            </w:pPr>
            <w:r>
              <w:t>8.0</w:t>
            </w:r>
          </w:p>
        </w:tc>
        <w:tc>
          <w:tcPr>
            <w:tcW w:w="1701" w:type="dxa"/>
            <w:tcPrChange w:id="1635" w:author="Kevin Toohey" w:date="2023-10-03T16:58:00Z">
              <w:tcPr>
                <w:tcW w:w="2408" w:type="dxa"/>
              </w:tcPr>
            </w:tcPrChange>
          </w:tcPr>
          <w:p w14:paraId="7D7679BF"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701" w:type="dxa"/>
            <w:tcPrChange w:id="1636" w:author="Kevin Toohey" w:date="2023-10-03T16:58:00Z">
              <w:tcPr>
                <w:tcW w:w="2408" w:type="dxa"/>
              </w:tcPr>
            </w:tcPrChange>
          </w:tcPr>
          <w:p w14:paraId="45298887"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64CFFEF0"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637" w:author="Kevin Toohey" w:date="2023-10-03T16:58:00Z">
              <w:tcPr>
                <w:tcW w:w="5040" w:type="dxa"/>
              </w:tcPr>
            </w:tcPrChange>
          </w:tcPr>
          <w:p w14:paraId="4B93D9C7" w14:textId="77777777" w:rsidR="008667A0" w:rsidRDefault="00165603">
            <w:r>
              <w:t xml:space="preserve">  Alternatives(%)</w:t>
            </w:r>
          </w:p>
        </w:tc>
        <w:tc>
          <w:tcPr>
            <w:tcW w:w="1652" w:type="dxa"/>
            <w:tcPrChange w:id="1638" w:author="Kevin Toohey" w:date="2023-10-03T16:58:00Z">
              <w:tcPr>
                <w:tcW w:w="2408" w:type="dxa"/>
              </w:tcPr>
            </w:tcPrChange>
          </w:tcPr>
          <w:p w14:paraId="02167DB0" w14:textId="77777777" w:rsidR="008667A0" w:rsidRDefault="00165603">
            <w:pPr>
              <w:cnfStyle w:val="000000000000" w:firstRow="0" w:lastRow="0" w:firstColumn="0" w:lastColumn="0" w:oddVBand="0" w:evenVBand="0" w:oddHBand="0" w:evenHBand="0" w:firstRowFirstColumn="0" w:firstRowLastColumn="0" w:lastRowFirstColumn="0" w:lastRowLastColumn="0"/>
            </w:pPr>
            <w:r>
              <w:t>14.0</w:t>
            </w:r>
          </w:p>
        </w:tc>
        <w:tc>
          <w:tcPr>
            <w:tcW w:w="1701" w:type="dxa"/>
            <w:tcPrChange w:id="1639" w:author="Kevin Toohey" w:date="2023-10-03T16:58:00Z">
              <w:tcPr>
                <w:tcW w:w="2408" w:type="dxa"/>
              </w:tcPr>
            </w:tcPrChange>
          </w:tcPr>
          <w:p w14:paraId="33E08CF9" w14:textId="77777777" w:rsidR="008667A0" w:rsidRDefault="00165603">
            <w:pPr>
              <w:cnfStyle w:val="000000000000" w:firstRow="0" w:lastRow="0" w:firstColumn="0" w:lastColumn="0" w:oddVBand="0" w:evenVBand="0" w:oddHBand="0" w:evenHBand="0" w:firstRowFirstColumn="0" w:firstRowLastColumn="0" w:lastRowFirstColumn="0" w:lastRowLastColumn="0"/>
            </w:pPr>
            <w:r>
              <w:t>2.0</w:t>
            </w:r>
          </w:p>
        </w:tc>
        <w:tc>
          <w:tcPr>
            <w:tcW w:w="1701" w:type="dxa"/>
            <w:tcPrChange w:id="1640" w:author="Kevin Toohey" w:date="2023-10-03T16:58:00Z">
              <w:tcPr>
                <w:tcW w:w="2408" w:type="dxa"/>
              </w:tcPr>
            </w:tcPrChange>
          </w:tcPr>
          <w:p w14:paraId="488D039A" w14:textId="77777777" w:rsidR="008667A0" w:rsidRDefault="00165603">
            <w:pPr>
              <w:cnfStyle w:val="000000000000" w:firstRow="0" w:lastRow="0" w:firstColumn="0" w:lastColumn="0" w:oddVBand="0" w:evenVBand="0" w:oddHBand="0" w:evenHBand="0" w:firstRowFirstColumn="0" w:firstRowLastColumn="0" w:lastRowFirstColumn="0" w:lastRowLastColumn="0"/>
            </w:pPr>
            <w:r>
              <w:t>25.0</w:t>
            </w:r>
          </w:p>
        </w:tc>
      </w:tr>
      <w:tr w:rsidR="008667A0" w14:paraId="2FEF5C21"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641" w:author="Kevin Toohey" w:date="2023-10-03T16:58:00Z">
              <w:tcPr>
                <w:tcW w:w="5040" w:type="dxa"/>
              </w:tcPr>
            </w:tcPrChange>
          </w:tcPr>
          <w:p w14:paraId="1A742EC8" w14:textId="77777777" w:rsidR="008667A0" w:rsidRDefault="00165603">
            <w:r>
              <w:t xml:space="preserve">  Long Duration(%)</w:t>
            </w:r>
          </w:p>
        </w:tc>
        <w:tc>
          <w:tcPr>
            <w:tcW w:w="1652" w:type="dxa"/>
            <w:tcPrChange w:id="1642" w:author="Kevin Toohey" w:date="2023-10-03T16:58:00Z">
              <w:tcPr>
                <w:tcW w:w="2408" w:type="dxa"/>
              </w:tcPr>
            </w:tcPrChange>
          </w:tcPr>
          <w:p w14:paraId="76337037" w14:textId="77777777" w:rsidR="008667A0" w:rsidRDefault="00165603">
            <w:pPr>
              <w:cnfStyle w:val="000000000000" w:firstRow="0" w:lastRow="0" w:firstColumn="0" w:lastColumn="0" w:oddVBand="0" w:evenVBand="0" w:oddHBand="0" w:evenHBand="0" w:firstRowFirstColumn="0" w:firstRowLastColumn="0" w:lastRowFirstColumn="0" w:lastRowLastColumn="0"/>
            </w:pPr>
            <w:r>
              <w:t>7.0</w:t>
            </w:r>
          </w:p>
        </w:tc>
        <w:tc>
          <w:tcPr>
            <w:tcW w:w="1701" w:type="dxa"/>
            <w:tcPrChange w:id="1643" w:author="Kevin Toohey" w:date="2023-10-03T16:58:00Z">
              <w:tcPr>
                <w:tcW w:w="2408" w:type="dxa"/>
              </w:tcPr>
            </w:tcPrChange>
          </w:tcPr>
          <w:p w14:paraId="2E64EBB6"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c>
          <w:tcPr>
            <w:tcW w:w="1701" w:type="dxa"/>
            <w:tcPrChange w:id="1644" w:author="Kevin Toohey" w:date="2023-10-03T16:58:00Z">
              <w:tcPr>
                <w:tcW w:w="2408" w:type="dxa"/>
              </w:tcPr>
            </w:tcPrChange>
          </w:tcPr>
          <w:p w14:paraId="70B37729"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429E1CD9"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645" w:author="Kevin Toohey" w:date="2023-10-03T16:58:00Z">
              <w:tcPr>
                <w:tcW w:w="5040" w:type="dxa"/>
              </w:tcPr>
            </w:tcPrChange>
          </w:tcPr>
          <w:p w14:paraId="0CAE17C3" w14:textId="77777777" w:rsidR="008667A0" w:rsidRDefault="00165603">
            <w:r>
              <w:t xml:space="preserve">  Floating Rate(%)</w:t>
            </w:r>
          </w:p>
        </w:tc>
        <w:tc>
          <w:tcPr>
            <w:tcW w:w="1652" w:type="dxa"/>
            <w:tcPrChange w:id="1646" w:author="Kevin Toohey" w:date="2023-10-03T16:58:00Z">
              <w:tcPr>
                <w:tcW w:w="2408" w:type="dxa"/>
              </w:tcPr>
            </w:tcPrChange>
          </w:tcPr>
          <w:p w14:paraId="0DD2490B"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701" w:type="dxa"/>
            <w:tcPrChange w:id="1647" w:author="Kevin Toohey" w:date="2023-10-03T16:58:00Z">
              <w:tcPr>
                <w:tcW w:w="2408" w:type="dxa"/>
              </w:tcPr>
            </w:tcPrChange>
          </w:tcPr>
          <w:p w14:paraId="5748DD1F" w14:textId="77777777" w:rsidR="008667A0" w:rsidRDefault="00165603">
            <w:pPr>
              <w:cnfStyle w:val="000000000000" w:firstRow="0" w:lastRow="0" w:firstColumn="0" w:lastColumn="0" w:oddVBand="0" w:evenVBand="0" w:oddHBand="0" w:evenHBand="0" w:firstRowFirstColumn="0" w:firstRowLastColumn="0" w:lastRowFirstColumn="0" w:lastRowLastColumn="0"/>
            </w:pPr>
            <w:r>
              <w:t>13.0</w:t>
            </w:r>
          </w:p>
        </w:tc>
        <w:tc>
          <w:tcPr>
            <w:tcW w:w="1701" w:type="dxa"/>
            <w:tcPrChange w:id="1648" w:author="Kevin Toohey" w:date="2023-10-03T16:58:00Z">
              <w:tcPr>
                <w:tcW w:w="2408" w:type="dxa"/>
              </w:tcPr>
            </w:tcPrChange>
          </w:tcPr>
          <w:p w14:paraId="2157DBF5"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55F79BB7"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649" w:author="Kevin Toohey" w:date="2023-10-03T16:58:00Z">
              <w:tcPr>
                <w:tcW w:w="5040" w:type="dxa"/>
              </w:tcPr>
            </w:tcPrChange>
          </w:tcPr>
          <w:p w14:paraId="46C57850" w14:textId="77777777" w:rsidR="008667A0" w:rsidRDefault="00165603">
            <w:r>
              <w:rPr>
                <w:b/>
              </w:rPr>
              <w:t>Total</w:t>
            </w:r>
          </w:p>
        </w:tc>
        <w:tc>
          <w:tcPr>
            <w:tcW w:w="1652" w:type="dxa"/>
            <w:tcPrChange w:id="1650" w:author="Kevin Toohey" w:date="2023-10-03T16:58:00Z">
              <w:tcPr>
                <w:tcW w:w="2408" w:type="dxa"/>
              </w:tcPr>
            </w:tcPrChange>
          </w:tcPr>
          <w:p w14:paraId="20A579D8"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701" w:type="dxa"/>
            <w:tcPrChange w:id="1651" w:author="Kevin Toohey" w:date="2023-10-03T16:58:00Z">
              <w:tcPr>
                <w:tcW w:w="2408" w:type="dxa"/>
              </w:tcPr>
            </w:tcPrChange>
          </w:tcPr>
          <w:p w14:paraId="074012B6"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701" w:type="dxa"/>
            <w:tcPrChange w:id="1652" w:author="Kevin Toohey" w:date="2023-10-03T16:58:00Z">
              <w:tcPr>
                <w:tcW w:w="2408" w:type="dxa"/>
              </w:tcPr>
            </w:tcPrChange>
          </w:tcPr>
          <w:p w14:paraId="401A8F48"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r>
      <w:tr w:rsidR="008667A0" w14:paraId="77F27A2E"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653" w:author="Kevin Toohey" w:date="2023-10-03T16:58:00Z">
              <w:tcPr>
                <w:tcW w:w="5040" w:type="dxa"/>
              </w:tcPr>
            </w:tcPrChange>
          </w:tcPr>
          <w:p w14:paraId="171D9E2A" w14:textId="77777777" w:rsidR="008667A0" w:rsidRDefault="00165603">
            <w:r>
              <w:t xml:space="preserve">  Growth(%)</w:t>
            </w:r>
          </w:p>
        </w:tc>
        <w:tc>
          <w:tcPr>
            <w:tcW w:w="1652" w:type="dxa"/>
            <w:tcPrChange w:id="1654" w:author="Kevin Toohey" w:date="2023-10-03T16:58:00Z">
              <w:tcPr>
                <w:tcW w:w="2408" w:type="dxa"/>
              </w:tcPr>
            </w:tcPrChange>
          </w:tcPr>
          <w:p w14:paraId="66496D33" w14:textId="77777777" w:rsidR="008667A0" w:rsidRDefault="00165603">
            <w:pPr>
              <w:cnfStyle w:val="000000000000" w:firstRow="0" w:lastRow="0" w:firstColumn="0" w:lastColumn="0" w:oddVBand="0" w:evenVBand="0" w:oddHBand="0" w:evenHBand="0" w:firstRowFirstColumn="0" w:firstRowLastColumn="0" w:lastRowFirstColumn="0" w:lastRowLastColumn="0"/>
            </w:pPr>
            <w:r>
              <w:t>85.0</w:t>
            </w:r>
          </w:p>
        </w:tc>
        <w:tc>
          <w:tcPr>
            <w:tcW w:w="1701" w:type="dxa"/>
            <w:tcPrChange w:id="1655" w:author="Kevin Toohey" w:date="2023-10-03T16:58:00Z">
              <w:tcPr>
                <w:tcW w:w="2408" w:type="dxa"/>
              </w:tcPr>
            </w:tcPrChange>
          </w:tcPr>
          <w:p w14:paraId="29EF235B" w14:textId="77777777" w:rsidR="008667A0" w:rsidRDefault="00165603">
            <w:pPr>
              <w:cnfStyle w:val="000000000000" w:firstRow="0" w:lastRow="0" w:firstColumn="0" w:lastColumn="0" w:oddVBand="0" w:evenVBand="0" w:oddHBand="0" w:evenHBand="0" w:firstRowFirstColumn="0" w:firstRowLastColumn="0" w:lastRowFirstColumn="0" w:lastRowLastColumn="0"/>
            </w:pPr>
            <w:r>
              <w:t>85.0</w:t>
            </w:r>
          </w:p>
        </w:tc>
        <w:tc>
          <w:tcPr>
            <w:tcW w:w="1701" w:type="dxa"/>
            <w:tcPrChange w:id="1656" w:author="Kevin Toohey" w:date="2023-10-03T16:58:00Z">
              <w:tcPr>
                <w:tcW w:w="2408" w:type="dxa"/>
              </w:tcPr>
            </w:tcPrChange>
          </w:tcPr>
          <w:p w14:paraId="562C2E21" w14:textId="77777777" w:rsidR="008667A0" w:rsidRDefault="00165603">
            <w:pPr>
              <w:cnfStyle w:val="000000000000" w:firstRow="0" w:lastRow="0" w:firstColumn="0" w:lastColumn="0" w:oddVBand="0" w:evenVBand="0" w:oddHBand="0" w:evenHBand="0" w:firstRowFirstColumn="0" w:firstRowLastColumn="0" w:lastRowFirstColumn="0" w:lastRowLastColumn="0"/>
            </w:pPr>
            <w:r>
              <w:t>85.0</w:t>
            </w:r>
          </w:p>
        </w:tc>
      </w:tr>
      <w:tr w:rsidR="008667A0" w14:paraId="398F2DD0"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657" w:author="Kevin Toohey" w:date="2023-10-03T16:58:00Z">
              <w:tcPr>
                <w:tcW w:w="5040" w:type="dxa"/>
              </w:tcPr>
            </w:tcPrChange>
          </w:tcPr>
          <w:p w14:paraId="2C4640E1" w14:textId="77777777" w:rsidR="008667A0" w:rsidRDefault="00165603">
            <w:r>
              <w:t xml:space="preserve">  Defensive(%)</w:t>
            </w:r>
          </w:p>
        </w:tc>
        <w:tc>
          <w:tcPr>
            <w:tcW w:w="1652" w:type="dxa"/>
            <w:tcPrChange w:id="1658" w:author="Kevin Toohey" w:date="2023-10-03T16:58:00Z">
              <w:tcPr>
                <w:tcW w:w="2408" w:type="dxa"/>
              </w:tcPr>
            </w:tcPrChange>
          </w:tcPr>
          <w:p w14:paraId="1E33CF7B"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701" w:type="dxa"/>
            <w:tcPrChange w:id="1659" w:author="Kevin Toohey" w:date="2023-10-03T16:58:00Z">
              <w:tcPr>
                <w:tcW w:w="2408" w:type="dxa"/>
              </w:tcPr>
            </w:tcPrChange>
          </w:tcPr>
          <w:p w14:paraId="44AB700F"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701" w:type="dxa"/>
            <w:tcPrChange w:id="1660" w:author="Kevin Toohey" w:date="2023-10-03T16:58:00Z">
              <w:tcPr>
                <w:tcW w:w="2408" w:type="dxa"/>
              </w:tcPr>
            </w:tcPrChange>
          </w:tcPr>
          <w:p w14:paraId="7FF6C923"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r>
      <w:tr w:rsidR="008667A0" w14:paraId="43C43009"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661" w:author="Kevin Toohey" w:date="2023-10-03T16:58:00Z">
              <w:tcPr>
                <w:tcW w:w="5040" w:type="dxa"/>
              </w:tcPr>
            </w:tcPrChange>
          </w:tcPr>
          <w:p w14:paraId="44DD6632" w14:textId="77777777" w:rsidR="008667A0" w:rsidRDefault="00165603">
            <w:r>
              <w:rPr>
                <w:b/>
              </w:rPr>
              <w:t>Scenario Analysis</w:t>
            </w:r>
          </w:p>
        </w:tc>
        <w:tc>
          <w:tcPr>
            <w:tcW w:w="1652" w:type="dxa"/>
            <w:tcPrChange w:id="1662" w:author="Kevin Toohey" w:date="2023-10-03T16:58:00Z">
              <w:tcPr>
                <w:tcW w:w="2408" w:type="dxa"/>
              </w:tcPr>
            </w:tcPrChange>
          </w:tcPr>
          <w:p w14:paraId="7CA659A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Change w:id="1663" w:author="Kevin Toohey" w:date="2023-10-03T16:58:00Z">
              <w:tcPr>
                <w:tcW w:w="2408" w:type="dxa"/>
              </w:tcPr>
            </w:tcPrChange>
          </w:tcPr>
          <w:p w14:paraId="14C9BB6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Change w:id="1664" w:author="Kevin Toohey" w:date="2023-10-03T16:58:00Z">
              <w:tcPr>
                <w:tcW w:w="2408" w:type="dxa"/>
              </w:tcPr>
            </w:tcPrChange>
          </w:tcPr>
          <w:p w14:paraId="1A2620C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154F6692"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665" w:author="Kevin Toohey" w:date="2023-10-03T16:58:00Z">
              <w:tcPr>
                <w:tcW w:w="5040" w:type="dxa"/>
              </w:tcPr>
            </w:tcPrChange>
          </w:tcPr>
          <w:p w14:paraId="58739685" w14:textId="77777777" w:rsidR="008667A0" w:rsidRDefault="00165603">
            <w:r>
              <w:t xml:space="preserve">  Return(%,p.a.)</w:t>
            </w:r>
          </w:p>
        </w:tc>
        <w:tc>
          <w:tcPr>
            <w:tcW w:w="1652" w:type="dxa"/>
            <w:tcPrChange w:id="1666" w:author="Kevin Toohey" w:date="2023-10-03T16:58:00Z">
              <w:tcPr>
                <w:tcW w:w="2408" w:type="dxa"/>
              </w:tcPr>
            </w:tcPrChange>
          </w:tcPr>
          <w:p w14:paraId="65625092" w14:textId="77777777" w:rsidR="008667A0" w:rsidRDefault="00165603">
            <w:pPr>
              <w:cnfStyle w:val="000000000000" w:firstRow="0" w:lastRow="0" w:firstColumn="0" w:lastColumn="0" w:oddVBand="0" w:evenVBand="0" w:oddHBand="0" w:evenHBand="0" w:firstRowFirstColumn="0" w:firstRowLastColumn="0" w:lastRowFirstColumn="0" w:lastRowLastColumn="0"/>
            </w:pPr>
            <w:r>
              <w:t>7.4</w:t>
            </w:r>
          </w:p>
        </w:tc>
        <w:tc>
          <w:tcPr>
            <w:tcW w:w="1701" w:type="dxa"/>
            <w:tcPrChange w:id="1667" w:author="Kevin Toohey" w:date="2023-10-03T16:58:00Z">
              <w:tcPr>
                <w:tcW w:w="2408" w:type="dxa"/>
              </w:tcPr>
            </w:tcPrChange>
          </w:tcPr>
          <w:p w14:paraId="07B9CC3B" w14:textId="77777777" w:rsidR="008667A0" w:rsidRDefault="00165603">
            <w:pPr>
              <w:cnfStyle w:val="000000000000" w:firstRow="0" w:lastRow="0" w:firstColumn="0" w:lastColumn="0" w:oddVBand="0" w:evenVBand="0" w:oddHBand="0" w:evenHBand="0" w:firstRowFirstColumn="0" w:firstRowLastColumn="0" w:lastRowFirstColumn="0" w:lastRowLastColumn="0"/>
            </w:pPr>
            <w:r>
              <w:t>7.6</w:t>
            </w:r>
          </w:p>
        </w:tc>
        <w:tc>
          <w:tcPr>
            <w:tcW w:w="1701" w:type="dxa"/>
            <w:tcPrChange w:id="1668" w:author="Kevin Toohey" w:date="2023-10-03T16:58:00Z">
              <w:tcPr>
                <w:tcW w:w="2408" w:type="dxa"/>
              </w:tcPr>
            </w:tcPrChange>
          </w:tcPr>
          <w:p w14:paraId="7DDCA914" w14:textId="77777777" w:rsidR="008667A0" w:rsidRDefault="00165603">
            <w:pPr>
              <w:cnfStyle w:val="000000000000" w:firstRow="0" w:lastRow="0" w:firstColumn="0" w:lastColumn="0" w:oddVBand="0" w:evenVBand="0" w:oddHBand="0" w:evenHBand="0" w:firstRowFirstColumn="0" w:firstRowLastColumn="0" w:lastRowFirstColumn="0" w:lastRowLastColumn="0"/>
            </w:pPr>
            <w:r>
              <w:t>7.5</w:t>
            </w:r>
          </w:p>
        </w:tc>
      </w:tr>
      <w:tr w:rsidR="008667A0" w14:paraId="190440DA"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669" w:author="Kevin Toohey" w:date="2023-10-03T16:58:00Z">
              <w:tcPr>
                <w:tcW w:w="5040" w:type="dxa"/>
              </w:tcPr>
            </w:tcPrChange>
          </w:tcPr>
          <w:p w14:paraId="221E9DB9" w14:textId="77777777" w:rsidR="008667A0" w:rsidRDefault="00165603">
            <w:r>
              <w:t xml:space="preserve">  Volatility(%,p.a.)</w:t>
            </w:r>
          </w:p>
        </w:tc>
        <w:tc>
          <w:tcPr>
            <w:tcW w:w="1652" w:type="dxa"/>
            <w:tcPrChange w:id="1670" w:author="Kevin Toohey" w:date="2023-10-03T16:58:00Z">
              <w:tcPr>
                <w:tcW w:w="2408" w:type="dxa"/>
              </w:tcPr>
            </w:tcPrChange>
          </w:tcPr>
          <w:p w14:paraId="0B957BE8" w14:textId="77777777" w:rsidR="008667A0" w:rsidRDefault="00165603">
            <w:pPr>
              <w:cnfStyle w:val="000000000000" w:firstRow="0" w:lastRow="0" w:firstColumn="0" w:lastColumn="0" w:oddVBand="0" w:evenVBand="0" w:oddHBand="0" w:evenHBand="0" w:firstRowFirstColumn="0" w:firstRowLastColumn="0" w:lastRowFirstColumn="0" w:lastRowLastColumn="0"/>
            </w:pPr>
            <w:r>
              <w:t>8.6</w:t>
            </w:r>
          </w:p>
        </w:tc>
        <w:tc>
          <w:tcPr>
            <w:tcW w:w="1701" w:type="dxa"/>
            <w:tcPrChange w:id="1671" w:author="Kevin Toohey" w:date="2023-10-03T16:58:00Z">
              <w:tcPr>
                <w:tcW w:w="2408" w:type="dxa"/>
              </w:tcPr>
            </w:tcPrChange>
          </w:tcPr>
          <w:p w14:paraId="00BF2184" w14:textId="77777777" w:rsidR="008667A0" w:rsidRDefault="00165603">
            <w:pPr>
              <w:cnfStyle w:val="000000000000" w:firstRow="0" w:lastRow="0" w:firstColumn="0" w:lastColumn="0" w:oddVBand="0" w:evenVBand="0" w:oddHBand="0" w:evenHBand="0" w:firstRowFirstColumn="0" w:firstRowLastColumn="0" w:lastRowFirstColumn="0" w:lastRowLastColumn="0"/>
            </w:pPr>
            <w:r>
              <w:t>9.9</w:t>
            </w:r>
          </w:p>
        </w:tc>
        <w:tc>
          <w:tcPr>
            <w:tcW w:w="1701" w:type="dxa"/>
            <w:tcPrChange w:id="1672" w:author="Kevin Toohey" w:date="2023-10-03T16:58:00Z">
              <w:tcPr>
                <w:tcW w:w="2408" w:type="dxa"/>
              </w:tcPr>
            </w:tcPrChange>
          </w:tcPr>
          <w:p w14:paraId="3F757B34" w14:textId="77777777" w:rsidR="008667A0" w:rsidRDefault="00165603">
            <w:pPr>
              <w:cnfStyle w:val="000000000000" w:firstRow="0" w:lastRow="0" w:firstColumn="0" w:lastColumn="0" w:oddVBand="0" w:evenVBand="0" w:oddHBand="0" w:evenHBand="0" w:firstRowFirstColumn="0" w:firstRowLastColumn="0" w:lastRowFirstColumn="0" w:lastRowLastColumn="0"/>
            </w:pPr>
            <w:r>
              <w:t>7.8</w:t>
            </w:r>
          </w:p>
        </w:tc>
      </w:tr>
      <w:tr w:rsidR="008667A0" w14:paraId="496BA829"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673" w:author="Kevin Toohey" w:date="2023-10-03T16:58:00Z">
              <w:tcPr>
                <w:tcW w:w="5040" w:type="dxa"/>
              </w:tcPr>
            </w:tcPrChange>
          </w:tcPr>
          <w:p w14:paraId="5338AAA9" w14:textId="77777777" w:rsidR="008667A0" w:rsidRDefault="00165603">
            <w:r>
              <w:t xml:space="preserve">  Sharpe</w:t>
            </w:r>
          </w:p>
        </w:tc>
        <w:tc>
          <w:tcPr>
            <w:tcW w:w="1652" w:type="dxa"/>
            <w:tcPrChange w:id="1674" w:author="Kevin Toohey" w:date="2023-10-03T16:58:00Z">
              <w:tcPr>
                <w:tcW w:w="2408" w:type="dxa"/>
              </w:tcPr>
            </w:tcPrChange>
          </w:tcPr>
          <w:p w14:paraId="3FF7E977" w14:textId="77777777" w:rsidR="008667A0" w:rsidRDefault="00165603">
            <w:pPr>
              <w:cnfStyle w:val="000000000000" w:firstRow="0" w:lastRow="0" w:firstColumn="0" w:lastColumn="0" w:oddVBand="0" w:evenVBand="0" w:oddHBand="0" w:evenHBand="0" w:firstRowFirstColumn="0" w:firstRowLastColumn="0" w:lastRowFirstColumn="0" w:lastRowLastColumn="0"/>
            </w:pPr>
            <w:r>
              <w:t>0.37</w:t>
            </w:r>
          </w:p>
        </w:tc>
        <w:tc>
          <w:tcPr>
            <w:tcW w:w="1701" w:type="dxa"/>
            <w:tcPrChange w:id="1675" w:author="Kevin Toohey" w:date="2023-10-03T16:58:00Z">
              <w:tcPr>
                <w:tcW w:w="2408" w:type="dxa"/>
              </w:tcPr>
            </w:tcPrChange>
          </w:tcPr>
          <w:p w14:paraId="24C44C6E" w14:textId="77777777" w:rsidR="008667A0" w:rsidRDefault="00165603">
            <w:pPr>
              <w:cnfStyle w:val="000000000000" w:firstRow="0" w:lastRow="0" w:firstColumn="0" w:lastColumn="0" w:oddVBand="0" w:evenVBand="0" w:oddHBand="0" w:evenHBand="0" w:firstRowFirstColumn="0" w:firstRowLastColumn="0" w:lastRowFirstColumn="0" w:lastRowLastColumn="0"/>
            </w:pPr>
            <w:r>
              <w:t>0.34</w:t>
            </w:r>
          </w:p>
        </w:tc>
        <w:tc>
          <w:tcPr>
            <w:tcW w:w="1701" w:type="dxa"/>
            <w:tcPrChange w:id="1676" w:author="Kevin Toohey" w:date="2023-10-03T16:58:00Z">
              <w:tcPr>
                <w:tcW w:w="2408" w:type="dxa"/>
              </w:tcPr>
            </w:tcPrChange>
          </w:tcPr>
          <w:p w14:paraId="19B4D568" w14:textId="77777777" w:rsidR="008667A0" w:rsidRDefault="00165603">
            <w:pPr>
              <w:cnfStyle w:val="000000000000" w:firstRow="0" w:lastRow="0" w:firstColumn="0" w:lastColumn="0" w:oddVBand="0" w:evenVBand="0" w:oddHBand="0" w:evenHBand="0" w:firstRowFirstColumn="0" w:firstRowLastColumn="0" w:lastRowFirstColumn="0" w:lastRowLastColumn="0"/>
            </w:pPr>
            <w:r>
              <w:t>0.42</w:t>
            </w:r>
          </w:p>
        </w:tc>
      </w:tr>
      <w:tr w:rsidR="008667A0" w14:paraId="76BDBACC"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677" w:author="Kevin Toohey" w:date="2023-10-03T16:58:00Z">
              <w:tcPr>
                <w:tcW w:w="5040" w:type="dxa"/>
              </w:tcPr>
            </w:tcPrChange>
          </w:tcPr>
          <w:p w14:paraId="421EFB45" w14:textId="77777777" w:rsidR="008667A0" w:rsidRDefault="00165603">
            <w:r>
              <w:t xml:space="preserve">  Risk Band</w:t>
            </w:r>
          </w:p>
        </w:tc>
        <w:tc>
          <w:tcPr>
            <w:tcW w:w="1652" w:type="dxa"/>
            <w:tcPrChange w:id="1678" w:author="Kevin Toohey" w:date="2023-10-03T16:58:00Z">
              <w:tcPr>
                <w:tcW w:w="2408" w:type="dxa"/>
              </w:tcPr>
            </w:tcPrChange>
          </w:tcPr>
          <w:p w14:paraId="399A5FC2"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701" w:type="dxa"/>
            <w:tcPrChange w:id="1679" w:author="Kevin Toohey" w:date="2023-10-03T16:58:00Z">
              <w:tcPr>
                <w:tcW w:w="2408" w:type="dxa"/>
              </w:tcPr>
            </w:tcPrChange>
          </w:tcPr>
          <w:p w14:paraId="72585936"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c>
          <w:tcPr>
            <w:tcW w:w="1701" w:type="dxa"/>
            <w:tcPrChange w:id="1680" w:author="Kevin Toohey" w:date="2023-10-03T16:58:00Z">
              <w:tcPr>
                <w:tcW w:w="2408" w:type="dxa"/>
              </w:tcPr>
            </w:tcPrChange>
          </w:tcPr>
          <w:p w14:paraId="42634E40"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667A0" w14:paraId="76F9ED1E"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681" w:author="Kevin Toohey" w:date="2023-10-03T16:58:00Z">
              <w:tcPr>
                <w:tcW w:w="5040" w:type="dxa"/>
              </w:tcPr>
            </w:tcPrChange>
          </w:tcPr>
          <w:p w14:paraId="67B4243C" w14:textId="77777777" w:rsidR="008667A0" w:rsidRDefault="00165603">
            <w:r>
              <w:t xml:space="preserve">  Risk Level</w:t>
            </w:r>
          </w:p>
        </w:tc>
        <w:tc>
          <w:tcPr>
            <w:tcW w:w="1652" w:type="dxa"/>
            <w:tcPrChange w:id="1682" w:author="Kevin Toohey" w:date="2023-10-03T16:58:00Z">
              <w:tcPr>
                <w:tcW w:w="2408" w:type="dxa"/>
              </w:tcPr>
            </w:tcPrChange>
          </w:tcPr>
          <w:p w14:paraId="04DF0304"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 to High</w:t>
            </w:r>
          </w:p>
        </w:tc>
        <w:tc>
          <w:tcPr>
            <w:tcW w:w="1701" w:type="dxa"/>
            <w:tcPrChange w:id="1683" w:author="Kevin Toohey" w:date="2023-10-03T16:58:00Z">
              <w:tcPr>
                <w:tcW w:w="2408" w:type="dxa"/>
              </w:tcPr>
            </w:tcPrChange>
          </w:tcPr>
          <w:p w14:paraId="7A837589"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c>
          <w:tcPr>
            <w:tcW w:w="1701" w:type="dxa"/>
            <w:tcPrChange w:id="1684" w:author="Kevin Toohey" w:date="2023-10-03T16:58:00Z">
              <w:tcPr>
                <w:tcW w:w="2408" w:type="dxa"/>
              </w:tcPr>
            </w:tcPrChange>
          </w:tcPr>
          <w:p w14:paraId="2040F4BE"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 to High</w:t>
            </w:r>
          </w:p>
        </w:tc>
      </w:tr>
      <w:tr w:rsidR="008667A0" w14:paraId="259E3BA8"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685" w:author="Kevin Toohey" w:date="2023-10-03T16:58:00Z">
              <w:tcPr>
                <w:tcW w:w="5040" w:type="dxa"/>
              </w:tcPr>
            </w:tcPrChange>
          </w:tcPr>
          <w:p w14:paraId="6D0A9EC4" w14:textId="77777777" w:rsidR="008667A0" w:rsidRDefault="00165603">
            <w:r>
              <w:rPr>
                <w:b/>
              </w:rPr>
              <w:t>Probability of Achieving CPI-based Return Target</w:t>
            </w:r>
          </w:p>
        </w:tc>
        <w:tc>
          <w:tcPr>
            <w:tcW w:w="1652" w:type="dxa"/>
            <w:tcPrChange w:id="1686" w:author="Kevin Toohey" w:date="2023-10-03T16:58:00Z">
              <w:tcPr>
                <w:tcW w:w="2408" w:type="dxa"/>
              </w:tcPr>
            </w:tcPrChange>
          </w:tcPr>
          <w:p w14:paraId="4B79C39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Change w:id="1687" w:author="Kevin Toohey" w:date="2023-10-03T16:58:00Z">
              <w:tcPr>
                <w:tcW w:w="2408" w:type="dxa"/>
              </w:tcPr>
            </w:tcPrChange>
          </w:tcPr>
          <w:p w14:paraId="1951FBA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Change w:id="1688" w:author="Kevin Toohey" w:date="2023-10-03T16:58:00Z">
              <w:tcPr>
                <w:tcW w:w="2408" w:type="dxa"/>
              </w:tcPr>
            </w:tcPrChange>
          </w:tcPr>
          <w:p w14:paraId="792F4606"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665583D8"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689" w:author="Kevin Toohey" w:date="2023-10-03T16:58:00Z">
              <w:tcPr>
                <w:tcW w:w="5040" w:type="dxa"/>
              </w:tcPr>
            </w:tcPrChange>
          </w:tcPr>
          <w:p w14:paraId="42637007" w14:textId="77777777" w:rsidR="008667A0" w:rsidRDefault="00165603">
            <w:r>
              <w:t xml:space="preserve">  CPI+3.0%p.a. over a 8-year rolling period(%)</w:t>
            </w:r>
          </w:p>
        </w:tc>
        <w:tc>
          <w:tcPr>
            <w:tcW w:w="1652" w:type="dxa"/>
            <w:tcPrChange w:id="1690" w:author="Kevin Toohey" w:date="2023-10-03T16:58:00Z">
              <w:tcPr>
                <w:tcW w:w="2408" w:type="dxa"/>
              </w:tcPr>
            </w:tcPrChange>
          </w:tcPr>
          <w:p w14:paraId="7BCD87C5" w14:textId="77777777" w:rsidR="008667A0" w:rsidRDefault="00165603">
            <w:pPr>
              <w:cnfStyle w:val="000000000000" w:firstRow="0" w:lastRow="0" w:firstColumn="0" w:lastColumn="0" w:oddVBand="0" w:evenVBand="0" w:oddHBand="0" w:evenHBand="0" w:firstRowFirstColumn="0" w:firstRowLastColumn="0" w:lastRowFirstColumn="0" w:lastRowLastColumn="0"/>
            </w:pPr>
            <w:r>
              <w:t>81.6</w:t>
            </w:r>
          </w:p>
        </w:tc>
        <w:tc>
          <w:tcPr>
            <w:tcW w:w="1701" w:type="dxa"/>
            <w:tcPrChange w:id="1691" w:author="Kevin Toohey" w:date="2023-10-03T16:58:00Z">
              <w:tcPr>
                <w:tcW w:w="2408" w:type="dxa"/>
              </w:tcPr>
            </w:tcPrChange>
          </w:tcPr>
          <w:p w14:paraId="16DE787F" w14:textId="77777777" w:rsidR="008667A0" w:rsidRDefault="00165603">
            <w:pPr>
              <w:cnfStyle w:val="000000000000" w:firstRow="0" w:lastRow="0" w:firstColumn="0" w:lastColumn="0" w:oddVBand="0" w:evenVBand="0" w:oddHBand="0" w:evenHBand="0" w:firstRowFirstColumn="0" w:firstRowLastColumn="0" w:lastRowFirstColumn="0" w:lastRowLastColumn="0"/>
            </w:pPr>
            <w:r>
              <w:t>80.9</w:t>
            </w:r>
          </w:p>
        </w:tc>
        <w:tc>
          <w:tcPr>
            <w:tcW w:w="1701" w:type="dxa"/>
            <w:tcPrChange w:id="1692" w:author="Kevin Toohey" w:date="2023-10-03T16:58:00Z">
              <w:tcPr>
                <w:tcW w:w="2408" w:type="dxa"/>
              </w:tcPr>
            </w:tcPrChange>
          </w:tcPr>
          <w:p w14:paraId="6FC15136" w14:textId="77777777" w:rsidR="008667A0" w:rsidRDefault="00165603">
            <w:pPr>
              <w:cnfStyle w:val="000000000000" w:firstRow="0" w:lastRow="0" w:firstColumn="0" w:lastColumn="0" w:oddVBand="0" w:evenVBand="0" w:oddHBand="0" w:evenHBand="0" w:firstRowFirstColumn="0" w:firstRowLastColumn="0" w:lastRowFirstColumn="0" w:lastRowLastColumn="0"/>
            </w:pPr>
            <w:r>
              <w:t>84.8</w:t>
            </w:r>
          </w:p>
        </w:tc>
      </w:tr>
      <w:tr w:rsidR="008667A0" w14:paraId="3D6E2007"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693" w:author="Kevin Toohey" w:date="2023-10-03T16:58:00Z">
              <w:tcPr>
                <w:tcW w:w="5040" w:type="dxa"/>
              </w:tcPr>
            </w:tcPrChange>
          </w:tcPr>
          <w:p w14:paraId="79AFDFCA" w14:textId="77777777" w:rsidR="008667A0" w:rsidRDefault="00165603">
            <w:r>
              <w:t xml:space="preserve">  CPI+3.5%p.a. over a 8-year rolling period(%)</w:t>
            </w:r>
          </w:p>
        </w:tc>
        <w:tc>
          <w:tcPr>
            <w:tcW w:w="1652" w:type="dxa"/>
            <w:tcPrChange w:id="1694" w:author="Kevin Toohey" w:date="2023-10-03T16:58:00Z">
              <w:tcPr>
                <w:tcW w:w="2408" w:type="dxa"/>
              </w:tcPr>
            </w:tcPrChange>
          </w:tcPr>
          <w:p w14:paraId="6B293EEB" w14:textId="77777777" w:rsidR="008667A0" w:rsidRDefault="00165603">
            <w:pPr>
              <w:cnfStyle w:val="000000000000" w:firstRow="0" w:lastRow="0" w:firstColumn="0" w:lastColumn="0" w:oddVBand="0" w:evenVBand="0" w:oddHBand="0" w:evenHBand="0" w:firstRowFirstColumn="0" w:firstRowLastColumn="0" w:lastRowFirstColumn="0" w:lastRowLastColumn="0"/>
            </w:pPr>
            <w:r>
              <w:t>74.4</w:t>
            </w:r>
          </w:p>
        </w:tc>
        <w:tc>
          <w:tcPr>
            <w:tcW w:w="1701" w:type="dxa"/>
            <w:tcPrChange w:id="1695" w:author="Kevin Toohey" w:date="2023-10-03T16:58:00Z">
              <w:tcPr>
                <w:tcW w:w="2408" w:type="dxa"/>
              </w:tcPr>
            </w:tcPrChange>
          </w:tcPr>
          <w:p w14:paraId="285FA500" w14:textId="77777777" w:rsidR="008667A0" w:rsidRDefault="00165603">
            <w:pPr>
              <w:cnfStyle w:val="000000000000" w:firstRow="0" w:lastRow="0" w:firstColumn="0" w:lastColumn="0" w:oddVBand="0" w:evenVBand="0" w:oddHBand="0" w:evenHBand="0" w:firstRowFirstColumn="0" w:firstRowLastColumn="0" w:lastRowFirstColumn="0" w:lastRowLastColumn="0"/>
            </w:pPr>
            <w:r>
              <w:t>74.6</w:t>
            </w:r>
          </w:p>
        </w:tc>
        <w:tc>
          <w:tcPr>
            <w:tcW w:w="1701" w:type="dxa"/>
            <w:tcPrChange w:id="1696" w:author="Kevin Toohey" w:date="2023-10-03T16:58:00Z">
              <w:tcPr>
                <w:tcW w:w="2408" w:type="dxa"/>
              </w:tcPr>
            </w:tcPrChange>
          </w:tcPr>
          <w:p w14:paraId="7849AC91" w14:textId="77777777" w:rsidR="008667A0" w:rsidRDefault="00165603">
            <w:pPr>
              <w:cnfStyle w:val="000000000000" w:firstRow="0" w:lastRow="0" w:firstColumn="0" w:lastColumn="0" w:oddVBand="0" w:evenVBand="0" w:oddHBand="0" w:evenHBand="0" w:firstRowFirstColumn="0" w:firstRowLastColumn="0" w:lastRowFirstColumn="0" w:lastRowLastColumn="0"/>
            </w:pPr>
            <w:r>
              <w:t>77.5</w:t>
            </w:r>
          </w:p>
        </w:tc>
      </w:tr>
      <w:tr w:rsidR="008667A0" w14:paraId="660BF794"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697" w:author="Kevin Toohey" w:date="2023-10-03T16:58:00Z">
              <w:tcPr>
                <w:tcW w:w="5040" w:type="dxa"/>
              </w:tcPr>
            </w:tcPrChange>
          </w:tcPr>
          <w:p w14:paraId="44CF6F01" w14:textId="77777777" w:rsidR="008667A0" w:rsidRDefault="00165603">
            <w:r>
              <w:t xml:space="preserve">  CPI+4.0%p.a. over a 8-year rolling period(%)</w:t>
            </w:r>
          </w:p>
        </w:tc>
        <w:tc>
          <w:tcPr>
            <w:tcW w:w="1652" w:type="dxa"/>
            <w:tcPrChange w:id="1698" w:author="Kevin Toohey" w:date="2023-10-03T16:58:00Z">
              <w:tcPr>
                <w:tcW w:w="2408" w:type="dxa"/>
              </w:tcPr>
            </w:tcPrChange>
          </w:tcPr>
          <w:p w14:paraId="64E2579F" w14:textId="77777777" w:rsidR="008667A0" w:rsidRDefault="00165603">
            <w:pPr>
              <w:cnfStyle w:val="000000000000" w:firstRow="0" w:lastRow="0" w:firstColumn="0" w:lastColumn="0" w:oddVBand="0" w:evenVBand="0" w:oddHBand="0" w:evenHBand="0" w:firstRowFirstColumn="0" w:firstRowLastColumn="0" w:lastRowFirstColumn="0" w:lastRowLastColumn="0"/>
            </w:pPr>
            <w:r>
              <w:t>65.6</w:t>
            </w:r>
          </w:p>
        </w:tc>
        <w:tc>
          <w:tcPr>
            <w:tcW w:w="1701" w:type="dxa"/>
            <w:tcPrChange w:id="1699" w:author="Kevin Toohey" w:date="2023-10-03T16:58:00Z">
              <w:tcPr>
                <w:tcW w:w="2408" w:type="dxa"/>
              </w:tcPr>
            </w:tcPrChange>
          </w:tcPr>
          <w:p w14:paraId="5A485BEE" w14:textId="77777777" w:rsidR="008667A0" w:rsidRDefault="00165603">
            <w:pPr>
              <w:cnfStyle w:val="000000000000" w:firstRow="0" w:lastRow="0" w:firstColumn="0" w:lastColumn="0" w:oddVBand="0" w:evenVBand="0" w:oddHBand="0" w:evenHBand="0" w:firstRowFirstColumn="0" w:firstRowLastColumn="0" w:lastRowFirstColumn="0" w:lastRowLastColumn="0"/>
            </w:pPr>
            <w:r>
              <w:t>67.0</w:t>
            </w:r>
          </w:p>
        </w:tc>
        <w:tc>
          <w:tcPr>
            <w:tcW w:w="1701" w:type="dxa"/>
            <w:tcPrChange w:id="1700" w:author="Kevin Toohey" w:date="2023-10-03T16:58:00Z">
              <w:tcPr>
                <w:tcW w:w="2408" w:type="dxa"/>
              </w:tcPr>
            </w:tcPrChange>
          </w:tcPr>
          <w:p w14:paraId="24FBAC41" w14:textId="77777777" w:rsidR="008667A0" w:rsidRDefault="00165603">
            <w:pPr>
              <w:cnfStyle w:val="000000000000" w:firstRow="0" w:lastRow="0" w:firstColumn="0" w:lastColumn="0" w:oddVBand="0" w:evenVBand="0" w:oddHBand="0" w:evenHBand="0" w:firstRowFirstColumn="0" w:firstRowLastColumn="0" w:lastRowFirstColumn="0" w:lastRowLastColumn="0"/>
            </w:pPr>
            <w:r>
              <w:t>68.4</w:t>
            </w:r>
          </w:p>
        </w:tc>
      </w:tr>
      <w:tr w:rsidR="008667A0" w14:paraId="1B585818"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701" w:author="Kevin Toohey" w:date="2023-10-03T16:58:00Z">
              <w:tcPr>
                <w:tcW w:w="5040" w:type="dxa"/>
              </w:tcPr>
            </w:tcPrChange>
          </w:tcPr>
          <w:p w14:paraId="7425CAEB" w14:textId="77777777" w:rsidR="008667A0" w:rsidRDefault="00165603">
            <w:r>
              <w:t xml:space="preserve">  CPI+4.5%p.a. over a 8-year rolling period(%)</w:t>
            </w:r>
          </w:p>
        </w:tc>
        <w:tc>
          <w:tcPr>
            <w:tcW w:w="1652" w:type="dxa"/>
            <w:tcPrChange w:id="1702" w:author="Kevin Toohey" w:date="2023-10-03T16:58:00Z">
              <w:tcPr>
                <w:tcW w:w="2408" w:type="dxa"/>
              </w:tcPr>
            </w:tcPrChange>
          </w:tcPr>
          <w:p w14:paraId="68E697A0" w14:textId="77777777" w:rsidR="008667A0" w:rsidRDefault="00165603">
            <w:pPr>
              <w:cnfStyle w:val="000000000000" w:firstRow="0" w:lastRow="0" w:firstColumn="0" w:lastColumn="0" w:oddVBand="0" w:evenVBand="0" w:oddHBand="0" w:evenHBand="0" w:firstRowFirstColumn="0" w:firstRowLastColumn="0" w:lastRowFirstColumn="0" w:lastRowLastColumn="0"/>
            </w:pPr>
            <w:r>
              <w:t>55.5</w:t>
            </w:r>
          </w:p>
        </w:tc>
        <w:tc>
          <w:tcPr>
            <w:tcW w:w="1701" w:type="dxa"/>
            <w:tcPrChange w:id="1703" w:author="Kevin Toohey" w:date="2023-10-03T16:58:00Z">
              <w:tcPr>
                <w:tcW w:w="2408" w:type="dxa"/>
              </w:tcPr>
            </w:tcPrChange>
          </w:tcPr>
          <w:p w14:paraId="7153B182" w14:textId="77777777" w:rsidR="008667A0" w:rsidRDefault="00165603">
            <w:pPr>
              <w:cnfStyle w:val="000000000000" w:firstRow="0" w:lastRow="0" w:firstColumn="0" w:lastColumn="0" w:oddVBand="0" w:evenVBand="0" w:oddHBand="0" w:evenHBand="0" w:firstRowFirstColumn="0" w:firstRowLastColumn="0" w:lastRowFirstColumn="0" w:lastRowLastColumn="0"/>
            </w:pPr>
            <w:r>
              <w:t>58.4</w:t>
            </w:r>
          </w:p>
        </w:tc>
        <w:tc>
          <w:tcPr>
            <w:tcW w:w="1701" w:type="dxa"/>
            <w:tcPrChange w:id="1704" w:author="Kevin Toohey" w:date="2023-10-03T16:58:00Z">
              <w:tcPr>
                <w:tcW w:w="2408" w:type="dxa"/>
              </w:tcPr>
            </w:tcPrChange>
          </w:tcPr>
          <w:p w14:paraId="32CDC702" w14:textId="77777777" w:rsidR="008667A0" w:rsidRDefault="00165603">
            <w:pPr>
              <w:cnfStyle w:val="000000000000" w:firstRow="0" w:lastRow="0" w:firstColumn="0" w:lastColumn="0" w:oddVBand="0" w:evenVBand="0" w:oddHBand="0" w:evenHBand="0" w:firstRowFirstColumn="0" w:firstRowLastColumn="0" w:lastRowFirstColumn="0" w:lastRowLastColumn="0"/>
            </w:pPr>
            <w:r>
              <w:t>57.5</w:t>
            </w:r>
          </w:p>
        </w:tc>
      </w:tr>
      <w:tr w:rsidR="008667A0" w14:paraId="7B60B820"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705" w:author="Kevin Toohey" w:date="2023-10-03T16:58:00Z">
              <w:tcPr>
                <w:tcW w:w="5040" w:type="dxa"/>
              </w:tcPr>
            </w:tcPrChange>
          </w:tcPr>
          <w:p w14:paraId="27384552" w14:textId="77777777" w:rsidR="008667A0" w:rsidRDefault="00165603">
            <w:r>
              <w:t xml:space="preserve">  CPI+5.0%p.a. over a 8-year rolling period(%)</w:t>
            </w:r>
          </w:p>
        </w:tc>
        <w:tc>
          <w:tcPr>
            <w:tcW w:w="1652" w:type="dxa"/>
            <w:tcPrChange w:id="1706" w:author="Kevin Toohey" w:date="2023-10-03T16:58:00Z">
              <w:tcPr>
                <w:tcW w:w="2408" w:type="dxa"/>
              </w:tcPr>
            </w:tcPrChange>
          </w:tcPr>
          <w:p w14:paraId="34C821E6" w14:textId="77777777" w:rsidR="008667A0" w:rsidRDefault="00165603">
            <w:pPr>
              <w:cnfStyle w:val="000000000000" w:firstRow="0" w:lastRow="0" w:firstColumn="0" w:lastColumn="0" w:oddVBand="0" w:evenVBand="0" w:oddHBand="0" w:evenHBand="0" w:firstRowFirstColumn="0" w:firstRowLastColumn="0" w:lastRowFirstColumn="0" w:lastRowLastColumn="0"/>
            </w:pPr>
            <w:r>
              <w:t>44.7</w:t>
            </w:r>
          </w:p>
        </w:tc>
        <w:tc>
          <w:tcPr>
            <w:tcW w:w="1701" w:type="dxa"/>
            <w:tcPrChange w:id="1707" w:author="Kevin Toohey" w:date="2023-10-03T16:58:00Z">
              <w:tcPr>
                <w:tcW w:w="2408" w:type="dxa"/>
              </w:tcPr>
            </w:tcPrChange>
          </w:tcPr>
          <w:p w14:paraId="7CC9367D" w14:textId="77777777" w:rsidR="008667A0" w:rsidRDefault="00165603">
            <w:pPr>
              <w:cnfStyle w:val="000000000000" w:firstRow="0" w:lastRow="0" w:firstColumn="0" w:lastColumn="0" w:oddVBand="0" w:evenVBand="0" w:oddHBand="0" w:evenHBand="0" w:firstRowFirstColumn="0" w:firstRowLastColumn="0" w:lastRowFirstColumn="0" w:lastRowLastColumn="0"/>
            </w:pPr>
            <w:r>
              <w:t>49.0</w:t>
            </w:r>
          </w:p>
        </w:tc>
        <w:tc>
          <w:tcPr>
            <w:tcW w:w="1701" w:type="dxa"/>
            <w:tcPrChange w:id="1708" w:author="Kevin Toohey" w:date="2023-10-03T16:58:00Z">
              <w:tcPr>
                <w:tcW w:w="2408" w:type="dxa"/>
              </w:tcPr>
            </w:tcPrChange>
          </w:tcPr>
          <w:p w14:paraId="4E3C539E" w14:textId="77777777" w:rsidR="008667A0" w:rsidRDefault="00165603">
            <w:pPr>
              <w:cnfStyle w:val="000000000000" w:firstRow="0" w:lastRow="0" w:firstColumn="0" w:lastColumn="0" w:oddVBand="0" w:evenVBand="0" w:oddHBand="0" w:evenHBand="0" w:firstRowFirstColumn="0" w:firstRowLastColumn="0" w:lastRowFirstColumn="0" w:lastRowLastColumn="0"/>
            </w:pPr>
            <w:r>
              <w:t>45.6</w:t>
            </w:r>
          </w:p>
        </w:tc>
      </w:tr>
      <w:tr w:rsidR="008667A0" w14:paraId="5B9B2F9B"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709" w:author="Kevin Toohey" w:date="2023-10-03T16:58:00Z">
              <w:tcPr>
                <w:tcW w:w="5040" w:type="dxa"/>
              </w:tcPr>
            </w:tcPrChange>
          </w:tcPr>
          <w:p w14:paraId="48849AC3" w14:textId="77777777" w:rsidR="008667A0" w:rsidRDefault="00165603">
            <w:r>
              <w:t xml:space="preserve">  CPI+3.0%p.a. over a 9-year rolling period(%)</w:t>
            </w:r>
          </w:p>
        </w:tc>
        <w:tc>
          <w:tcPr>
            <w:tcW w:w="1652" w:type="dxa"/>
            <w:tcPrChange w:id="1710" w:author="Kevin Toohey" w:date="2023-10-03T16:58:00Z">
              <w:tcPr>
                <w:tcW w:w="2408" w:type="dxa"/>
              </w:tcPr>
            </w:tcPrChange>
          </w:tcPr>
          <w:p w14:paraId="2231FD7D" w14:textId="77777777" w:rsidR="008667A0" w:rsidRDefault="00165603">
            <w:pPr>
              <w:cnfStyle w:val="000000000000" w:firstRow="0" w:lastRow="0" w:firstColumn="0" w:lastColumn="0" w:oddVBand="0" w:evenVBand="0" w:oddHBand="0" w:evenHBand="0" w:firstRowFirstColumn="0" w:firstRowLastColumn="0" w:lastRowFirstColumn="0" w:lastRowLastColumn="0"/>
            </w:pPr>
            <w:r>
              <w:t>84.6</w:t>
            </w:r>
          </w:p>
        </w:tc>
        <w:tc>
          <w:tcPr>
            <w:tcW w:w="1701" w:type="dxa"/>
            <w:tcPrChange w:id="1711" w:author="Kevin Toohey" w:date="2023-10-03T16:58:00Z">
              <w:tcPr>
                <w:tcW w:w="2408" w:type="dxa"/>
              </w:tcPr>
            </w:tcPrChange>
          </w:tcPr>
          <w:p w14:paraId="72D6654C" w14:textId="77777777" w:rsidR="008667A0" w:rsidRDefault="00165603">
            <w:pPr>
              <w:cnfStyle w:val="000000000000" w:firstRow="0" w:lastRow="0" w:firstColumn="0" w:lastColumn="0" w:oddVBand="0" w:evenVBand="0" w:oddHBand="0" w:evenHBand="0" w:firstRowFirstColumn="0" w:firstRowLastColumn="0" w:lastRowFirstColumn="0" w:lastRowLastColumn="0"/>
            </w:pPr>
            <w:r>
              <w:t>83.9</w:t>
            </w:r>
          </w:p>
        </w:tc>
        <w:tc>
          <w:tcPr>
            <w:tcW w:w="1701" w:type="dxa"/>
            <w:tcPrChange w:id="1712" w:author="Kevin Toohey" w:date="2023-10-03T16:58:00Z">
              <w:tcPr>
                <w:tcW w:w="2408" w:type="dxa"/>
              </w:tcPr>
            </w:tcPrChange>
          </w:tcPr>
          <w:p w14:paraId="25F8F9FD" w14:textId="77777777" w:rsidR="008667A0" w:rsidRDefault="00165603">
            <w:pPr>
              <w:cnfStyle w:val="000000000000" w:firstRow="0" w:lastRow="0" w:firstColumn="0" w:lastColumn="0" w:oddVBand="0" w:evenVBand="0" w:oddHBand="0" w:evenHBand="0" w:firstRowFirstColumn="0" w:firstRowLastColumn="0" w:lastRowFirstColumn="0" w:lastRowLastColumn="0"/>
            </w:pPr>
            <w:r>
              <w:t>87.7</w:t>
            </w:r>
          </w:p>
        </w:tc>
      </w:tr>
      <w:tr w:rsidR="008667A0" w14:paraId="69C7060F"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713" w:author="Kevin Toohey" w:date="2023-10-03T16:58:00Z">
              <w:tcPr>
                <w:tcW w:w="5040" w:type="dxa"/>
              </w:tcPr>
            </w:tcPrChange>
          </w:tcPr>
          <w:p w14:paraId="6B7E3F33" w14:textId="77777777" w:rsidR="008667A0" w:rsidRDefault="00165603">
            <w:r>
              <w:t xml:space="preserve">  CPI+3.5%p.a. over a 9-year rolling period(%)</w:t>
            </w:r>
          </w:p>
        </w:tc>
        <w:tc>
          <w:tcPr>
            <w:tcW w:w="1652" w:type="dxa"/>
            <w:tcPrChange w:id="1714" w:author="Kevin Toohey" w:date="2023-10-03T16:58:00Z">
              <w:tcPr>
                <w:tcW w:w="2408" w:type="dxa"/>
              </w:tcPr>
            </w:tcPrChange>
          </w:tcPr>
          <w:p w14:paraId="654B64F6" w14:textId="77777777" w:rsidR="008667A0" w:rsidRDefault="00165603">
            <w:pPr>
              <w:cnfStyle w:val="000000000000" w:firstRow="0" w:lastRow="0" w:firstColumn="0" w:lastColumn="0" w:oddVBand="0" w:evenVBand="0" w:oddHBand="0" w:evenHBand="0" w:firstRowFirstColumn="0" w:firstRowLastColumn="0" w:lastRowFirstColumn="0" w:lastRowLastColumn="0"/>
            </w:pPr>
            <w:r>
              <w:t>77.1</w:t>
            </w:r>
          </w:p>
        </w:tc>
        <w:tc>
          <w:tcPr>
            <w:tcW w:w="1701" w:type="dxa"/>
            <w:tcPrChange w:id="1715" w:author="Kevin Toohey" w:date="2023-10-03T16:58:00Z">
              <w:tcPr>
                <w:tcW w:w="2408" w:type="dxa"/>
              </w:tcPr>
            </w:tcPrChange>
          </w:tcPr>
          <w:p w14:paraId="186D1EB1" w14:textId="77777777" w:rsidR="008667A0" w:rsidRDefault="00165603">
            <w:pPr>
              <w:cnfStyle w:val="000000000000" w:firstRow="0" w:lastRow="0" w:firstColumn="0" w:lastColumn="0" w:oddVBand="0" w:evenVBand="0" w:oddHBand="0" w:evenHBand="0" w:firstRowFirstColumn="0" w:firstRowLastColumn="0" w:lastRowFirstColumn="0" w:lastRowLastColumn="0"/>
            </w:pPr>
            <w:r>
              <w:t>77.3</w:t>
            </w:r>
          </w:p>
        </w:tc>
        <w:tc>
          <w:tcPr>
            <w:tcW w:w="1701" w:type="dxa"/>
            <w:tcPrChange w:id="1716" w:author="Kevin Toohey" w:date="2023-10-03T16:58:00Z">
              <w:tcPr>
                <w:tcW w:w="2408" w:type="dxa"/>
              </w:tcPr>
            </w:tcPrChange>
          </w:tcPr>
          <w:p w14:paraId="2D3F204D" w14:textId="77777777" w:rsidR="008667A0" w:rsidRDefault="00165603">
            <w:pPr>
              <w:cnfStyle w:val="000000000000" w:firstRow="0" w:lastRow="0" w:firstColumn="0" w:lastColumn="0" w:oddVBand="0" w:evenVBand="0" w:oddHBand="0" w:evenHBand="0" w:firstRowFirstColumn="0" w:firstRowLastColumn="0" w:lastRowFirstColumn="0" w:lastRowLastColumn="0"/>
            </w:pPr>
            <w:r>
              <w:t>80.5</w:t>
            </w:r>
          </w:p>
        </w:tc>
      </w:tr>
      <w:tr w:rsidR="008667A0" w14:paraId="54C313C2"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717" w:author="Kevin Toohey" w:date="2023-10-03T16:58:00Z">
              <w:tcPr>
                <w:tcW w:w="5040" w:type="dxa"/>
              </w:tcPr>
            </w:tcPrChange>
          </w:tcPr>
          <w:p w14:paraId="1340505C" w14:textId="77777777" w:rsidR="008667A0" w:rsidRDefault="00165603">
            <w:r>
              <w:t xml:space="preserve">  CPI+4.0%p.a. over a 9-year rolling period(%)</w:t>
            </w:r>
          </w:p>
        </w:tc>
        <w:tc>
          <w:tcPr>
            <w:tcW w:w="1652" w:type="dxa"/>
            <w:tcPrChange w:id="1718" w:author="Kevin Toohey" w:date="2023-10-03T16:58:00Z">
              <w:tcPr>
                <w:tcW w:w="2408" w:type="dxa"/>
              </w:tcPr>
            </w:tcPrChange>
          </w:tcPr>
          <w:p w14:paraId="255783E8" w14:textId="77777777" w:rsidR="008667A0" w:rsidRDefault="00165603">
            <w:pPr>
              <w:cnfStyle w:val="000000000000" w:firstRow="0" w:lastRow="0" w:firstColumn="0" w:lastColumn="0" w:oddVBand="0" w:evenVBand="0" w:oddHBand="0" w:evenHBand="0" w:firstRowFirstColumn="0" w:firstRowLastColumn="0" w:lastRowFirstColumn="0" w:lastRowLastColumn="0"/>
            </w:pPr>
            <w:r>
              <w:t>67.6</w:t>
            </w:r>
          </w:p>
        </w:tc>
        <w:tc>
          <w:tcPr>
            <w:tcW w:w="1701" w:type="dxa"/>
            <w:tcPrChange w:id="1719" w:author="Kevin Toohey" w:date="2023-10-03T16:58:00Z">
              <w:tcPr>
                <w:tcW w:w="2408" w:type="dxa"/>
              </w:tcPr>
            </w:tcPrChange>
          </w:tcPr>
          <w:p w14:paraId="296C34BF" w14:textId="77777777" w:rsidR="008667A0" w:rsidRDefault="00165603">
            <w:pPr>
              <w:cnfStyle w:val="000000000000" w:firstRow="0" w:lastRow="0" w:firstColumn="0" w:lastColumn="0" w:oddVBand="0" w:evenVBand="0" w:oddHBand="0" w:evenHBand="0" w:firstRowFirstColumn="0" w:firstRowLastColumn="0" w:lastRowFirstColumn="0" w:lastRowLastColumn="0"/>
            </w:pPr>
            <w:r>
              <w:t>69.1</w:t>
            </w:r>
          </w:p>
        </w:tc>
        <w:tc>
          <w:tcPr>
            <w:tcW w:w="1701" w:type="dxa"/>
            <w:tcPrChange w:id="1720" w:author="Kevin Toohey" w:date="2023-10-03T16:58:00Z">
              <w:tcPr>
                <w:tcW w:w="2408" w:type="dxa"/>
              </w:tcPr>
            </w:tcPrChange>
          </w:tcPr>
          <w:p w14:paraId="37305895" w14:textId="77777777" w:rsidR="008667A0" w:rsidRDefault="00165603">
            <w:pPr>
              <w:cnfStyle w:val="000000000000" w:firstRow="0" w:lastRow="0" w:firstColumn="0" w:lastColumn="0" w:oddVBand="0" w:evenVBand="0" w:oddHBand="0" w:evenHBand="0" w:firstRowFirstColumn="0" w:firstRowLastColumn="0" w:lastRowFirstColumn="0" w:lastRowLastColumn="0"/>
            </w:pPr>
            <w:r>
              <w:t>70.6</w:t>
            </w:r>
          </w:p>
        </w:tc>
      </w:tr>
      <w:tr w:rsidR="008667A0" w14:paraId="33699934"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721" w:author="Kevin Toohey" w:date="2023-10-03T16:58:00Z">
              <w:tcPr>
                <w:tcW w:w="5040" w:type="dxa"/>
              </w:tcPr>
            </w:tcPrChange>
          </w:tcPr>
          <w:p w14:paraId="5AD9EC31" w14:textId="77777777" w:rsidR="008667A0" w:rsidRDefault="00165603">
            <w:r>
              <w:t xml:space="preserve">  CPI+4.5%p.a. over a 9-year rolling period(%)</w:t>
            </w:r>
          </w:p>
        </w:tc>
        <w:tc>
          <w:tcPr>
            <w:tcW w:w="1652" w:type="dxa"/>
            <w:tcPrChange w:id="1722" w:author="Kevin Toohey" w:date="2023-10-03T16:58:00Z">
              <w:tcPr>
                <w:tcW w:w="2408" w:type="dxa"/>
              </w:tcPr>
            </w:tcPrChange>
          </w:tcPr>
          <w:p w14:paraId="7546F129" w14:textId="77777777" w:rsidR="008667A0" w:rsidRDefault="00165603">
            <w:pPr>
              <w:cnfStyle w:val="000000000000" w:firstRow="0" w:lastRow="0" w:firstColumn="0" w:lastColumn="0" w:oddVBand="0" w:evenVBand="0" w:oddHBand="0" w:evenHBand="0" w:firstRowFirstColumn="0" w:firstRowLastColumn="0" w:lastRowFirstColumn="0" w:lastRowLastColumn="0"/>
            </w:pPr>
            <w:r>
              <w:t>56.3</w:t>
            </w:r>
          </w:p>
        </w:tc>
        <w:tc>
          <w:tcPr>
            <w:tcW w:w="1701" w:type="dxa"/>
            <w:tcPrChange w:id="1723" w:author="Kevin Toohey" w:date="2023-10-03T16:58:00Z">
              <w:tcPr>
                <w:tcW w:w="2408" w:type="dxa"/>
              </w:tcPr>
            </w:tcPrChange>
          </w:tcPr>
          <w:p w14:paraId="3D9E982C" w14:textId="77777777" w:rsidR="008667A0" w:rsidRDefault="00165603">
            <w:pPr>
              <w:cnfStyle w:val="000000000000" w:firstRow="0" w:lastRow="0" w:firstColumn="0" w:lastColumn="0" w:oddVBand="0" w:evenVBand="0" w:oddHBand="0" w:evenHBand="0" w:firstRowFirstColumn="0" w:firstRowLastColumn="0" w:lastRowFirstColumn="0" w:lastRowLastColumn="0"/>
            </w:pPr>
            <w:r>
              <w:t>59.5</w:t>
            </w:r>
          </w:p>
        </w:tc>
        <w:tc>
          <w:tcPr>
            <w:tcW w:w="1701" w:type="dxa"/>
            <w:tcPrChange w:id="1724" w:author="Kevin Toohey" w:date="2023-10-03T16:58:00Z">
              <w:tcPr>
                <w:tcW w:w="2408" w:type="dxa"/>
              </w:tcPr>
            </w:tcPrChange>
          </w:tcPr>
          <w:p w14:paraId="0840A794" w14:textId="77777777" w:rsidR="008667A0" w:rsidRDefault="00165603">
            <w:pPr>
              <w:cnfStyle w:val="000000000000" w:firstRow="0" w:lastRow="0" w:firstColumn="0" w:lastColumn="0" w:oddVBand="0" w:evenVBand="0" w:oddHBand="0" w:evenHBand="0" w:firstRowFirstColumn="0" w:firstRowLastColumn="0" w:lastRowFirstColumn="0" w:lastRowLastColumn="0"/>
            </w:pPr>
            <w:r>
              <w:t>58.5</w:t>
            </w:r>
          </w:p>
        </w:tc>
      </w:tr>
      <w:tr w:rsidR="008667A0" w14:paraId="52DF3CDE"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725" w:author="Kevin Toohey" w:date="2023-10-03T16:58:00Z">
              <w:tcPr>
                <w:tcW w:w="5040" w:type="dxa"/>
              </w:tcPr>
            </w:tcPrChange>
          </w:tcPr>
          <w:p w14:paraId="752741D2" w14:textId="77777777" w:rsidR="008667A0" w:rsidRDefault="00165603">
            <w:r>
              <w:t xml:space="preserve">  CPI+5.0%p.a. over a 9-year rolling period(%)</w:t>
            </w:r>
          </w:p>
        </w:tc>
        <w:tc>
          <w:tcPr>
            <w:tcW w:w="1652" w:type="dxa"/>
            <w:tcPrChange w:id="1726" w:author="Kevin Toohey" w:date="2023-10-03T16:58:00Z">
              <w:tcPr>
                <w:tcW w:w="2408" w:type="dxa"/>
              </w:tcPr>
            </w:tcPrChange>
          </w:tcPr>
          <w:p w14:paraId="7E14FEA3" w14:textId="77777777" w:rsidR="008667A0" w:rsidRDefault="00165603">
            <w:pPr>
              <w:cnfStyle w:val="000000000000" w:firstRow="0" w:lastRow="0" w:firstColumn="0" w:lastColumn="0" w:oddVBand="0" w:evenVBand="0" w:oddHBand="0" w:evenHBand="0" w:firstRowFirstColumn="0" w:firstRowLastColumn="0" w:lastRowFirstColumn="0" w:lastRowLastColumn="0"/>
            </w:pPr>
            <w:r>
              <w:t>44.0</w:t>
            </w:r>
          </w:p>
        </w:tc>
        <w:tc>
          <w:tcPr>
            <w:tcW w:w="1701" w:type="dxa"/>
            <w:tcPrChange w:id="1727" w:author="Kevin Toohey" w:date="2023-10-03T16:58:00Z">
              <w:tcPr>
                <w:tcW w:w="2408" w:type="dxa"/>
              </w:tcPr>
            </w:tcPrChange>
          </w:tcPr>
          <w:p w14:paraId="06799C0B" w14:textId="77777777" w:rsidR="008667A0" w:rsidRDefault="00165603">
            <w:pPr>
              <w:cnfStyle w:val="000000000000" w:firstRow="0" w:lastRow="0" w:firstColumn="0" w:lastColumn="0" w:oddVBand="0" w:evenVBand="0" w:oddHBand="0" w:evenHBand="0" w:firstRowFirstColumn="0" w:firstRowLastColumn="0" w:lastRowFirstColumn="0" w:lastRowLastColumn="0"/>
            </w:pPr>
            <w:r>
              <w:t>48.9</w:t>
            </w:r>
          </w:p>
        </w:tc>
        <w:tc>
          <w:tcPr>
            <w:tcW w:w="1701" w:type="dxa"/>
            <w:tcPrChange w:id="1728" w:author="Kevin Toohey" w:date="2023-10-03T16:58:00Z">
              <w:tcPr>
                <w:tcW w:w="2408" w:type="dxa"/>
              </w:tcPr>
            </w:tcPrChange>
          </w:tcPr>
          <w:p w14:paraId="026409F9" w14:textId="77777777" w:rsidR="008667A0" w:rsidRDefault="00165603">
            <w:pPr>
              <w:cnfStyle w:val="000000000000" w:firstRow="0" w:lastRow="0" w:firstColumn="0" w:lastColumn="0" w:oddVBand="0" w:evenVBand="0" w:oddHBand="0" w:evenHBand="0" w:firstRowFirstColumn="0" w:firstRowLastColumn="0" w:lastRowFirstColumn="0" w:lastRowLastColumn="0"/>
            </w:pPr>
            <w:r>
              <w:t>45.0</w:t>
            </w:r>
          </w:p>
        </w:tc>
      </w:tr>
      <w:tr w:rsidR="008667A0" w14:paraId="3D4DD852"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729" w:author="Kevin Toohey" w:date="2023-10-03T16:58:00Z">
              <w:tcPr>
                <w:tcW w:w="5040" w:type="dxa"/>
              </w:tcPr>
            </w:tcPrChange>
          </w:tcPr>
          <w:p w14:paraId="592EFF52" w14:textId="77777777" w:rsidR="008667A0" w:rsidRDefault="00165603">
            <w:r>
              <w:lastRenderedPageBreak/>
              <w:t xml:space="preserve">  CPI+3.0%p.a. over a 10-year rolling period(%)</w:t>
            </w:r>
          </w:p>
        </w:tc>
        <w:tc>
          <w:tcPr>
            <w:tcW w:w="1652" w:type="dxa"/>
            <w:tcPrChange w:id="1730" w:author="Kevin Toohey" w:date="2023-10-03T16:58:00Z">
              <w:tcPr>
                <w:tcW w:w="2408" w:type="dxa"/>
              </w:tcPr>
            </w:tcPrChange>
          </w:tcPr>
          <w:p w14:paraId="7B05C221" w14:textId="77777777" w:rsidR="008667A0" w:rsidRDefault="00165603">
            <w:pPr>
              <w:cnfStyle w:val="000000000000" w:firstRow="0" w:lastRow="0" w:firstColumn="0" w:lastColumn="0" w:oddVBand="0" w:evenVBand="0" w:oddHBand="0" w:evenHBand="0" w:firstRowFirstColumn="0" w:firstRowLastColumn="0" w:lastRowFirstColumn="0" w:lastRowLastColumn="0"/>
            </w:pPr>
            <w:r>
              <w:t>87.4</w:t>
            </w:r>
          </w:p>
        </w:tc>
        <w:tc>
          <w:tcPr>
            <w:tcW w:w="1701" w:type="dxa"/>
            <w:tcPrChange w:id="1731" w:author="Kevin Toohey" w:date="2023-10-03T16:58:00Z">
              <w:tcPr>
                <w:tcW w:w="2408" w:type="dxa"/>
              </w:tcPr>
            </w:tcPrChange>
          </w:tcPr>
          <w:p w14:paraId="26F567EC" w14:textId="77777777" w:rsidR="008667A0" w:rsidRDefault="00165603">
            <w:pPr>
              <w:cnfStyle w:val="000000000000" w:firstRow="0" w:lastRow="0" w:firstColumn="0" w:lastColumn="0" w:oddVBand="0" w:evenVBand="0" w:oddHBand="0" w:evenHBand="0" w:firstRowFirstColumn="0" w:firstRowLastColumn="0" w:lastRowFirstColumn="0" w:lastRowLastColumn="0"/>
            </w:pPr>
            <w:r>
              <w:t>86.7</w:t>
            </w:r>
          </w:p>
        </w:tc>
        <w:tc>
          <w:tcPr>
            <w:tcW w:w="1701" w:type="dxa"/>
            <w:tcPrChange w:id="1732" w:author="Kevin Toohey" w:date="2023-10-03T16:58:00Z">
              <w:tcPr>
                <w:tcW w:w="2408" w:type="dxa"/>
              </w:tcPr>
            </w:tcPrChange>
          </w:tcPr>
          <w:p w14:paraId="2FA08CFF" w14:textId="77777777" w:rsidR="008667A0" w:rsidRDefault="00165603">
            <w:pPr>
              <w:cnfStyle w:val="000000000000" w:firstRow="0" w:lastRow="0" w:firstColumn="0" w:lastColumn="0" w:oddVBand="0" w:evenVBand="0" w:oddHBand="0" w:evenHBand="0" w:firstRowFirstColumn="0" w:firstRowLastColumn="0" w:lastRowFirstColumn="0" w:lastRowLastColumn="0"/>
            </w:pPr>
            <w:r>
              <w:t>90.4</w:t>
            </w:r>
          </w:p>
        </w:tc>
      </w:tr>
      <w:tr w:rsidR="008667A0" w14:paraId="79A40BFC"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733" w:author="Kevin Toohey" w:date="2023-10-03T16:58:00Z">
              <w:tcPr>
                <w:tcW w:w="5040" w:type="dxa"/>
              </w:tcPr>
            </w:tcPrChange>
          </w:tcPr>
          <w:p w14:paraId="6E7098C7" w14:textId="77777777" w:rsidR="008667A0" w:rsidRDefault="00165603">
            <w:r>
              <w:t xml:space="preserve">  CPI+3.5%p.a. over a 10-year rolling period(%)</w:t>
            </w:r>
          </w:p>
        </w:tc>
        <w:tc>
          <w:tcPr>
            <w:tcW w:w="1652" w:type="dxa"/>
            <w:tcPrChange w:id="1734" w:author="Kevin Toohey" w:date="2023-10-03T16:58:00Z">
              <w:tcPr>
                <w:tcW w:w="2408" w:type="dxa"/>
              </w:tcPr>
            </w:tcPrChange>
          </w:tcPr>
          <w:p w14:paraId="70A20612" w14:textId="77777777" w:rsidR="008667A0" w:rsidRDefault="00165603">
            <w:pPr>
              <w:cnfStyle w:val="000000000000" w:firstRow="0" w:lastRow="0" w:firstColumn="0" w:lastColumn="0" w:oddVBand="0" w:evenVBand="0" w:oddHBand="0" w:evenHBand="0" w:firstRowFirstColumn="0" w:firstRowLastColumn="0" w:lastRowFirstColumn="0" w:lastRowLastColumn="0"/>
            </w:pPr>
            <w:r>
              <w:t>79.8</w:t>
            </w:r>
          </w:p>
        </w:tc>
        <w:tc>
          <w:tcPr>
            <w:tcW w:w="1701" w:type="dxa"/>
            <w:tcPrChange w:id="1735" w:author="Kevin Toohey" w:date="2023-10-03T16:58:00Z">
              <w:tcPr>
                <w:tcW w:w="2408" w:type="dxa"/>
              </w:tcPr>
            </w:tcPrChange>
          </w:tcPr>
          <w:p w14:paraId="12CFE371" w14:textId="77777777" w:rsidR="008667A0" w:rsidRDefault="00165603">
            <w:pPr>
              <w:cnfStyle w:val="000000000000" w:firstRow="0" w:lastRow="0" w:firstColumn="0" w:lastColumn="0" w:oddVBand="0" w:evenVBand="0" w:oddHBand="0" w:evenHBand="0" w:firstRowFirstColumn="0" w:firstRowLastColumn="0" w:lastRowFirstColumn="0" w:lastRowLastColumn="0"/>
            </w:pPr>
            <w:r>
              <w:t>80.1</w:t>
            </w:r>
          </w:p>
        </w:tc>
        <w:tc>
          <w:tcPr>
            <w:tcW w:w="1701" w:type="dxa"/>
            <w:tcPrChange w:id="1736" w:author="Kevin Toohey" w:date="2023-10-03T16:58:00Z">
              <w:tcPr>
                <w:tcW w:w="2408" w:type="dxa"/>
              </w:tcPr>
            </w:tcPrChange>
          </w:tcPr>
          <w:p w14:paraId="4C55261D" w14:textId="77777777" w:rsidR="008667A0" w:rsidRDefault="00165603">
            <w:pPr>
              <w:cnfStyle w:val="000000000000" w:firstRow="0" w:lastRow="0" w:firstColumn="0" w:lastColumn="0" w:oddVBand="0" w:evenVBand="0" w:oddHBand="0" w:evenHBand="0" w:firstRowFirstColumn="0" w:firstRowLastColumn="0" w:lastRowFirstColumn="0" w:lastRowLastColumn="0"/>
            </w:pPr>
            <w:r>
              <w:t>83.3</w:t>
            </w:r>
          </w:p>
        </w:tc>
      </w:tr>
      <w:tr w:rsidR="008667A0" w14:paraId="64EDA094"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737" w:author="Kevin Toohey" w:date="2023-10-03T16:58:00Z">
              <w:tcPr>
                <w:tcW w:w="5040" w:type="dxa"/>
              </w:tcPr>
            </w:tcPrChange>
          </w:tcPr>
          <w:p w14:paraId="256CC081" w14:textId="77777777" w:rsidR="008667A0" w:rsidRDefault="00165603">
            <w:pPr>
              <w:pStyle w:val="Mark1"/>
            </w:pPr>
            <w:r>
              <w:t xml:space="preserve">  CPI+4.0%p.a. over a 10-year rolling period(%)</w:t>
            </w:r>
          </w:p>
        </w:tc>
        <w:tc>
          <w:tcPr>
            <w:tcW w:w="1652" w:type="dxa"/>
            <w:tcPrChange w:id="1738" w:author="Kevin Toohey" w:date="2023-10-03T16:58:00Z">
              <w:tcPr>
                <w:tcW w:w="2408" w:type="dxa"/>
              </w:tcPr>
            </w:tcPrChange>
          </w:tcPr>
          <w:p w14:paraId="5821D560"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69.6</w:t>
            </w:r>
          </w:p>
        </w:tc>
        <w:tc>
          <w:tcPr>
            <w:tcW w:w="1701" w:type="dxa"/>
            <w:tcPrChange w:id="1739" w:author="Kevin Toohey" w:date="2023-10-03T16:58:00Z">
              <w:tcPr>
                <w:tcW w:w="2408" w:type="dxa"/>
              </w:tcPr>
            </w:tcPrChange>
          </w:tcPr>
          <w:p w14:paraId="2503ACC7"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71.4</w:t>
            </w:r>
          </w:p>
        </w:tc>
        <w:tc>
          <w:tcPr>
            <w:tcW w:w="1701" w:type="dxa"/>
            <w:tcPrChange w:id="1740" w:author="Kevin Toohey" w:date="2023-10-03T16:58:00Z">
              <w:tcPr>
                <w:tcW w:w="2408" w:type="dxa"/>
              </w:tcPr>
            </w:tcPrChange>
          </w:tcPr>
          <w:p w14:paraId="19080D29"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73.0</w:t>
            </w:r>
          </w:p>
        </w:tc>
      </w:tr>
      <w:tr w:rsidR="008667A0" w14:paraId="1AB65BF7"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741" w:author="Kevin Toohey" w:date="2023-10-03T16:58:00Z">
              <w:tcPr>
                <w:tcW w:w="5040" w:type="dxa"/>
              </w:tcPr>
            </w:tcPrChange>
          </w:tcPr>
          <w:p w14:paraId="0B3640EF" w14:textId="77777777" w:rsidR="008667A0" w:rsidRDefault="00165603">
            <w:r>
              <w:t xml:space="preserve">  CPI+4.5%p.a. over a 10-year rolling period(%)</w:t>
            </w:r>
          </w:p>
        </w:tc>
        <w:tc>
          <w:tcPr>
            <w:tcW w:w="1652" w:type="dxa"/>
            <w:tcPrChange w:id="1742" w:author="Kevin Toohey" w:date="2023-10-03T16:58:00Z">
              <w:tcPr>
                <w:tcW w:w="2408" w:type="dxa"/>
              </w:tcPr>
            </w:tcPrChange>
          </w:tcPr>
          <w:p w14:paraId="3B65CB45" w14:textId="77777777" w:rsidR="008667A0" w:rsidRDefault="00165603">
            <w:pPr>
              <w:cnfStyle w:val="000000000000" w:firstRow="0" w:lastRow="0" w:firstColumn="0" w:lastColumn="0" w:oddVBand="0" w:evenVBand="0" w:oddHBand="0" w:evenHBand="0" w:firstRowFirstColumn="0" w:firstRowLastColumn="0" w:lastRowFirstColumn="0" w:lastRowLastColumn="0"/>
            </w:pPr>
            <w:r>
              <w:t>57.1</w:t>
            </w:r>
          </w:p>
        </w:tc>
        <w:tc>
          <w:tcPr>
            <w:tcW w:w="1701" w:type="dxa"/>
            <w:tcPrChange w:id="1743" w:author="Kevin Toohey" w:date="2023-10-03T16:58:00Z">
              <w:tcPr>
                <w:tcW w:w="2408" w:type="dxa"/>
              </w:tcPr>
            </w:tcPrChange>
          </w:tcPr>
          <w:p w14:paraId="4B33E39E" w14:textId="77777777" w:rsidR="008667A0" w:rsidRDefault="00165603">
            <w:pPr>
              <w:cnfStyle w:val="000000000000" w:firstRow="0" w:lastRow="0" w:firstColumn="0" w:lastColumn="0" w:oddVBand="0" w:evenVBand="0" w:oddHBand="0" w:evenHBand="0" w:firstRowFirstColumn="0" w:firstRowLastColumn="0" w:lastRowFirstColumn="0" w:lastRowLastColumn="0"/>
            </w:pPr>
            <w:r>
              <w:t>60.8</w:t>
            </w:r>
          </w:p>
        </w:tc>
        <w:tc>
          <w:tcPr>
            <w:tcW w:w="1701" w:type="dxa"/>
            <w:tcPrChange w:id="1744" w:author="Kevin Toohey" w:date="2023-10-03T16:58:00Z">
              <w:tcPr>
                <w:tcW w:w="2408" w:type="dxa"/>
              </w:tcPr>
            </w:tcPrChange>
          </w:tcPr>
          <w:p w14:paraId="20AFFE2A" w14:textId="77777777" w:rsidR="008667A0" w:rsidRDefault="00165603">
            <w:pPr>
              <w:cnfStyle w:val="000000000000" w:firstRow="0" w:lastRow="0" w:firstColumn="0" w:lastColumn="0" w:oddVBand="0" w:evenVBand="0" w:oddHBand="0" w:evenHBand="0" w:firstRowFirstColumn="0" w:firstRowLastColumn="0" w:lastRowFirstColumn="0" w:lastRowLastColumn="0"/>
            </w:pPr>
            <w:r>
              <w:t>59.6</w:t>
            </w:r>
          </w:p>
        </w:tc>
      </w:tr>
      <w:tr w:rsidR="008667A0" w14:paraId="1230AC0D"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745" w:author="Kevin Toohey" w:date="2023-10-03T16:58:00Z">
              <w:tcPr>
                <w:tcW w:w="5040" w:type="dxa"/>
              </w:tcPr>
            </w:tcPrChange>
          </w:tcPr>
          <w:p w14:paraId="60F2C9E0" w14:textId="77777777" w:rsidR="008667A0" w:rsidRDefault="00165603">
            <w:r>
              <w:t xml:space="preserve">  CPI+5.0%p.a. over a 10-year rolling period(%)</w:t>
            </w:r>
          </w:p>
        </w:tc>
        <w:tc>
          <w:tcPr>
            <w:tcW w:w="1652" w:type="dxa"/>
            <w:tcPrChange w:id="1746" w:author="Kevin Toohey" w:date="2023-10-03T16:58:00Z">
              <w:tcPr>
                <w:tcW w:w="2408" w:type="dxa"/>
              </w:tcPr>
            </w:tcPrChange>
          </w:tcPr>
          <w:p w14:paraId="5D378A96" w14:textId="77777777" w:rsidR="008667A0" w:rsidRDefault="00165603">
            <w:pPr>
              <w:cnfStyle w:val="000000000000" w:firstRow="0" w:lastRow="0" w:firstColumn="0" w:lastColumn="0" w:oddVBand="0" w:evenVBand="0" w:oddHBand="0" w:evenHBand="0" w:firstRowFirstColumn="0" w:firstRowLastColumn="0" w:lastRowFirstColumn="0" w:lastRowLastColumn="0"/>
            </w:pPr>
            <w:r>
              <w:t>43.2</w:t>
            </w:r>
          </w:p>
        </w:tc>
        <w:tc>
          <w:tcPr>
            <w:tcW w:w="1701" w:type="dxa"/>
            <w:tcPrChange w:id="1747" w:author="Kevin Toohey" w:date="2023-10-03T16:58:00Z">
              <w:tcPr>
                <w:tcW w:w="2408" w:type="dxa"/>
              </w:tcPr>
            </w:tcPrChange>
          </w:tcPr>
          <w:p w14:paraId="36CC9221" w14:textId="77777777" w:rsidR="008667A0" w:rsidRDefault="00165603">
            <w:pPr>
              <w:cnfStyle w:val="000000000000" w:firstRow="0" w:lastRow="0" w:firstColumn="0" w:lastColumn="0" w:oddVBand="0" w:evenVBand="0" w:oddHBand="0" w:evenHBand="0" w:firstRowFirstColumn="0" w:firstRowLastColumn="0" w:lastRowFirstColumn="0" w:lastRowLastColumn="0"/>
            </w:pPr>
            <w:r>
              <w:t>48.7</w:t>
            </w:r>
          </w:p>
        </w:tc>
        <w:tc>
          <w:tcPr>
            <w:tcW w:w="1701" w:type="dxa"/>
            <w:tcPrChange w:id="1748" w:author="Kevin Toohey" w:date="2023-10-03T16:58:00Z">
              <w:tcPr>
                <w:tcW w:w="2408" w:type="dxa"/>
              </w:tcPr>
            </w:tcPrChange>
          </w:tcPr>
          <w:p w14:paraId="610EDC92" w14:textId="77777777" w:rsidR="008667A0" w:rsidRDefault="00165603">
            <w:pPr>
              <w:cnfStyle w:val="000000000000" w:firstRow="0" w:lastRow="0" w:firstColumn="0" w:lastColumn="0" w:oddVBand="0" w:evenVBand="0" w:oddHBand="0" w:evenHBand="0" w:firstRowFirstColumn="0" w:firstRowLastColumn="0" w:lastRowFirstColumn="0" w:lastRowLastColumn="0"/>
            </w:pPr>
            <w:r>
              <w:t>44.4</w:t>
            </w:r>
          </w:p>
        </w:tc>
      </w:tr>
      <w:tr w:rsidR="008667A0" w14:paraId="5CFE8BA1"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749" w:author="Kevin Toohey" w:date="2023-10-03T16:58:00Z">
              <w:tcPr>
                <w:tcW w:w="5040" w:type="dxa"/>
              </w:tcPr>
            </w:tcPrChange>
          </w:tcPr>
          <w:p w14:paraId="70452E7C" w14:textId="77777777" w:rsidR="008667A0" w:rsidRDefault="00165603">
            <w:r>
              <w:t xml:space="preserve">  CPI+3.0%p.a. over a 11-year rolling period(%)</w:t>
            </w:r>
          </w:p>
        </w:tc>
        <w:tc>
          <w:tcPr>
            <w:tcW w:w="1652" w:type="dxa"/>
            <w:tcPrChange w:id="1750" w:author="Kevin Toohey" w:date="2023-10-03T16:58:00Z">
              <w:tcPr>
                <w:tcW w:w="2408" w:type="dxa"/>
              </w:tcPr>
            </w:tcPrChange>
          </w:tcPr>
          <w:p w14:paraId="29153AFE" w14:textId="77777777" w:rsidR="008667A0" w:rsidRDefault="00165603">
            <w:pPr>
              <w:cnfStyle w:val="000000000000" w:firstRow="0" w:lastRow="0" w:firstColumn="0" w:lastColumn="0" w:oddVBand="0" w:evenVBand="0" w:oddHBand="0" w:evenHBand="0" w:firstRowFirstColumn="0" w:firstRowLastColumn="0" w:lastRowFirstColumn="0" w:lastRowLastColumn="0"/>
            </w:pPr>
            <w:r>
              <w:t>89.9</w:t>
            </w:r>
          </w:p>
        </w:tc>
        <w:tc>
          <w:tcPr>
            <w:tcW w:w="1701" w:type="dxa"/>
            <w:tcPrChange w:id="1751" w:author="Kevin Toohey" w:date="2023-10-03T16:58:00Z">
              <w:tcPr>
                <w:tcW w:w="2408" w:type="dxa"/>
              </w:tcPr>
            </w:tcPrChange>
          </w:tcPr>
          <w:p w14:paraId="2E84E423" w14:textId="77777777" w:rsidR="008667A0" w:rsidRDefault="00165603">
            <w:pPr>
              <w:cnfStyle w:val="000000000000" w:firstRow="0" w:lastRow="0" w:firstColumn="0" w:lastColumn="0" w:oddVBand="0" w:evenVBand="0" w:oddHBand="0" w:evenHBand="0" w:firstRowFirstColumn="0" w:firstRowLastColumn="0" w:lastRowFirstColumn="0" w:lastRowLastColumn="0"/>
            </w:pPr>
            <w:r>
              <w:t>89.3</w:t>
            </w:r>
          </w:p>
        </w:tc>
        <w:tc>
          <w:tcPr>
            <w:tcW w:w="1701" w:type="dxa"/>
            <w:tcPrChange w:id="1752" w:author="Kevin Toohey" w:date="2023-10-03T16:58:00Z">
              <w:tcPr>
                <w:tcW w:w="2408" w:type="dxa"/>
              </w:tcPr>
            </w:tcPrChange>
          </w:tcPr>
          <w:p w14:paraId="3B30DF98" w14:textId="77777777" w:rsidR="008667A0" w:rsidRDefault="00165603">
            <w:pPr>
              <w:cnfStyle w:val="000000000000" w:firstRow="0" w:lastRow="0" w:firstColumn="0" w:lastColumn="0" w:oddVBand="0" w:evenVBand="0" w:oddHBand="0" w:evenHBand="0" w:firstRowFirstColumn="0" w:firstRowLastColumn="0" w:lastRowFirstColumn="0" w:lastRowLastColumn="0"/>
            </w:pPr>
            <w:r>
              <w:t>92.8</w:t>
            </w:r>
          </w:p>
        </w:tc>
      </w:tr>
      <w:tr w:rsidR="008667A0" w14:paraId="148DA765"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753" w:author="Kevin Toohey" w:date="2023-10-03T16:58:00Z">
              <w:tcPr>
                <w:tcW w:w="5040" w:type="dxa"/>
              </w:tcPr>
            </w:tcPrChange>
          </w:tcPr>
          <w:p w14:paraId="2C3F8F48" w14:textId="77777777" w:rsidR="008667A0" w:rsidRDefault="00165603">
            <w:r>
              <w:t xml:space="preserve">  CPI+3.5%p.a. over a 11-year rolling period(%)</w:t>
            </w:r>
          </w:p>
        </w:tc>
        <w:tc>
          <w:tcPr>
            <w:tcW w:w="1652" w:type="dxa"/>
            <w:tcPrChange w:id="1754" w:author="Kevin Toohey" w:date="2023-10-03T16:58:00Z">
              <w:tcPr>
                <w:tcW w:w="2408" w:type="dxa"/>
              </w:tcPr>
            </w:tcPrChange>
          </w:tcPr>
          <w:p w14:paraId="1D68974C" w14:textId="77777777" w:rsidR="008667A0" w:rsidRDefault="00165603">
            <w:pPr>
              <w:cnfStyle w:val="000000000000" w:firstRow="0" w:lastRow="0" w:firstColumn="0" w:lastColumn="0" w:oddVBand="0" w:evenVBand="0" w:oddHBand="0" w:evenHBand="0" w:firstRowFirstColumn="0" w:firstRowLastColumn="0" w:lastRowFirstColumn="0" w:lastRowLastColumn="0"/>
            </w:pPr>
            <w:r>
              <w:t>82.5</w:t>
            </w:r>
          </w:p>
        </w:tc>
        <w:tc>
          <w:tcPr>
            <w:tcW w:w="1701" w:type="dxa"/>
            <w:tcPrChange w:id="1755" w:author="Kevin Toohey" w:date="2023-10-03T16:58:00Z">
              <w:tcPr>
                <w:tcW w:w="2408" w:type="dxa"/>
              </w:tcPr>
            </w:tcPrChange>
          </w:tcPr>
          <w:p w14:paraId="508105CA" w14:textId="77777777" w:rsidR="008667A0" w:rsidRDefault="00165603">
            <w:pPr>
              <w:cnfStyle w:val="000000000000" w:firstRow="0" w:lastRow="0" w:firstColumn="0" w:lastColumn="0" w:oddVBand="0" w:evenVBand="0" w:oddHBand="0" w:evenHBand="0" w:firstRowFirstColumn="0" w:firstRowLastColumn="0" w:lastRowFirstColumn="0" w:lastRowLastColumn="0"/>
            </w:pPr>
            <w:r>
              <w:t>82.8</w:t>
            </w:r>
          </w:p>
        </w:tc>
        <w:tc>
          <w:tcPr>
            <w:tcW w:w="1701" w:type="dxa"/>
            <w:tcPrChange w:id="1756" w:author="Kevin Toohey" w:date="2023-10-03T16:58:00Z">
              <w:tcPr>
                <w:tcW w:w="2408" w:type="dxa"/>
              </w:tcPr>
            </w:tcPrChange>
          </w:tcPr>
          <w:p w14:paraId="00C805A8" w14:textId="77777777" w:rsidR="008667A0" w:rsidRDefault="00165603">
            <w:pPr>
              <w:cnfStyle w:val="000000000000" w:firstRow="0" w:lastRow="0" w:firstColumn="0" w:lastColumn="0" w:oddVBand="0" w:evenVBand="0" w:oddHBand="0" w:evenHBand="0" w:firstRowFirstColumn="0" w:firstRowLastColumn="0" w:lastRowFirstColumn="0" w:lastRowLastColumn="0"/>
            </w:pPr>
            <w:r>
              <w:t>86.1</w:t>
            </w:r>
          </w:p>
        </w:tc>
      </w:tr>
      <w:tr w:rsidR="008667A0" w14:paraId="2797010C"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757" w:author="Kevin Toohey" w:date="2023-10-03T16:58:00Z">
              <w:tcPr>
                <w:tcW w:w="5040" w:type="dxa"/>
              </w:tcPr>
            </w:tcPrChange>
          </w:tcPr>
          <w:p w14:paraId="195B8B5C" w14:textId="77777777" w:rsidR="008667A0" w:rsidRDefault="00165603">
            <w:r>
              <w:t xml:space="preserve">  CPI+4.0%p.a. over a 11-year rolling period(%)</w:t>
            </w:r>
          </w:p>
        </w:tc>
        <w:tc>
          <w:tcPr>
            <w:tcW w:w="1652" w:type="dxa"/>
            <w:tcPrChange w:id="1758" w:author="Kevin Toohey" w:date="2023-10-03T16:58:00Z">
              <w:tcPr>
                <w:tcW w:w="2408" w:type="dxa"/>
              </w:tcPr>
            </w:tcPrChange>
          </w:tcPr>
          <w:p w14:paraId="67FE1A34" w14:textId="77777777" w:rsidR="008667A0" w:rsidRDefault="00165603">
            <w:pPr>
              <w:cnfStyle w:val="000000000000" w:firstRow="0" w:lastRow="0" w:firstColumn="0" w:lastColumn="0" w:oddVBand="0" w:evenVBand="0" w:oddHBand="0" w:evenHBand="0" w:firstRowFirstColumn="0" w:firstRowLastColumn="0" w:lastRowFirstColumn="0" w:lastRowLastColumn="0"/>
            </w:pPr>
            <w:r>
              <w:t>71.8</w:t>
            </w:r>
          </w:p>
        </w:tc>
        <w:tc>
          <w:tcPr>
            <w:tcW w:w="1701" w:type="dxa"/>
            <w:tcPrChange w:id="1759" w:author="Kevin Toohey" w:date="2023-10-03T16:58:00Z">
              <w:tcPr>
                <w:tcW w:w="2408" w:type="dxa"/>
              </w:tcPr>
            </w:tcPrChange>
          </w:tcPr>
          <w:p w14:paraId="1A4033EB" w14:textId="77777777" w:rsidR="008667A0" w:rsidRDefault="00165603">
            <w:pPr>
              <w:cnfStyle w:val="000000000000" w:firstRow="0" w:lastRow="0" w:firstColumn="0" w:lastColumn="0" w:oddVBand="0" w:evenVBand="0" w:oddHBand="0" w:evenHBand="0" w:firstRowFirstColumn="0" w:firstRowLastColumn="0" w:lastRowFirstColumn="0" w:lastRowLastColumn="0"/>
            </w:pPr>
            <w:r>
              <w:t>73.7</w:t>
            </w:r>
          </w:p>
        </w:tc>
        <w:tc>
          <w:tcPr>
            <w:tcW w:w="1701" w:type="dxa"/>
            <w:tcPrChange w:id="1760" w:author="Kevin Toohey" w:date="2023-10-03T16:58:00Z">
              <w:tcPr>
                <w:tcW w:w="2408" w:type="dxa"/>
              </w:tcPr>
            </w:tcPrChange>
          </w:tcPr>
          <w:p w14:paraId="2C147346" w14:textId="77777777" w:rsidR="008667A0" w:rsidRDefault="00165603">
            <w:pPr>
              <w:cnfStyle w:val="000000000000" w:firstRow="0" w:lastRow="0" w:firstColumn="0" w:lastColumn="0" w:oddVBand="0" w:evenVBand="0" w:oddHBand="0" w:evenHBand="0" w:firstRowFirstColumn="0" w:firstRowLastColumn="0" w:lastRowFirstColumn="0" w:lastRowLastColumn="0"/>
            </w:pPr>
            <w:r>
              <w:t>75.4</w:t>
            </w:r>
          </w:p>
        </w:tc>
      </w:tr>
      <w:tr w:rsidR="008667A0" w14:paraId="4A9F791D"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761" w:author="Kevin Toohey" w:date="2023-10-03T16:58:00Z">
              <w:tcPr>
                <w:tcW w:w="5040" w:type="dxa"/>
              </w:tcPr>
            </w:tcPrChange>
          </w:tcPr>
          <w:p w14:paraId="6710012C" w14:textId="77777777" w:rsidR="008667A0" w:rsidRDefault="00165603">
            <w:r>
              <w:t xml:space="preserve">  CPI+4.5%p.a. over a 11-year rolling period(%)</w:t>
            </w:r>
          </w:p>
        </w:tc>
        <w:tc>
          <w:tcPr>
            <w:tcW w:w="1652" w:type="dxa"/>
            <w:tcPrChange w:id="1762" w:author="Kevin Toohey" w:date="2023-10-03T16:58:00Z">
              <w:tcPr>
                <w:tcW w:w="2408" w:type="dxa"/>
              </w:tcPr>
            </w:tcPrChange>
          </w:tcPr>
          <w:p w14:paraId="6C09F0B0" w14:textId="77777777" w:rsidR="008667A0" w:rsidRDefault="00165603">
            <w:pPr>
              <w:cnfStyle w:val="000000000000" w:firstRow="0" w:lastRow="0" w:firstColumn="0" w:lastColumn="0" w:oddVBand="0" w:evenVBand="0" w:oddHBand="0" w:evenHBand="0" w:firstRowFirstColumn="0" w:firstRowLastColumn="0" w:lastRowFirstColumn="0" w:lastRowLastColumn="0"/>
            </w:pPr>
            <w:r>
              <w:t>58.0</w:t>
            </w:r>
          </w:p>
        </w:tc>
        <w:tc>
          <w:tcPr>
            <w:tcW w:w="1701" w:type="dxa"/>
            <w:tcPrChange w:id="1763" w:author="Kevin Toohey" w:date="2023-10-03T16:58:00Z">
              <w:tcPr>
                <w:tcW w:w="2408" w:type="dxa"/>
              </w:tcPr>
            </w:tcPrChange>
          </w:tcPr>
          <w:p w14:paraId="54638BDE" w14:textId="77777777" w:rsidR="008667A0" w:rsidRDefault="00165603">
            <w:pPr>
              <w:cnfStyle w:val="000000000000" w:firstRow="0" w:lastRow="0" w:firstColumn="0" w:lastColumn="0" w:oddVBand="0" w:evenVBand="0" w:oddHBand="0" w:evenHBand="0" w:firstRowFirstColumn="0" w:firstRowLastColumn="0" w:lastRowFirstColumn="0" w:lastRowLastColumn="0"/>
            </w:pPr>
            <w:r>
              <w:t>62.1</w:t>
            </w:r>
          </w:p>
        </w:tc>
        <w:tc>
          <w:tcPr>
            <w:tcW w:w="1701" w:type="dxa"/>
            <w:tcPrChange w:id="1764" w:author="Kevin Toohey" w:date="2023-10-03T16:58:00Z">
              <w:tcPr>
                <w:tcW w:w="2408" w:type="dxa"/>
              </w:tcPr>
            </w:tcPrChange>
          </w:tcPr>
          <w:p w14:paraId="09F9AE46" w14:textId="77777777" w:rsidR="008667A0" w:rsidRDefault="00165603">
            <w:pPr>
              <w:cnfStyle w:val="000000000000" w:firstRow="0" w:lastRow="0" w:firstColumn="0" w:lastColumn="0" w:oddVBand="0" w:evenVBand="0" w:oddHBand="0" w:evenHBand="0" w:firstRowFirstColumn="0" w:firstRowLastColumn="0" w:lastRowFirstColumn="0" w:lastRowLastColumn="0"/>
            </w:pPr>
            <w:r>
              <w:t>60.8</w:t>
            </w:r>
          </w:p>
        </w:tc>
      </w:tr>
      <w:tr w:rsidR="008667A0" w14:paraId="15421C0E"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765" w:author="Kevin Toohey" w:date="2023-10-03T16:58:00Z">
              <w:tcPr>
                <w:tcW w:w="5040" w:type="dxa"/>
              </w:tcPr>
            </w:tcPrChange>
          </w:tcPr>
          <w:p w14:paraId="62F62486" w14:textId="77777777" w:rsidR="008667A0" w:rsidRDefault="00165603">
            <w:r>
              <w:t xml:space="preserve">  CPI+5.0%p.a. over a 11-year rolling period(%)</w:t>
            </w:r>
          </w:p>
        </w:tc>
        <w:tc>
          <w:tcPr>
            <w:tcW w:w="1652" w:type="dxa"/>
            <w:tcPrChange w:id="1766" w:author="Kevin Toohey" w:date="2023-10-03T16:58:00Z">
              <w:tcPr>
                <w:tcW w:w="2408" w:type="dxa"/>
              </w:tcPr>
            </w:tcPrChange>
          </w:tcPr>
          <w:p w14:paraId="17E42477" w14:textId="77777777" w:rsidR="008667A0" w:rsidRDefault="00165603">
            <w:pPr>
              <w:cnfStyle w:val="000000000000" w:firstRow="0" w:lastRow="0" w:firstColumn="0" w:lastColumn="0" w:oddVBand="0" w:evenVBand="0" w:oddHBand="0" w:evenHBand="0" w:firstRowFirstColumn="0" w:firstRowLastColumn="0" w:lastRowFirstColumn="0" w:lastRowLastColumn="0"/>
            </w:pPr>
            <w:r>
              <w:t>42.3</w:t>
            </w:r>
          </w:p>
        </w:tc>
        <w:tc>
          <w:tcPr>
            <w:tcW w:w="1701" w:type="dxa"/>
            <w:tcPrChange w:id="1767" w:author="Kevin Toohey" w:date="2023-10-03T16:58:00Z">
              <w:tcPr>
                <w:tcW w:w="2408" w:type="dxa"/>
              </w:tcPr>
            </w:tcPrChange>
          </w:tcPr>
          <w:p w14:paraId="26579F68" w14:textId="77777777" w:rsidR="008667A0" w:rsidRDefault="00165603">
            <w:pPr>
              <w:cnfStyle w:val="000000000000" w:firstRow="0" w:lastRow="0" w:firstColumn="0" w:lastColumn="0" w:oddVBand="0" w:evenVBand="0" w:oddHBand="0" w:evenHBand="0" w:firstRowFirstColumn="0" w:firstRowLastColumn="0" w:lastRowFirstColumn="0" w:lastRowLastColumn="0"/>
            </w:pPr>
            <w:r>
              <w:t>48.6</w:t>
            </w:r>
          </w:p>
        </w:tc>
        <w:tc>
          <w:tcPr>
            <w:tcW w:w="1701" w:type="dxa"/>
            <w:tcPrChange w:id="1768" w:author="Kevin Toohey" w:date="2023-10-03T16:58:00Z">
              <w:tcPr>
                <w:tcW w:w="2408" w:type="dxa"/>
              </w:tcPr>
            </w:tcPrChange>
          </w:tcPr>
          <w:p w14:paraId="0A8B18C6" w14:textId="77777777" w:rsidR="008667A0" w:rsidRDefault="00165603">
            <w:pPr>
              <w:cnfStyle w:val="000000000000" w:firstRow="0" w:lastRow="0" w:firstColumn="0" w:lastColumn="0" w:oddVBand="0" w:evenVBand="0" w:oddHBand="0" w:evenHBand="0" w:firstRowFirstColumn="0" w:firstRowLastColumn="0" w:lastRowFirstColumn="0" w:lastRowLastColumn="0"/>
            </w:pPr>
            <w:r>
              <w:t>43.7</w:t>
            </w:r>
          </w:p>
        </w:tc>
      </w:tr>
      <w:tr w:rsidR="008667A0" w14:paraId="6E30347C"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769" w:author="Kevin Toohey" w:date="2023-10-03T16:58:00Z">
              <w:tcPr>
                <w:tcW w:w="5040" w:type="dxa"/>
              </w:tcPr>
            </w:tcPrChange>
          </w:tcPr>
          <w:p w14:paraId="243AFA70" w14:textId="77777777" w:rsidR="008667A0" w:rsidRDefault="00165603">
            <w:r>
              <w:t xml:space="preserve">  CPI+3.0%p.a. over a 12-year rolling period(%)</w:t>
            </w:r>
          </w:p>
        </w:tc>
        <w:tc>
          <w:tcPr>
            <w:tcW w:w="1652" w:type="dxa"/>
            <w:tcPrChange w:id="1770" w:author="Kevin Toohey" w:date="2023-10-03T16:58:00Z">
              <w:tcPr>
                <w:tcW w:w="2408" w:type="dxa"/>
              </w:tcPr>
            </w:tcPrChange>
          </w:tcPr>
          <w:p w14:paraId="05A65AC1" w14:textId="77777777" w:rsidR="008667A0" w:rsidRDefault="00165603">
            <w:pPr>
              <w:cnfStyle w:val="000000000000" w:firstRow="0" w:lastRow="0" w:firstColumn="0" w:lastColumn="0" w:oddVBand="0" w:evenVBand="0" w:oddHBand="0" w:evenHBand="0" w:firstRowFirstColumn="0" w:firstRowLastColumn="0" w:lastRowFirstColumn="0" w:lastRowLastColumn="0"/>
            </w:pPr>
            <w:r>
              <w:t>92.3</w:t>
            </w:r>
          </w:p>
        </w:tc>
        <w:tc>
          <w:tcPr>
            <w:tcW w:w="1701" w:type="dxa"/>
            <w:tcPrChange w:id="1771" w:author="Kevin Toohey" w:date="2023-10-03T16:58:00Z">
              <w:tcPr>
                <w:tcW w:w="2408" w:type="dxa"/>
              </w:tcPr>
            </w:tcPrChange>
          </w:tcPr>
          <w:p w14:paraId="59F45D34" w14:textId="77777777" w:rsidR="008667A0" w:rsidRDefault="00165603">
            <w:pPr>
              <w:cnfStyle w:val="000000000000" w:firstRow="0" w:lastRow="0" w:firstColumn="0" w:lastColumn="0" w:oddVBand="0" w:evenVBand="0" w:oddHBand="0" w:evenHBand="0" w:firstRowFirstColumn="0" w:firstRowLastColumn="0" w:lastRowFirstColumn="0" w:lastRowLastColumn="0"/>
            </w:pPr>
            <w:r>
              <w:t>91.7</w:t>
            </w:r>
          </w:p>
        </w:tc>
        <w:tc>
          <w:tcPr>
            <w:tcW w:w="1701" w:type="dxa"/>
            <w:tcPrChange w:id="1772" w:author="Kevin Toohey" w:date="2023-10-03T16:58:00Z">
              <w:tcPr>
                <w:tcW w:w="2408" w:type="dxa"/>
              </w:tcPr>
            </w:tcPrChange>
          </w:tcPr>
          <w:p w14:paraId="0EA86B7C" w14:textId="77777777" w:rsidR="008667A0" w:rsidRDefault="00165603">
            <w:pPr>
              <w:cnfStyle w:val="000000000000" w:firstRow="0" w:lastRow="0" w:firstColumn="0" w:lastColumn="0" w:oddVBand="0" w:evenVBand="0" w:oddHBand="0" w:evenHBand="0" w:firstRowFirstColumn="0" w:firstRowLastColumn="0" w:lastRowFirstColumn="0" w:lastRowLastColumn="0"/>
            </w:pPr>
            <w:r>
              <w:t>94.8</w:t>
            </w:r>
          </w:p>
        </w:tc>
      </w:tr>
      <w:tr w:rsidR="008667A0" w14:paraId="10727B14"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773" w:author="Kevin Toohey" w:date="2023-10-03T16:58:00Z">
              <w:tcPr>
                <w:tcW w:w="5040" w:type="dxa"/>
              </w:tcPr>
            </w:tcPrChange>
          </w:tcPr>
          <w:p w14:paraId="4A5A5AFA" w14:textId="77777777" w:rsidR="008667A0" w:rsidRDefault="00165603">
            <w:r>
              <w:t xml:space="preserve">  CPI+3.5%p.a. over a 12-year rolling period(%)</w:t>
            </w:r>
          </w:p>
        </w:tc>
        <w:tc>
          <w:tcPr>
            <w:tcW w:w="1652" w:type="dxa"/>
            <w:tcPrChange w:id="1774" w:author="Kevin Toohey" w:date="2023-10-03T16:58:00Z">
              <w:tcPr>
                <w:tcW w:w="2408" w:type="dxa"/>
              </w:tcPr>
            </w:tcPrChange>
          </w:tcPr>
          <w:p w14:paraId="07611240" w14:textId="77777777" w:rsidR="008667A0" w:rsidRDefault="00165603">
            <w:pPr>
              <w:cnfStyle w:val="000000000000" w:firstRow="0" w:lastRow="0" w:firstColumn="0" w:lastColumn="0" w:oddVBand="0" w:evenVBand="0" w:oddHBand="0" w:evenHBand="0" w:firstRowFirstColumn="0" w:firstRowLastColumn="0" w:lastRowFirstColumn="0" w:lastRowLastColumn="0"/>
            </w:pPr>
            <w:r>
              <w:t>85.2</w:t>
            </w:r>
          </w:p>
        </w:tc>
        <w:tc>
          <w:tcPr>
            <w:tcW w:w="1701" w:type="dxa"/>
            <w:tcPrChange w:id="1775" w:author="Kevin Toohey" w:date="2023-10-03T16:58:00Z">
              <w:tcPr>
                <w:tcW w:w="2408" w:type="dxa"/>
              </w:tcPr>
            </w:tcPrChange>
          </w:tcPr>
          <w:p w14:paraId="3205C42B" w14:textId="77777777" w:rsidR="008667A0" w:rsidRDefault="00165603">
            <w:pPr>
              <w:cnfStyle w:val="000000000000" w:firstRow="0" w:lastRow="0" w:firstColumn="0" w:lastColumn="0" w:oddVBand="0" w:evenVBand="0" w:oddHBand="0" w:evenHBand="0" w:firstRowFirstColumn="0" w:firstRowLastColumn="0" w:lastRowFirstColumn="0" w:lastRowLastColumn="0"/>
            </w:pPr>
            <w:r>
              <w:t>85.5</w:t>
            </w:r>
          </w:p>
        </w:tc>
        <w:tc>
          <w:tcPr>
            <w:tcW w:w="1701" w:type="dxa"/>
            <w:tcPrChange w:id="1776" w:author="Kevin Toohey" w:date="2023-10-03T16:58:00Z">
              <w:tcPr>
                <w:tcW w:w="2408" w:type="dxa"/>
              </w:tcPr>
            </w:tcPrChange>
          </w:tcPr>
          <w:p w14:paraId="224371D3" w14:textId="77777777" w:rsidR="008667A0" w:rsidRDefault="00165603">
            <w:pPr>
              <w:cnfStyle w:val="000000000000" w:firstRow="0" w:lastRow="0" w:firstColumn="0" w:lastColumn="0" w:oddVBand="0" w:evenVBand="0" w:oddHBand="0" w:evenHBand="0" w:firstRowFirstColumn="0" w:firstRowLastColumn="0" w:lastRowFirstColumn="0" w:lastRowLastColumn="0"/>
            </w:pPr>
            <w:r>
              <w:t>88.7</w:t>
            </w:r>
          </w:p>
        </w:tc>
      </w:tr>
      <w:tr w:rsidR="008667A0" w14:paraId="1B8A9E88"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777" w:author="Kevin Toohey" w:date="2023-10-03T16:58:00Z">
              <w:tcPr>
                <w:tcW w:w="5040" w:type="dxa"/>
              </w:tcPr>
            </w:tcPrChange>
          </w:tcPr>
          <w:p w14:paraId="12E8766D" w14:textId="77777777" w:rsidR="008667A0" w:rsidRDefault="00165603">
            <w:r>
              <w:t xml:space="preserve">  CPI+4.0%p.a. over a 12-year rolling period(%)</w:t>
            </w:r>
          </w:p>
        </w:tc>
        <w:tc>
          <w:tcPr>
            <w:tcW w:w="1652" w:type="dxa"/>
            <w:tcPrChange w:id="1778" w:author="Kevin Toohey" w:date="2023-10-03T16:58:00Z">
              <w:tcPr>
                <w:tcW w:w="2408" w:type="dxa"/>
              </w:tcPr>
            </w:tcPrChange>
          </w:tcPr>
          <w:p w14:paraId="7B13E400" w14:textId="77777777" w:rsidR="008667A0" w:rsidRDefault="00165603">
            <w:pPr>
              <w:cnfStyle w:val="000000000000" w:firstRow="0" w:lastRow="0" w:firstColumn="0" w:lastColumn="0" w:oddVBand="0" w:evenVBand="0" w:oddHBand="0" w:evenHBand="0" w:firstRowFirstColumn="0" w:firstRowLastColumn="0" w:lastRowFirstColumn="0" w:lastRowLastColumn="0"/>
            </w:pPr>
            <w:r>
              <w:t>74.1</w:t>
            </w:r>
          </w:p>
        </w:tc>
        <w:tc>
          <w:tcPr>
            <w:tcW w:w="1701" w:type="dxa"/>
            <w:tcPrChange w:id="1779" w:author="Kevin Toohey" w:date="2023-10-03T16:58:00Z">
              <w:tcPr>
                <w:tcW w:w="2408" w:type="dxa"/>
              </w:tcPr>
            </w:tcPrChange>
          </w:tcPr>
          <w:p w14:paraId="451EBAE0" w14:textId="77777777" w:rsidR="008667A0" w:rsidRDefault="00165603">
            <w:pPr>
              <w:cnfStyle w:val="000000000000" w:firstRow="0" w:lastRow="0" w:firstColumn="0" w:lastColumn="0" w:oddVBand="0" w:evenVBand="0" w:oddHBand="0" w:evenHBand="0" w:firstRowFirstColumn="0" w:firstRowLastColumn="0" w:lastRowFirstColumn="0" w:lastRowLastColumn="0"/>
            </w:pPr>
            <w:r>
              <w:t>76.1</w:t>
            </w:r>
          </w:p>
        </w:tc>
        <w:tc>
          <w:tcPr>
            <w:tcW w:w="1701" w:type="dxa"/>
            <w:tcPrChange w:id="1780" w:author="Kevin Toohey" w:date="2023-10-03T16:58:00Z">
              <w:tcPr>
                <w:tcW w:w="2408" w:type="dxa"/>
              </w:tcPr>
            </w:tcPrChange>
          </w:tcPr>
          <w:p w14:paraId="46F40C59" w14:textId="77777777" w:rsidR="008667A0" w:rsidRDefault="00165603">
            <w:pPr>
              <w:cnfStyle w:val="000000000000" w:firstRow="0" w:lastRow="0" w:firstColumn="0" w:lastColumn="0" w:oddVBand="0" w:evenVBand="0" w:oddHBand="0" w:evenHBand="0" w:firstRowFirstColumn="0" w:firstRowLastColumn="0" w:lastRowFirstColumn="0" w:lastRowLastColumn="0"/>
            </w:pPr>
            <w:r>
              <w:t>77.9</w:t>
            </w:r>
          </w:p>
        </w:tc>
      </w:tr>
      <w:tr w:rsidR="008667A0" w14:paraId="575611D1"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781" w:author="Kevin Toohey" w:date="2023-10-03T16:58:00Z">
              <w:tcPr>
                <w:tcW w:w="5040" w:type="dxa"/>
              </w:tcPr>
            </w:tcPrChange>
          </w:tcPr>
          <w:p w14:paraId="2FF085F9" w14:textId="77777777" w:rsidR="008667A0" w:rsidRDefault="00165603">
            <w:r>
              <w:t xml:space="preserve">  CPI+4.5%p.a. over a 12-year rolling period(%)</w:t>
            </w:r>
          </w:p>
        </w:tc>
        <w:tc>
          <w:tcPr>
            <w:tcW w:w="1652" w:type="dxa"/>
            <w:tcPrChange w:id="1782" w:author="Kevin Toohey" w:date="2023-10-03T16:58:00Z">
              <w:tcPr>
                <w:tcW w:w="2408" w:type="dxa"/>
              </w:tcPr>
            </w:tcPrChange>
          </w:tcPr>
          <w:p w14:paraId="39506EA2" w14:textId="77777777" w:rsidR="008667A0" w:rsidRDefault="00165603">
            <w:pPr>
              <w:cnfStyle w:val="000000000000" w:firstRow="0" w:lastRow="0" w:firstColumn="0" w:lastColumn="0" w:oddVBand="0" w:evenVBand="0" w:oddHBand="0" w:evenHBand="0" w:firstRowFirstColumn="0" w:firstRowLastColumn="0" w:lastRowFirstColumn="0" w:lastRowLastColumn="0"/>
            </w:pPr>
            <w:r>
              <w:t>58.9</w:t>
            </w:r>
          </w:p>
        </w:tc>
        <w:tc>
          <w:tcPr>
            <w:tcW w:w="1701" w:type="dxa"/>
            <w:tcPrChange w:id="1783" w:author="Kevin Toohey" w:date="2023-10-03T16:58:00Z">
              <w:tcPr>
                <w:tcW w:w="2408" w:type="dxa"/>
              </w:tcPr>
            </w:tcPrChange>
          </w:tcPr>
          <w:p w14:paraId="5DB11A23" w14:textId="77777777" w:rsidR="008667A0" w:rsidRDefault="00165603">
            <w:pPr>
              <w:cnfStyle w:val="000000000000" w:firstRow="0" w:lastRow="0" w:firstColumn="0" w:lastColumn="0" w:oddVBand="0" w:evenVBand="0" w:oddHBand="0" w:evenHBand="0" w:firstRowFirstColumn="0" w:firstRowLastColumn="0" w:lastRowFirstColumn="0" w:lastRowLastColumn="0"/>
            </w:pPr>
            <w:r>
              <w:t>63.5</w:t>
            </w:r>
          </w:p>
        </w:tc>
        <w:tc>
          <w:tcPr>
            <w:tcW w:w="1701" w:type="dxa"/>
            <w:tcPrChange w:id="1784" w:author="Kevin Toohey" w:date="2023-10-03T16:58:00Z">
              <w:tcPr>
                <w:tcW w:w="2408" w:type="dxa"/>
              </w:tcPr>
            </w:tcPrChange>
          </w:tcPr>
          <w:p w14:paraId="6E449005" w14:textId="77777777" w:rsidR="008667A0" w:rsidRDefault="00165603">
            <w:pPr>
              <w:cnfStyle w:val="000000000000" w:firstRow="0" w:lastRow="0" w:firstColumn="0" w:lastColumn="0" w:oddVBand="0" w:evenVBand="0" w:oddHBand="0" w:evenHBand="0" w:firstRowFirstColumn="0" w:firstRowLastColumn="0" w:lastRowFirstColumn="0" w:lastRowLastColumn="0"/>
            </w:pPr>
            <w:r>
              <w:t>62.1</w:t>
            </w:r>
          </w:p>
        </w:tc>
      </w:tr>
      <w:tr w:rsidR="008667A0" w14:paraId="646992C1"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785" w:author="Kevin Toohey" w:date="2023-10-03T16:58:00Z">
              <w:tcPr>
                <w:tcW w:w="5040" w:type="dxa"/>
              </w:tcPr>
            </w:tcPrChange>
          </w:tcPr>
          <w:p w14:paraId="1BF65E76" w14:textId="77777777" w:rsidR="008667A0" w:rsidRDefault="00165603">
            <w:r>
              <w:t xml:space="preserve">  CPI+5.0%p.a. over a 12-year rolling period(%)</w:t>
            </w:r>
          </w:p>
        </w:tc>
        <w:tc>
          <w:tcPr>
            <w:tcW w:w="1652" w:type="dxa"/>
            <w:tcPrChange w:id="1786" w:author="Kevin Toohey" w:date="2023-10-03T16:58:00Z">
              <w:tcPr>
                <w:tcW w:w="2408" w:type="dxa"/>
              </w:tcPr>
            </w:tcPrChange>
          </w:tcPr>
          <w:p w14:paraId="55929F0C" w14:textId="77777777" w:rsidR="008667A0" w:rsidRDefault="00165603">
            <w:pPr>
              <w:cnfStyle w:val="000000000000" w:firstRow="0" w:lastRow="0" w:firstColumn="0" w:lastColumn="0" w:oddVBand="0" w:evenVBand="0" w:oddHBand="0" w:evenHBand="0" w:firstRowFirstColumn="0" w:firstRowLastColumn="0" w:lastRowFirstColumn="0" w:lastRowLastColumn="0"/>
            </w:pPr>
            <w:r>
              <w:t>41.4</w:t>
            </w:r>
          </w:p>
        </w:tc>
        <w:tc>
          <w:tcPr>
            <w:tcW w:w="1701" w:type="dxa"/>
            <w:tcPrChange w:id="1787" w:author="Kevin Toohey" w:date="2023-10-03T16:58:00Z">
              <w:tcPr>
                <w:tcW w:w="2408" w:type="dxa"/>
              </w:tcPr>
            </w:tcPrChange>
          </w:tcPr>
          <w:p w14:paraId="74EC6274" w14:textId="77777777" w:rsidR="008667A0" w:rsidRDefault="00165603">
            <w:pPr>
              <w:cnfStyle w:val="000000000000" w:firstRow="0" w:lastRow="0" w:firstColumn="0" w:lastColumn="0" w:oddVBand="0" w:evenVBand="0" w:oddHBand="0" w:evenHBand="0" w:firstRowFirstColumn="0" w:firstRowLastColumn="0" w:lastRowFirstColumn="0" w:lastRowLastColumn="0"/>
            </w:pPr>
            <w:r>
              <w:t>48.4</w:t>
            </w:r>
          </w:p>
        </w:tc>
        <w:tc>
          <w:tcPr>
            <w:tcW w:w="1701" w:type="dxa"/>
            <w:tcPrChange w:id="1788" w:author="Kevin Toohey" w:date="2023-10-03T16:58:00Z">
              <w:tcPr>
                <w:tcW w:w="2408" w:type="dxa"/>
              </w:tcPr>
            </w:tcPrChange>
          </w:tcPr>
          <w:p w14:paraId="2B89E6D7" w14:textId="77777777" w:rsidR="008667A0" w:rsidRDefault="00165603">
            <w:pPr>
              <w:cnfStyle w:val="000000000000" w:firstRow="0" w:lastRow="0" w:firstColumn="0" w:lastColumn="0" w:oddVBand="0" w:evenVBand="0" w:oddHBand="0" w:evenHBand="0" w:firstRowFirstColumn="0" w:firstRowLastColumn="0" w:lastRowFirstColumn="0" w:lastRowLastColumn="0"/>
            </w:pPr>
            <w:r>
              <w:t>42.9</w:t>
            </w:r>
          </w:p>
        </w:tc>
      </w:tr>
      <w:tr w:rsidR="008667A0" w14:paraId="46C8C083"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789" w:author="Kevin Toohey" w:date="2023-10-03T16:58:00Z">
              <w:tcPr>
                <w:tcW w:w="5040" w:type="dxa"/>
              </w:tcPr>
            </w:tcPrChange>
          </w:tcPr>
          <w:p w14:paraId="412FEF59" w14:textId="77777777" w:rsidR="008667A0" w:rsidRDefault="00165603">
            <w:r>
              <w:rPr>
                <w:b/>
              </w:rPr>
              <w:t>Annualised Value at Risk</w:t>
            </w:r>
          </w:p>
        </w:tc>
        <w:tc>
          <w:tcPr>
            <w:tcW w:w="1652" w:type="dxa"/>
            <w:tcPrChange w:id="1790" w:author="Kevin Toohey" w:date="2023-10-03T16:58:00Z">
              <w:tcPr>
                <w:tcW w:w="2408" w:type="dxa"/>
              </w:tcPr>
            </w:tcPrChange>
          </w:tcPr>
          <w:p w14:paraId="66FDFF1F"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Change w:id="1791" w:author="Kevin Toohey" w:date="2023-10-03T16:58:00Z">
              <w:tcPr>
                <w:tcW w:w="2408" w:type="dxa"/>
              </w:tcPr>
            </w:tcPrChange>
          </w:tcPr>
          <w:p w14:paraId="393147A4"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Change w:id="1792" w:author="Kevin Toohey" w:date="2023-10-03T16:58:00Z">
              <w:tcPr>
                <w:tcW w:w="2408" w:type="dxa"/>
              </w:tcPr>
            </w:tcPrChange>
          </w:tcPr>
          <w:p w14:paraId="3296305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512B6A03"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793" w:author="Kevin Toohey" w:date="2023-10-03T16:58:00Z">
              <w:tcPr>
                <w:tcW w:w="5040" w:type="dxa"/>
              </w:tcPr>
            </w:tcPrChange>
          </w:tcPr>
          <w:p w14:paraId="1E8E2BB2" w14:textId="77777777" w:rsidR="008667A0" w:rsidRDefault="00165603">
            <w:r>
              <w:t xml:space="preserve">  1 in 20 year event(%)</w:t>
            </w:r>
          </w:p>
        </w:tc>
        <w:tc>
          <w:tcPr>
            <w:tcW w:w="1652" w:type="dxa"/>
            <w:tcPrChange w:id="1794" w:author="Kevin Toohey" w:date="2023-10-03T16:58:00Z">
              <w:tcPr>
                <w:tcW w:w="2408" w:type="dxa"/>
              </w:tcPr>
            </w:tcPrChange>
          </w:tcPr>
          <w:p w14:paraId="4F2F17CA" w14:textId="77777777" w:rsidR="008667A0" w:rsidRDefault="00165603">
            <w:pPr>
              <w:cnfStyle w:val="000000000000" w:firstRow="0" w:lastRow="0" w:firstColumn="0" w:lastColumn="0" w:oddVBand="0" w:evenVBand="0" w:oddHBand="0" w:evenHBand="0" w:firstRowFirstColumn="0" w:firstRowLastColumn="0" w:lastRowFirstColumn="0" w:lastRowLastColumn="0"/>
            </w:pPr>
            <w:r>
              <w:t>-6.7</w:t>
            </w:r>
          </w:p>
        </w:tc>
        <w:tc>
          <w:tcPr>
            <w:tcW w:w="1701" w:type="dxa"/>
            <w:tcPrChange w:id="1795" w:author="Kevin Toohey" w:date="2023-10-03T16:58:00Z">
              <w:tcPr>
                <w:tcW w:w="2408" w:type="dxa"/>
              </w:tcPr>
            </w:tcPrChange>
          </w:tcPr>
          <w:p w14:paraId="5CB08F33" w14:textId="77777777" w:rsidR="008667A0" w:rsidRDefault="00165603">
            <w:pPr>
              <w:cnfStyle w:val="000000000000" w:firstRow="0" w:lastRow="0" w:firstColumn="0" w:lastColumn="0" w:oddVBand="0" w:evenVBand="0" w:oddHBand="0" w:evenHBand="0" w:firstRowFirstColumn="0" w:firstRowLastColumn="0" w:lastRowFirstColumn="0" w:lastRowLastColumn="0"/>
            </w:pPr>
            <w:r>
              <w:t>-8.7</w:t>
            </w:r>
          </w:p>
        </w:tc>
        <w:tc>
          <w:tcPr>
            <w:tcW w:w="1701" w:type="dxa"/>
            <w:tcPrChange w:id="1796" w:author="Kevin Toohey" w:date="2023-10-03T16:58:00Z">
              <w:tcPr>
                <w:tcW w:w="2408" w:type="dxa"/>
              </w:tcPr>
            </w:tcPrChange>
          </w:tcPr>
          <w:p w14:paraId="7C728A2A" w14:textId="77777777" w:rsidR="008667A0" w:rsidRDefault="00165603">
            <w:pPr>
              <w:cnfStyle w:val="000000000000" w:firstRow="0" w:lastRow="0" w:firstColumn="0" w:lastColumn="0" w:oddVBand="0" w:evenVBand="0" w:oddHBand="0" w:evenHBand="0" w:firstRowFirstColumn="0" w:firstRowLastColumn="0" w:lastRowFirstColumn="0" w:lastRowLastColumn="0"/>
            </w:pPr>
            <w:r>
              <w:t>-5.4</w:t>
            </w:r>
          </w:p>
        </w:tc>
      </w:tr>
      <w:tr w:rsidR="008667A0" w14:paraId="4767C512"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797" w:author="Kevin Toohey" w:date="2023-10-03T16:58:00Z">
              <w:tcPr>
                <w:tcW w:w="5040" w:type="dxa"/>
              </w:tcPr>
            </w:tcPrChange>
          </w:tcPr>
          <w:p w14:paraId="098EDF91" w14:textId="77777777" w:rsidR="008667A0" w:rsidRDefault="00165603">
            <w:r>
              <w:rPr>
                <w:b/>
              </w:rPr>
              <w:t>Frequency of Negative Annual Total Return</w:t>
            </w:r>
          </w:p>
        </w:tc>
        <w:tc>
          <w:tcPr>
            <w:tcW w:w="1652" w:type="dxa"/>
            <w:tcPrChange w:id="1798" w:author="Kevin Toohey" w:date="2023-10-03T16:58:00Z">
              <w:tcPr>
                <w:tcW w:w="2408" w:type="dxa"/>
              </w:tcPr>
            </w:tcPrChange>
          </w:tcPr>
          <w:p w14:paraId="4923756C"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Change w:id="1799" w:author="Kevin Toohey" w:date="2023-10-03T16:58:00Z">
              <w:tcPr>
                <w:tcW w:w="2408" w:type="dxa"/>
              </w:tcPr>
            </w:tcPrChange>
          </w:tcPr>
          <w:p w14:paraId="705C8F7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Change w:id="1800" w:author="Kevin Toohey" w:date="2023-10-03T16:58:00Z">
              <w:tcPr>
                <w:tcW w:w="2408" w:type="dxa"/>
              </w:tcPr>
            </w:tcPrChange>
          </w:tcPr>
          <w:p w14:paraId="29F8C344"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501EF021"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801" w:author="Kevin Toohey" w:date="2023-10-03T16:58:00Z">
              <w:tcPr>
                <w:tcW w:w="5040" w:type="dxa"/>
              </w:tcPr>
            </w:tcPrChange>
          </w:tcPr>
          <w:p w14:paraId="7300144F" w14:textId="77777777" w:rsidR="008667A0" w:rsidRDefault="00165603">
            <w:r>
              <w:t xml:space="preserve">  Number of Negative Annual Return in any 20-year period</w:t>
            </w:r>
          </w:p>
        </w:tc>
        <w:tc>
          <w:tcPr>
            <w:tcW w:w="1652" w:type="dxa"/>
            <w:tcPrChange w:id="1802" w:author="Kevin Toohey" w:date="2023-10-03T16:58:00Z">
              <w:tcPr>
                <w:tcW w:w="2408" w:type="dxa"/>
              </w:tcPr>
            </w:tcPrChange>
          </w:tcPr>
          <w:p w14:paraId="6518138E" w14:textId="77777777" w:rsidR="008667A0" w:rsidRDefault="00165603">
            <w:pPr>
              <w:cnfStyle w:val="000000000000" w:firstRow="0" w:lastRow="0" w:firstColumn="0" w:lastColumn="0" w:oddVBand="0" w:evenVBand="0" w:oddHBand="0" w:evenHBand="0" w:firstRowFirstColumn="0" w:firstRowLastColumn="0" w:lastRowFirstColumn="0" w:lastRowLastColumn="0"/>
            </w:pPr>
            <w:r>
              <w:t>3.9</w:t>
            </w:r>
          </w:p>
        </w:tc>
        <w:tc>
          <w:tcPr>
            <w:tcW w:w="1701" w:type="dxa"/>
            <w:tcPrChange w:id="1803" w:author="Kevin Toohey" w:date="2023-10-03T16:58:00Z">
              <w:tcPr>
                <w:tcW w:w="2408" w:type="dxa"/>
              </w:tcPr>
            </w:tcPrChange>
          </w:tcPr>
          <w:p w14:paraId="67B32E56" w14:textId="77777777" w:rsidR="008667A0" w:rsidRDefault="00165603">
            <w:pPr>
              <w:cnfStyle w:val="000000000000" w:firstRow="0" w:lastRow="0" w:firstColumn="0" w:lastColumn="0" w:oddVBand="0" w:evenVBand="0" w:oddHBand="0" w:evenHBand="0" w:firstRowFirstColumn="0" w:firstRowLastColumn="0" w:lastRowFirstColumn="0" w:lastRowLastColumn="0"/>
            </w:pPr>
            <w:r>
              <w:t>4.4</w:t>
            </w:r>
          </w:p>
        </w:tc>
        <w:tc>
          <w:tcPr>
            <w:tcW w:w="1701" w:type="dxa"/>
            <w:tcPrChange w:id="1804" w:author="Kevin Toohey" w:date="2023-10-03T16:58:00Z">
              <w:tcPr>
                <w:tcW w:w="2408" w:type="dxa"/>
              </w:tcPr>
            </w:tcPrChange>
          </w:tcPr>
          <w:p w14:paraId="60058DD4" w14:textId="77777777" w:rsidR="008667A0" w:rsidRDefault="00165603">
            <w:pPr>
              <w:cnfStyle w:val="000000000000" w:firstRow="0" w:lastRow="0" w:firstColumn="0" w:lastColumn="0" w:oddVBand="0" w:evenVBand="0" w:oddHBand="0" w:evenHBand="0" w:firstRowFirstColumn="0" w:firstRowLastColumn="0" w:lastRowFirstColumn="0" w:lastRowLastColumn="0"/>
            </w:pPr>
            <w:r>
              <w:t>3.4</w:t>
            </w:r>
          </w:p>
        </w:tc>
      </w:tr>
      <w:tr w:rsidR="008667A0" w14:paraId="23B54C71" w14:textId="77777777" w:rsidTr="00376C08">
        <w:tc>
          <w:tcPr>
            <w:cnfStyle w:val="001000000000" w:firstRow="0" w:lastRow="0" w:firstColumn="1" w:lastColumn="0" w:oddVBand="0" w:evenVBand="0" w:oddHBand="0" w:evenHBand="0" w:firstRowFirstColumn="0" w:firstRowLastColumn="0" w:lastRowFirstColumn="0" w:lastRowLastColumn="0"/>
            <w:tcW w:w="4820" w:type="dxa"/>
            <w:tcPrChange w:id="1805" w:author="Kevin Toohey" w:date="2023-10-03T16:58:00Z">
              <w:tcPr>
                <w:tcW w:w="5040" w:type="dxa"/>
              </w:tcPr>
            </w:tcPrChange>
          </w:tcPr>
          <w:p w14:paraId="4DEF1454" w14:textId="77777777" w:rsidR="008667A0" w:rsidRDefault="00165603">
            <w:r>
              <w:t xml:space="preserve">  Probability of a Negative Annual Return(%)</w:t>
            </w:r>
          </w:p>
        </w:tc>
        <w:tc>
          <w:tcPr>
            <w:tcW w:w="1652" w:type="dxa"/>
            <w:tcPrChange w:id="1806" w:author="Kevin Toohey" w:date="2023-10-03T16:58:00Z">
              <w:tcPr>
                <w:tcW w:w="2408" w:type="dxa"/>
              </w:tcPr>
            </w:tcPrChange>
          </w:tcPr>
          <w:p w14:paraId="67EBBB65" w14:textId="77777777" w:rsidR="008667A0" w:rsidRDefault="00165603">
            <w:pPr>
              <w:cnfStyle w:val="000000000000" w:firstRow="0" w:lastRow="0" w:firstColumn="0" w:lastColumn="0" w:oddVBand="0" w:evenVBand="0" w:oddHBand="0" w:evenHBand="0" w:firstRowFirstColumn="0" w:firstRowLastColumn="0" w:lastRowFirstColumn="0" w:lastRowLastColumn="0"/>
            </w:pPr>
            <w:r>
              <w:t>19.4</w:t>
            </w:r>
          </w:p>
        </w:tc>
        <w:tc>
          <w:tcPr>
            <w:tcW w:w="1701" w:type="dxa"/>
            <w:tcPrChange w:id="1807" w:author="Kevin Toohey" w:date="2023-10-03T16:58:00Z">
              <w:tcPr>
                <w:tcW w:w="2408" w:type="dxa"/>
              </w:tcPr>
            </w:tcPrChange>
          </w:tcPr>
          <w:p w14:paraId="59810C93" w14:textId="77777777" w:rsidR="008667A0" w:rsidRDefault="00165603">
            <w:pPr>
              <w:cnfStyle w:val="000000000000" w:firstRow="0" w:lastRow="0" w:firstColumn="0" w:lastColumn="0" w:oddVBand="0" w:evenVBand="0" w:oddHBand="0" w:evenHBand="0" w:firstRowFirstColumn="0" w:firstRowLastColumn="0" w:lastRowFirstColumn="0" w:lastRowLastColumn="0"/>
            </w:pPr>
            <w:r>
              <w:t>22.1</w:t>
            </w:r>
          </w:p>
        </w:tc>
        <w:tc>
          <w:tcPr>
            <w:tcW w:w="1701" w:type="dxa"/>
            <w:tcPrChange w:id="1808" w:author="Kevin Toohey" w:date="2023-10-03T16:58:00Z">
              <w:tcPr>
                <w:tcW w:w="2408" w:type="dxa"/>
              </w:tcPr>
            </w:tcPrChange>
          </w:tcPr>
          <w:p w14:paraId="46CC390C" w14:textId="77777777" w:rsidR="008667A0" w:rsidRDefault="00165603">
            <w:pPr>
              <w:cnfStyle w:val="000000000000" w:firstRow="0" w:lastRow="0" w:firstColumn="0" w:lastColumn="0" w:oddVBand="0" w:evenVBand="0" w:oddHBand="0" w:evenHBand="0" w:firstRowFirstColumn="0" w:firstRowLastColumn="0" w:lastRowFirstColumn="0" w:lastRowLastColumn="0"/>
            </w:pPr>
            <w:r>
              <w:t>16.9</w:t>
            </w:r>
          </w:p>
        </w:tc>
      </w:tr>
    </w:tbl>
    <w:p w14:paraId="7D423EAC" w14:textId="77777777" w:rsidR="008667A0" w:rsidRDefault="008667A0">
      <w:pPr>
        <w:pStyle w:val="BodyStyle"/>
      </w:pPr>
    </w:p>
    <w:p w14:paraId="716B5274" w14:textId="77777777" w:rsidR="008667A0" w:rsidRDefault="00165603">
      <w:pPr>
        <w:pStyle w:val="BodyStyle"/>
      </w:pPr>
      <w:r>
        <w:t>Table 20 tests and demonstrates the returns, volatility of returns and the probabilities of the current SAA meeting the current stated investment objective of CPI + 4.0% pa over 10-year periods, on a forecast basis, before management fees and tax.</w:t>
      </w:r>
    </w:p>
    <w:p w14:paraId="3D4723A7" w14:textId="77777777" w:rsidR="008667A0" w:rsidRDefault="00165603">
      <w:pPr>
        <w:pStyle w:val="T-Title"/>
      </w:pPr>
      <w:r>
        <w:t>Table 20: Scenario 2 Forecast Analysis – Strategic Asset Allocations</w:t>
      </w:r>
    </w:p>
    <w:tbl>
      <w:tblPr>
        <w:tblStyle w:val="Table2"/>
        <w:tblW w:w="0" w:type="auto"/>
        <w:tblLook w:val="04A0" w:firstRow="1" w:lastRow="0" w:firstColumn="1" w:lastColumn="0" w:noHBand="0" w:noVBand="1"/>
        <w:tblPrChange w:id="1809" w:author="Kevin Toohey" w:date="2023-10-03T16:58:00Z">
          <w:tblPr>
            <w:tblStyle w:val="Table2"/>
            <w:tblW w:w="0" w:type="auto"/>
            <w:tblLook w:val="04A0" w:firstRow="1" w:lastRow="0" w:firstColumn="1" w:lastColumn="0" w:noHBand="0" w:noVBand="1"/>
          </w:tblPr>
        </w:tblPrChange>
      </w:tblPr>
      <w:tblGrid>
        <w:gridCol w:w="4820"/>
        <w:gridCol w:w="1510"/>
        <w:gridCol w:w="1559"/>
        <w:gridCol w:w="1559"/>
        <w:tblGridChange w:id="1810">
          <w:tblGrid>
            <w:gridCol w:w="3877"/>
            <w:gridCol w:w="1899"/>
            <w:gridCol w:w="1928"/>
            <w:gridCol w:w="1928"/>
          </w:tblGrid>
        </w:tblGridChange>
      </w:tblGrid>
      <w:tr w:rsidR="008667A0" w14:paraId="6D77FC79" w14:textId="77777777" w:rsidTr="004C05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tcPrChange w:id="1811" w:author="Kevin Toohey" w:date="2023-10-03T16:58:00Z">
              <w:tcPr>
                <w:tcW w:w="5040" w:type="dxa"/>
              </w:tcPr>
            </w:tcPrChange>
          </w:tcPr>
          <w:p w14:paraId="6D2F8CB7" w14:textId="77777777" w:rsidR="008667A0" w:rsidRDefault="00165603">
            <w:pPr>
              <w:cnfStyle w:val="101000000000" w:firstRow="1" w:lastRow="0" w:firstColumn="1" w:lastColumn="0" w:oddVBand="0" w:evenVBand="0" w:oddHBand="0" w:evenHBand="0" w:firstRowFirstColumn="0" w:firstRowLastColumn="0" w:lastRowFirstColumn="0" w:lastRowLastColumn="0"/>
            </w:pPr>
            <w:r>
              <w:t>Category</w:t>
            </w:r>
          </w:p>
        </w:tc>
        <w:tc>
          <w:tcPr>
            <w:tcW w:w="1510" w:type="dxa"/>
            <w:tcPrChange w:id="1812" w:author="Kevin Toohey" w:date="2023-10-03T16:58:00Z">
              <w:tcPr>
                <w:tcW w:w="2408" w:type="dxa"/>
              </w:tcPr>
            </w:tcPrChange>
          </w:tcPr>
          <w:p w14:paraId="54363A85"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559" w:type="dxa"/>
            <w:tcPrChange w:id="1813" w:author="Kevin Toohey" w:date="2023-10-03T16:58:00Z">
              <w:tcPr>
                <w:tcW w:w="2408" w:type="dxa"/>
              </w:tcPr>
            </w:tcPrChange>
          </w:tcPr>
          <w:p w14:paraId="3F6FEBD7" w14:textId="77777777" w:rsidR="008667A0" w:rsidRDefault="00165603">
            <w:pPr>
              <w:cnfStyle w:val="100000000000" w:firstRow="1" w:lastRow="0" w:firstColumn="0" w:lastColumn="0" w:oddVBand="0" w:evenVBand="0" w:oddHBand="0" w:evenHBand="0" w:firstRowFirstColumn="0" w:firstRowLastColumn="0" w:lastRowFirstColumn="0" w:lastRowLastColumn="0"/>
            </w:pPr>
            <w:r>
              <w:t>Most Volatile Portfolio P1</w:t>
            </w:r>
          </w:p>
        </w:tc>
        <w:tc>
          <w:tcPr>
            <w:tcW w:w="1559" w:type="dxa"/>
            <w:tcPrChange w:id="1814" w:author="Kevin Toohey" w:date="2023-10-03T16:58:00Z">
              <w:tcPr>
                <w:tcW w:w="2408" w:type="dxa"/>
              </w:tcPr>
            </w:tcPrChange>
          </w:tcPr>
          <w:p w14:paraId="43B763AF" w14:textId="77777777" w:rsidR="008667A0" w:rsidRDefault="00165603">
            <w:pPr>
              <w:cnfStyle w:val="100000000000" w:firstRow="1" w:lastRow="0" w:firstColumn="0" w:lastColumn="0" w:oddVBand="0" w:evenVBand="0" w:oddHBand="0" w:evenHBand="0" w:firstRowFirstColumn="0" w:firstRowLastColumn="0" w:lastRowFirstColumn="0" w:lastRowLastColumn="0"/>
            </w:pPr>
            <w:r>
              <w:t>Least Volatile Portfolio P2</w:t>
            </w:r>
          </w:p>
        </w:tc>
      </w:tr>
      <w:tr w:rsidR="008667A0" w14:paraId="40E2D48A"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1815" w:author="Kevin Toohey" w:date="2023-10-03T16:58:00Z">
              <w:tcPr>
                <w:tcW w:w="5040" w:type="dxa"/>
              </w:tcPr>
            </w:tcPrChange>
          </w:tcPr>
          <w:p w14:paraId="2F1DAE3C" w14:textId="77777777" w:rsidR="008667A0" w:rsidRDefault="00165603">
            <w:r>
              <w:rPr>
                <w:b/>
              </w:rPr>
              <w:t>Asset Classes</w:t>
            </w:r>
          </w:p>
        </w:tc>
        <w:tc>
          <w:tcPr>
            <w:tcW w:w="1510" w:type="dxa"/>
            <w:tcPrChange w:id="1816" w:author="Kevin Toohey" w:date="2023-10-03T16:58:00Z">
              <w:tcPr>
                <w:tcW w:w="2408" w:type="dxa"/>
              </w:tcPr>
            </w:tcPrChange>
          </w:tcPr>
          <w:p w14:paraId="20B20C7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1817" w:author="Kevin Toohey" w:date="2023-10-03T16:58:00Z">
              <w:tcPr>
                <w:tcW w:w="2408" w:type="dxa"/>
              </w:tcPr>
            </w:tcPrChange>
          </w:tcPr>
          <w:p w14:paraId="6993F9F4"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1818" w:author="Kevin Toohey" w:date="2023-10-03T16:58:00Z">
              <w:tcPr>
                <w:tcW w:w="2408" w:type="dxa"/>
              </w:tcPr>
            </w:tcPrChange>
          </w:tcPr>
          <w:p w14:paraId="6CE8FA9A"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2E63832C"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1819" w:author="Kevin Toohey" w:date="2023-10-03T16:58:00Z">
              <w:tcPr>
                <w:tcW w:w="5040" w:type="dxa"/>
              </w:tcPr>
            </w:tcPrChange>
          </w:tcPr>
          <w:p w14:paraId="59008FDE" w14:textId="77777777" w:rsidR="008667A0" w:rsidRDefault="00165603">
            <w:r>
              <w:t xml:space="preserve">  Cash(%)</w:t>
            </w:r>
          </w:p>
        </w:tc>
        <w:tc>
          <w:tcPr>
            <w:tcW w:w="1510" w:type="dxa"/>
            <w:tcPrChange w:id="1820" w:author="Kevin Toohey" w:date="2023-10-03T16:58:00Z">
              <w:tcPr>
                <w:tcW w:w="2408" w:type="dxa"/>
              </w:tcPr>
            </w:tcPrChange>
          </w:tcPr>
          <w:p w14:paraId="059C1A68" w14:textId="77777777" w:rsidR="008667A0" w:rsidRDefault="00165603">
            <w:pPr>
              <w:cnfStyle w:val="000000000000" w:firstRow="0" w:lastRow="0" w:firstColumn="0" w:lastColumn="0" w:oddVBand="0" w:evenVBand="0" w:oddHBand="0" w:evenHBand="0" w:firstRowFirstColumn="0" w:firstRowLastColumn="0" w:lastRowFirstColumn="0" w:lastRowLastColumn="0"/>
            </w:pPr>
            <w:r>
              <w:t>3.0</w:t>
            </w:r>
          </w:p>
        </w:tc>
        <w:tc>
          <w:tcPr>
            <w:tcW w:w="1559" w:type="dxa"/>
            <w:tcPrChange w:id="1821" w:author="Kevin Toohey" w:date="2023-10-03T16:58:00Z">
              <w:tcPr>
                <w:tcW w:w="2408" w:type="dxa"/>
              </w:tcPr>
            </w:tcPrChange>
          </w:tcPr>
          <w:p w14:paraId="50ADCAB1" w14:textId="77777777" w:rsidR="008667A0" w:rsidRDefault="00165603">
            <w:pPr>
              <w:cnfStyle w:val="000000000000" w:firstRow="0" w:lastRow="0" w:firstColumn="0" w:lastColumn="0" w:oddVBand="0" w:evenVBand="0" w:oddHBand="0" w:evenHBand="0" w:firstRowFirstColumn="0" w:firstRowLastColumn="0" w:lastRowFirstColumn="0" w:lastRowLastColumn="0"/>
            </w:pPr>
            <w:r>
              <w:t>2.0</w:t>
            </w:r>
          </w:p>
        </w:tc>
        <w:tc>
          <w:tcPr>
            <w:tcW w:w="1559" w:type="dxa"/>
            <w:tcPrChange w:id="1822" w:author="Kevin Toohey" w:date="2023-10-03T16:58:00Z">
              <w:tcPr>
                <w:tcW w:w="2408" w:type="dxa"/>
              </w:tcPr>
            </w:tcPrChange>
          </w:tcPr>
          <w:p w14:paraId="3645CA02"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r>
      <w:tr w:rsidR="008667A0" w14:paraId="2E970E0E"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1823" w:author="Kevin Toohey" w:date="2023-10-03T16:58:00Z">
              <w:tcPr>
                <w:tcW w:w="5040" w:type="dxa"/>
              </w:tcPr>
            </w:tcPrChange>
          </w:tcPr>
          <w:p w14:paraId="3AABFDA9" w14:textId="77777777" w:rsidR="008667A0" w:rsidRDefault="00165603">
            <w:r>
              <w:t xml:space="preserve">  Australian Shares(%)</w:t>
            </w:r>
          </w:p>
        </w:tc>
        <w:tc>
          <w:tcPr>
            <w:tcW w:w="1510" w:type="dxa"/>
            <w:tcPrChange w:id="1824" w:author="Kevin Toohey" w:date="2023-10-03T16:58:00Z">
              <w:tcPr>
                <w:tcW w:w="2408" w:type="dxa"/>
              </w:tcPr>
            </w:tcPrChange>
          </w:tcPr>
          <w:p w14:paraId="732F0B97" w14:textId="77777777" w:rsidR="008667A0" w:rsidRDefault="00165603">
            <w:pPr>
              <w:cnfStyle w:val="000000000000" w:firstRow="0" w:lastRow="0" w:firstColumn="0" w:lastColumn="0" w:oddVBand="0" w:evenVBand="0" w:oddHBand="0" w:evenHBand="0" w:firstRowFirstColumn="0" w:firstRowLastColumn="0" w:lastRowFirstColumn="0" w:lastRowLastColumn="0"/>
            </w:pPr>
            <w:r>
              <w:t>31.5</w:t>
            </w:r>
          </w:p>
        </w:tc>
        <w:tc>
          <w:tcPr>
            <w:tcW w:w="1559" w:type="dxa"/>
            <w:tcPrChange w:id="1825" w:author="Kevin Toohey" w:date="2023-10-03T16:58:00Z">
              <w:tcPr>
                <w:tcW w:w="2408" w:type="dxa"/>
              </w:tcPr>
            </w:tcPrChange>
          </w:tcPr>
          <w:p w14:paraId="6EDC9FD5" w14:textId="77777777" w:rsidR="008667A0" w:rsidRDefault="00165603">
            <w:pPr>
              <w:cnfStyle w:val="000000000000" w:firstRow="0" w:lastRow="0" w:firstColumn="0" w:lastColumn="0" w:oddVBand="0" w:evenVBand="0" w:oddHBand="0" w:evenHBand="0" w:firstRowFirstColumn="0" w:firstRowLastColumn="0" w:lastRowFirstColumn="0" w:lastRowLastColumn="0"/>
            </w:pPr>
            <w:r>
              <w:t>50.0</w:t>
            </w:r>
          </w:p>
        </w:tc>
        <w:tc>
          <w:tcPr>
            <w:tcW w:w="1559" w:type="dxa"/>
            <w:tcPrChange w:id="1826" w:author="Kevin Toohey" w:date="2023-10-03T16:58:00Z">
              <w:tcPr>
                <w:tcW w:w="2408" w:type="dxa"/>
              </w:tcPr>
            </w:tcPrChange>
          </w:tcPr>
          <w:p w14:paraId="20EC9183"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r>
      <w:tr w:rsidR="008667A0" w14:paraId="4B6B95AA"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1827" w:author="Kevin Toohey" w:date="2023-10-03T16:58:00Z">
              <w:tcPr>
                <w:tcW w:w="5040" w:type="dxa"/>
              </w:tcPr>
            </w:tcPrChange>
          </w:tcPr>
          <w:p w14:paraId="74030327" w14:textId="77777777" w:rsidR="008667A0" w:rsidRDefault="00165603">
            <w:r>
              <w:t xml:space="preserve">  International Shares(%)</w:t>
            </w:r>
          </w:p>
        </w:tc>
        <w:tc>
          <w:tcPr>
            <w:tcW w:w="1510" w:type="dxa"/>
            <w:tcPrChange w:id="1828" w:author="Kevin Toohey" w:date="2023-10-03T16:58:00Z">
              <w:tcPr>
                <w:tcW w:w="2408" w:type="dxa"/>
              </w:tcPr>
            </w:tcPrChange>
          </w:tcPr>
          <w:p w14:paraId="329CE7BB" w14:textId="77777777" w:rsidR="008667A0" w:rsidRDefault="00165603">
            <w:pPr>
              <w:cnfStyle w:val="000000000000" w:firstRow="0" w:lastRow="0" w:firstColumn="0" w:lastColumn="0" w:oddVBand="0" w:evenVBand="0" w:oddHBand="0" w:evenHBand="0" w:firstRowFirstColumn="0" w:firstRowLastColumn="0" w:lastRowFirstColumn="0" w:lastRowLastColumn="0"/>
            </w:pPr>
            <w:r>
              <w:t>31.5</w:t>
            </w:r>
          </w:p>
        </w:tc>
        <w:tc>
          <w:tcPr>
            <w:tcW w:w="1559" w:type="dxa"/>
            <w:tcPrChange w:id="1829" w:author="Kevin Toohey" w:date="2023-10-03T16:58:00Z">
              <w:tcPr>
                <w:tcW w:w="2408" w:type="dxa"/>
              </w:tcPr>
            </w:tcPrChange>
          </w:tcPr>
          <w:p w14:paraId="4872AE73" w14:textId="77777777" w:rsidR="008667A0" w:rsidRDefault="00165603">
            <w:pPr>
              <w:cnfStyle w:val="000000000000" w:firstRow="0" w:lastRow="0" w:firstColumn="0" w:lastColumn="0" w:oddVBand="0" w:evenVBand="0" w:oddHBand="0" w:evenHBand="0" w:firstRowFirstColumn="0" w:firstRowLastColumn="0" w:lastRowFirstColumn="0" w:lastRowLastColumn="0"/>
            </w:pPr>
            <w:r>
              <w:t>23.0</w:t>
            </w:r>
          </w:p>
        </w:tc>
        <w:tc>
          <w:tcPr>
            <w:tcW w:w="1559" w:type="dxa"/>
            <w:tcPrChange w:id="1830" w:author="Kevin Toohey" w:date="2023-10-03T16:58:00Z">
              <w:tcPr>
                <w:tcW w:w="2408" w:type="dxa"/>
              </w:tcPr>
            </w:tcPrChange>
          </w:tcPr>
          <w:p w14:paraId="729B507C"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r>
      <w:tr w:rsidR="008667A0" w14:paraId="5EF91FBC"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1831" w:author="Kevin Toohey" w:date="2023-10-03T16:58:00Z">
              <w:tcPr>
                <w:tcW w:w="5040" w:type="dxa"/>
              </w:tcPr>
            </w:tcPrChange>
          </w:tcPr>
          <w:p w14:paraId="795974E5" w14:textId="77777777" w:rsidR="008667A0" w:rsidRDefault="00165603">
            <w:r>
              <w:t xml:space="preserve">  Real Assets(%)</w:t>
            </w:r>
          </w:p>
        </w:tc>
        <w:tc>
          <w:tcPr>
            <w:tcW w:w="1510" w:type="dxa"/>
            <w:tcPrChange w:id="1832" w:author="Kevin Toohey" w:date="2023-10-03T16:58:00Z">
              <w:tcPr>
                <w:tcW w:w="2408" w:type="dxa"/>
              </w:tcPr>
            </w:tcPrChange>
          </w:tcPr>
          <w:p w14:paraId="77E662BC" w14:textId="77777777" w:rsidR="008667A0" w:rsidRDefault="00165603">
            <w:pPr>
              <w:cnfStyle w:val="000000000000" w:firstRow="0" w:lastRow="0" w:firstColumn="0" w:lastColumn="0" w:oddVBand="0" w:evenVBand="0" w:oddHBand="0" w:evenHBand="0" w:firstRowFirstColumn="0" w:firstRowLastColumn="0" w:lastRowFirstColumn="0" w:lastRowLastColumn="0"/>
            </w:pPr>
            <w:r>
              <w:t>8.0</w:t>
            </w:r>
          </w:p>
        </w:tc>
        <w:tc>
          <w:tcPr>
            <w:tcW w:w="1559" w:type="dxa"/>
            <w:tcPrChange w:id="1833" w:author="Kevin Toohey" w:date="2023-10-03T16:58:00Z">
              <w:tcPr>
                <w:tcW w:w="2408" w:type="dxa"/>
              </w:tcPr>
            </w:tcPrChange>
          </w:tcPr>
          <w:p w14:paraId="5C66B5B7"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559" w:type="dxa"/>
            <w:tcPrChange w:id="1834" w:author="Kevin Toohey" w:date="2023-10-03T16:58:00Z">
              <w:tcPr>
                <w:tcW w:w="2408" w:type="dxa"/>
              </w:tcPr>
            </w:tcPrChange>
          </w:tcPr>
          <w:p w14:paraId="6B560B37"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403F1606"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1835" w:author="Kevin Toohey" w:date="2023-10-03T16:58:00Z">
              <w:tcPr>
                <w:tcW w:w="5040" w:type="dxa"/>
              </w:tcPr>
            </w:tcPrChange>
          </w:tcPr>
          <w:p w14:paraId="164358B9" w14:textId="77777777" w:rsidR="008667A0" w:rsidRDefault="00165603">
            <w:r>
              <w:t xml:space="preserve">  Alternatives(%)</w:t>
            </w:r>
          </w:p>
        </w:tc>
        <w:tc>
          <w:tcPr>
            <w:tcW w:w="1510" w:type="dxa"/>
            <w:tcPrChange w:id="1836" w:author="Kevin Toohey" w:date="2023-10-03T16:58:00Z">
              <w:tcPr>
                <w:tcW w:w="2408" w:type="dxa"/>
              </w:tcPr>
            </w:tcPrChange>
          </w:tcPr>
          <w:p w14:paraId="30AF7A7D" w14:textId="77777777" w:rsidR="008667A0" w:rsidRDefault="00165603">
            <w:pPr>
              <w:cnfStyle w:val="000000000000" w:firstRow="0" w:lastRow="0" w:firstColumn="0" w:lastColumn="0" w:oddVBand="0" w:evenVBand="0" w:oddHBand="0" w:evenHBand="0" w:firstRowFirstColumn="0" w:firstRowLastColumn="0" w:lastRowFirstColumn="0" w:lastRowLastColumn="0"/>
            </w:pPr>
            <w:r>
              <w:t>14.0</w:t>
            </w:r>
          </w:p>
        </w:tc>
        <w:tc>
          <w:tcPr>
            <w:tcW w:w="1559" w:type="dxa"/>
            <w:tcPrChange w:id="1837" w:author="Kevin Toohey" w:date="2023-10-03T16:58:00Z">
              <w:tcPr>
                <w:tcW w:w="2408" w:type="dxa"/>
              </w:tcPr>
            </w:tcPrChange>
          </w:tcPr>
          <w:p w14:paraId="56FAD99C" w14:textId="77777777" w:rsidR="008667A0" w:rsidRDefault="00165603">
            <w:pPr>
              <w:cnfStyle w:val="000000000000" w:firstRow="0" w:lastRow="0" w:firstColumn="0" w:lastColumn="0" w:oddVBand="0" w:evenVBand="0" w:oddHBand="0" w:evenHBand="0" w:firstRowFirstColumn="0" w:firstRowLastColumn="0" w:lastRowFirstColumn="0" w:lastRowLastColumn="0"/>
            </w:pPr>
            <w:r>
              <w:t>2.0</w:t>
            </w:r>
          </w:p>
        </w:tc>
        <w:tc>
          <w:tcPr>
            <w:tcW w:w="1559" w:type="dxa"/>
            <w:tcPrChange w:id="1838" w:author="Kevin Toohey" w:date="2023-10-03T16:58:00Z">
              <w:tcPr>
                <w:tcW w:w="2408" w:type="dxa"/>
              </w:tcPr>
            </w:tcPrChange>
          </w:tcPr>
          <w:p w14:paraId="707B2B75" w14:textId="77777777" w:rsidR="008667A0" w:rsidRDefault="00165603">
            <w:pPr>
              <w:cnfStyle w:val="000000000000" w:firstRow="0" w:lastRow="0" w:firstColumn="0" w:lastColumn="0" w:oddVBand="0" w:evenVBand="0" w:oddHBand="0" w:evenHBand="0" w:firstRowFirstColumn="0" w:firstRowLastColumn="0" w:lastRowFirstColumn="0" w:lastRowLastColumn="0"/>
            </w:pPr>
            <w:r>
              <w:t>25.0</w:t>
            </w:r>
          </w:p>
        </w:tc>
      </w:tr>
      <w:tr w:rsidR="008667A0" w14:paraId="735DCD04"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1839" w:author="Kevin Toohey" w:date="2023-10-03T16:58:00Z">
              <w:tcPr>
                <w:tcW w:w="5040" w:type="dxa"/>
              </w:tcPr>
            </w:tcPrChange>
          </w:tcPr>
          <w:p w14:paraId="4F3CBB05" w14:textId="77777777" w:rsidR="008667A0" w:rsidRDefault="00165603">
            <w:r>
              <w:t xml:space="preserve">  Long Duration(%)</w:t>
            </w:r>
          </w:p>
        </w:tc>
        <w:tc>
          <w:tcPr>
            <w:tcW w:w="1510" w:type="dxa"/>
            <w:tcPrChange w:id="1840" w:author="Kevin Toohey" w:date="2023-10-03T16:58:00Z">
              <w:tcPr>
                <w:tcW w:w="2408" w:type="dxa"/>
              </w:tcPr>
            </w:tcPrChange>
          </w:tcPr>
          <w:p w14:paraId="67DF9CA9" w14:textId="77777777" w:rsidR="008667A0" w:rsidRDefault="00165603">
            <w:pPr>
              <w:cnfStyle w:val="000000000000" w:firstRow="0" w:lastRow="0" w:firstColumn="0" w:lastColumn="0" w:oddVBand="0" w:evenVBand="0" w:oddHBand="0" w:evenHBand="0" w:firstRowFirstColumn="0" w:firstRowLastColumn="0" w:lastRowFirstColumn="0" w:lastRowLastColumn="0"/>
            </w:pPr>
            <w:r>
              <w:t>7.0</w:t>
            </w:r>
          </w:p>
        </w:tc>
        <w:tc>
          <w:tcPr>
            <w:tcW w:w="1559" w:type="dxa"/>
            <w:tcPrChange w:id="1841" w:author="Kevin Toohey" w:date="2023-10-03T16:58:00Z">
              <w:tcPr>
                <w:tcW w:w="2408" w:type="dxa"/>
              </w:tcPr>
            </w:tcPrChange>
          </w:tcPr>
          <w:p w14:paraId="0889E42D"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c>
          <w:tcPr>
            <w:tcW w:w="1559" w:type="dxa"/>
            <w:tcPrChange w:id="1842" w:author="Kevin Toohey" w:date="2023-10-03T16:58:00Z">
              <w:tcPr>
                <w:tcW w:w="2408" w:type="dxa"/>
              </w:tcPr>
            </w:tcPrChange>
          </w:tcPr>
          <w:p w14:paraId="2D035197"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15182C66"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1843" w:author="Kevin Toohey" w:date="2023-10-03T16:58:00Z">
              <w:tcPr>
                <w:tcW w:w="5040" w:type="dxa"/>
              </w:tcPr>
            </w:tcPrChange>
          </w:tcPr>
          <w:p w14:paraId="708F1760" w14:textId="77777777" w:rsidR="008667A0" w:rsidRDefault="00165603">
            <w:r>
              <w:t xml:space="preserve">  Floating Rate(%)</w:t>
            </w:r>
          </w:p>
        </w:tc>
        <w:tc>
          <w:tcPr>
            <w:tcW w:w="1510" w:type="dxa"/>
            <w:tcPrChange w:id="1844" w:author="Kevin Toohey" w:date="2023-10-03T16:58:00Z">
              <w:tcPr>
                <w:tcW w:w="2408" w:type="dxa"/>
              </w:tcPr>
            </w:tcPrChange>
          </w:tcPr>
          <w:p w14:paraId="3C80A0B5"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559" w:type="dxa"/>
            <w:tcPrChange w:id="1845" w:author="Kevin Toohey" w:date="2023-10-03T16:58:00Z">
              <w:tcPr>
                <w:tcW w:w="2408" w:type="dxa"/>
              </w:tcPr>
            </w:tcPrChange>
          </w:tcPr>
          <w:p w14:paraId="2DA209B6" w14:textId="77777777" w:rsidR="008667A0" w:rsidRDefault="00165603">
            <w:pPr>
              <w:cnfStyle w:val="000000000000" w:firstRow="0" w:lastRow="0" w:firstColumn="0" w:lastColumn="0" w:oddVBand="0" w:evenVBand="0" w:oddHBand="0" w:evenHBand="0" w:firstRowFirstColumn="0" w:firstRowLastColumn="0" w:lastRowFirstColumn="0" w:lastRowLastColumn="0"/>
            </w:pPr>
            <w:r>
              <w:t>13.0</w:t>
            </w:r>
          </w:p>
        </w:tc>
        <w:tc>
          <w:tcPr>
            <w:tcW w:w="1559" w:type="dxa"/>
            <w:tcPrChange w:id="1846" w:author="Kevin Toohey" w:date="2023-10-03T16:58:00Z">
              <w:tcPr>
                <w:tcW w:w="2408" w:type="dxa"/>
              </w:tcPr>
            </w:tcPrChange>
          </w:tcPr>
          <w:p w14:paraId="3C5B494F"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1926FB2E"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1847" w:author="Kevin Toohey" w:date="2023-10-03T16:58:00Z">
              <w:tcPr>
                <w:tcW w:w="5040" w:type="dxa"/>
              </w:tcPr>
            </w:tcPrChange>
          </w:tcPr>
          <w:p w14:paraId="5B6C1095" w14:textId="77777777" w:rsidR="008667A0" w:rsidRDefault="00165603">
            <w:r>
              <w:rPr>
                <w:b/>
              </w:rPr>
              <w:t>Total</w:t>
            </w:r>
          </w:p>
        </w:tc>
        <w:tc>
          <w:tcPr>
            <w:tcW w:w="1510" w:type="dxa"/>
            <w:tcPrChange w:id="1848" w:author="Kevin Toohey" w:date="2023-10-03T16:58:00Z">
              <w:tcPr>
                <w:tcW w:w="2408" w:type="dxa"/>
              </w:tcPr>
            </w:tcPrChange>
          </w:tcPr>
          <w:p w14:paraId="5BC50190"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59" w:type="dxa"/>
            <w:tcPrChange w:id="1849" w:author="Kevin Toohey" w:date="2023-10-03T16:58:00Z">
              <w:tcPr>
                <w:tcW w:w="2408" w:type="dxa"/>
              </w:tcPr>
            </w:tcPrChange>
          </w:tcPr>
          <w:p w14:paraId="2FD9DE8F"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59" w:type="dxa"/>
            <w:tcPrChange w:id="1850" w:author="Kevin Toohey" w:date="2023-10-03T16:58:00Z">
              <w:tcPr>
                <w:tcW w:w="2408" w:type="dxa"/>
              </w:tcPr>
            </w:tcPrChange>
          </w:tcPr>
          <w:p w14:paraId="543BE758"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r>
      <w:tr w:rsidR="008667A0" w14:paraId="3FDAD3B0"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1851" w:author="Kevin Toohey" w:date="2023-10-03T16:58:00Z">
              <w:tcPr>
                <w:tcW w:w="5040" w:type="dxa"/>
              </w:tcPr>
            </w:tcPrChange>
          </w:tcPr>
          <w:p w14:paraId="077ECFE2" w14:textId="77777777" w:rsidR="008667A0" w:rsidRDefault="00165603">
            <w:r>
              <w:t xml:space="preserve">  Growth(%)</w:t>
            </w:r>
          </w:p>
        </w:tc>
        <w:tc>
          <w:tcPr>
            <w:tcW w:w="1510" w:type="dxa"/>
            <w:tcPrChange w:id="1852" w:author="Kevin Toohey" w:date="2023-10-03T16:58:00Z">
              <w:tcPr>
                <w:tcW w:w="2408" w:type="dxa"/>
              </w:tcPr>
            </w:tcPrChange>
          </w:tcPr>
          <w:p w14:paraId="26F9BF1C" w14:textId="77777777" w:rsidR="008667A0" w:rsidRDefault="00165603">
            <w:pPr>
              <w:cnfStyle w:val="000000000000" w:firstRow="0" w:lastRow="0" w:firstColumn="0" w:lastColumn="0" w:oddVBand="0" w:evenVBand="0" w:oddHBand="0" w:evenHBand="0" w:firstRowFirstColumn="0" w:firstRowLastColumn="0" w:lastRowFirstColumn="0" w:lastRowLastColumn="0"/>
            </w:pPr>
            <w:r>
              <w:t>85.0</w:t>
            </w:r>
          </w:p>
        </w:tc>
        <w:tc>
          <w:tcPr>
            <w:tcW w:w="1559" w:type="dxa"/>
            <w:tcPrChange w:id="1853" w:author="Kevin Toohey" w:date="2023-10-03T16:58:00Z">
              <w:tcPr>
                <w:tcW w:w="2408" w:type="dxa"/>
              </w:tcPr>
            </w:tcPrChange>
          </w:tcPr>
          <w:p w14:paraId="56255CE1" w14:textId="77777777" w:rsidR="008667A0" w:rsidRDefault="00165603">
            <w:pPr>
              <w:cnfStyle w:val="000000000000" w:firstRow="0" w:lastRow="0" w:firstColumn="0" w:lastColumn="0" w:oddVBand="0" w:evenVBand="0" w:oddHBand="0" w:evenHBand="0" w:firstRowFirstColumn="0" w:firstRowLastColumn="0" w:lastRowFirstColumn="0" w:lastRowLastColumn="0"/>
            </w:pPr>
            <w:r>
              <w:t>85.0</w:t>
            </w:r>
          </w:p>
        </w:tc>
        <w:tc>
          <w:tcPr>
            <w:tcW w:w="1559" w:type="dxa"/>
            <w:tcPrChange w:id="1854" w:author="Kevin Toohey" w:date="2023-10-03T16:58:00Z">
              <w:tcPr>
                <w:tcW w:w="2408" w:type="dxa"/>
              </w:tcPr>
            </w:tcPrChange>
          </w:tcPr>
          <w:p w14:paraId="7268F70E" w14:textId="77777777" w:rsidR="008667A0" w:rsidRDefault="00165603">
            <w:pPr>
              <w:cnfStyle w:val="000000000000" w:firstRow="0" w:lastRow="0" w:firstColumn="0" w:lastColumn="0" w:oddVBand="0" w:evenVBand="0" w:oddHBand="0" w:evenHBand="0" w:firstRowFirstColumn="0" w:firstRowLastColumn="0" w:lastRowFirstColumn="0" w:lastRowLastColumn="0"/>
            </w:pPr>
            <w:r>
              <w:t>85.0</w:t>
            </w:r>
          </w:p>
        </w:tc>
      </w:tr>
      <w:tr w:rsidR="008667A0" w14:paraId="069395A2"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1855" w:author="Kevin Toohey" w:date="2023-10-03T16:58:00Z">
              <w:tcPr>
                <w:tcW w:w="5040" w:type="dxa"/>
              </w:tcPr>
            </w:tcPrChange>
          </w:tcPr>
          <w:p w14:paraId="48F7EDAA" w14:textId="77777777" w:rsidR="008667A0" w:rsidRDefault="00165603">
            <w:r>
              <w:t xml:space="preserve">  Defensive(%)</w:t>
            </w:r>
          </w:p>
        </w:tc>
        <w:tc>
          <w:tcPr>
            <w:tcW w:w="1510" w:type="dxa"/>
            <w:tcPrChange w:id="1856" w:author="Kevin Toohey" w:date="2023-10-03T16:58:00Z">
              <w:tcPr>
                <w:tcW w:w="2408" w:type="dxa"/>
              </w:tcPr>
            </w:tcPrChange>
          </w:tcPr>
          <w:p w14:paraId="6A656DB8"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559" w:type="dxa"/>
            <w:tcPrChange w:id="1857" w:author="Kevin Toohey" w:date="2023-10-03T16:58:00Z">
              <w:tcPr>
                <w:tcW w:w="2408" w:type="dxa"/>
              </w:tcPr>
            </w:tcPrChange>
          </w:tcPr>
          <w:p w14:paraId="502F1950"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559" w:type="dxa"/>
            <w:tcPrChange w:id="1858" w:author="Kevin Toohey" w:date="2023-10-03T16:58:00Z">
              <w:tcPr>
                <w:tcW w:w="2408" w:type="dxa"/>
              </w:tcPr>
            </w:tcPrChange>
          </w:tcPr>
          <w:p w14:paraId="39EAFA5D"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r>
      <w:tr w:rsidR="008667A0" w14:paraId="21179F9E"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1859" w:author="Kevin Toohey" w:date="2023-10-03T16:58:00Z">
              <w:tcPr>
                <w:tcW w:w="5040" w:type="dxa"/>
              </w:tcPr>
            </w:tcPrChange>
          </w:tcPr>
          <w:p w14:paraId="66E02524" w14:textId="77777777" w:rsidR="008667A0" w:rsidRDefault="00165603">
            <w:r>
              <w:rPr>
                <w:b/>
              </w:rPr>
              <w:t>Scenario Analysis</w:t>
            </w:r>
          </w:p>
        </w:tc>
        <w:tc>
          <w:tcPr>
            <w:tcW w:w="1510" w:type="dxa"/>
            <w:tcPrChange w:id="1860" w:author="Kevin Toohey" w:date="2023-10-03T16:58:00Z">
              <w:tcPr>
                <w:tcW w:w="2408" w:type="dxa"/>
              </w:tcPr>
            </w:tcPrChange>
          </w:tcPr>
          <w:p w14:paraId="3FFDC63F"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1861" w:author="Kevin Toohey" w:date="2023-10-03T16:58:00Z">
              <w:tcPr>
                <w:tcW w:w="2408" w:type="dxa"/>
              </w:tcPr>
            </w:tcPrChange>
          </w:tcPr>
          <w:p w14:paraId="05AB358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1862" w:author="Kevin Toohey" w:date="2023-10-03T16:58:00Z">
              <w:tcPr>
                <w:tcW w:w="2408" w:type="dxa"/>
              </w:tcPr>
            </w:tcPrChange>
          </w:tcPr>
          <w:p w14:paraId="14306ECE"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32DE0EEB"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1863" w:author="Kevin Toohey" w:date="2023-10-03T16:58:00Z">
              <w:tcPr>
                <w:tcW w:w="5040" w:type="dxa"/>
              </w:tcPr>
            </w:tcPrChange>
          </w:tcPr>
          <w:p w14:paraId="22532E84" w14:textId="77777777" w:rsidR="008667A0" w:rsidRDefault="00165603">
            <w:r>
              <w:t xml:space="preserve">  Return(%,p.a.)</w:t>
            </w:r>
          </w:p>
        </w:tc>
        <w:tc>
          <w:tcPr>
            <w:tcW w:w="1510" w:type="dxa"/>
            <w:tcPrChange w:id="1864" w:author="Kevin Toohey" w:date="2023-10-03T16:58:00Z">
              <w:tcPr>
                <w:tcW w:w="2408" w:type="dxa"/>
              </w:tcPr>
            </w:tcPrChange>
          </w:tcPr>
          <w:p w14:paraId="6C2C47AE" w14:textId="77777777" w:rsidR="008667A0" w:rsidRDefault="00165603">
            <w:pPr>
              <w:cnfStyle w:val="000000000000" w:firstRow="0" w:lastRow="0" w:firstColumn="0" w:lastColumn="0" w:oddVBand="0" w:evenVBand="0" w:oddHBand="0" w:evenHBand="0" w:firstRowFirstColumn="0" w:firstRowLastColumn="0" w:lastRowFirstColumn="0" w:lastRowLastColumn="0"/>
            </w:pPr>
            <w:r>
              <w:t>6.9</w:t>
            </w:r>
          </w:p>
        </w:tc>
        <w:tc>
          <w:tcPr>
            <w:tcW w:w="1559" w:type="dxa"/>
            <w:tcPrChange w:id="1865" w:author="Kevin Toohey" w:date="2023-10-03T16:58:00Z">
              <w:tcPr>
                <w:tcW w:w="2408" w:type="dxa"/>
              </w:tcPr>
            </w:tcPrChange>
          </w:tcPr>
          <w:p w14:paraId="79C6D438" w14:textId="77777777" w:rsidR="008667A0" w:rsidRDefault="00165603">
            <w:pPr>
              <w:cnfStyle w:val="000000000000" w:firstRow="0" w:lastRow="0" w:firstColumn="0" w:lastColumn="0" w:oddVBand="0" w:evenVBand="0" w:oddHBand="0" w:evenHBand="0" w:firstRowFirstColumn="0" w:firstRowLastColumn="0" w:lastRowFirstColumn="0" w:lastRowLastColumn="0"/>
            </w:pPr>
            <w:r>
              <w:t>7.1</w:t>
            </w:r>
          </w:p>
        </w:tc>
        <w:tc>
          <w:tcPr>
            <w:tcW w:w="1559" w:type="dxa"/>
            <w:tcPrChange w:id="1866" w:author="Kevin Toohey" w:date="2023-10-03T16:58:00Z">
              <w:tcPr>
                <w:tcW w:w="2408" w:type="dxa"/>
              </w:tcPr>
            </w:tcPrChange>
          </w:tcPr>
          <w:p w14:paraId="5BC86BD7" w14:textId="77777777" w:rsidR="008667A0" w:rsidRDefault="00165603">
            <w:pPr>
              <w:cnfStyle w:val="000000000000" w:firstRow="0" w:lastRow="0" w:firstColumn="0" w:lastColumn="0" w:oddVBand="0" w:evenVBand="0" w:oddHBand="0" w:evenHBand="0" w:firstRowFirstColumn="0" w:firstRowLastColumn="0" w:lastRowFirstColumn="0" w:lastRowLastColumn="0"/>
            </w:pPr>
            <w:r>
              <w:t>6.7</w:t>
            </w:r>
          </w:p>
        </w:tc>
      </w:tr>
      <w:tr w:rsidR="008667A0" w14:paraId="480A479F"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1867" w:author="Kevin Toohey" w:date="2023-10-03T16:58:00Z">
              <w:tcPr>
                <w:tcW w:w="5040" w:type="dxa"/>
              </w:tcPr>
            </w:tcPrChange>
          </w:tcPr>
          <w:p w14:paraId="0BEF11DC" w14:textId="77777777" w:rsidR="008667A0" w:rsidRDefault="00165603">
            <w:r>
              <w:t xml:space="preserve">  Volatility(%,p.a.)</w:t>
            </w:r>
          </w:p>
        </w:tc>
        <w:tc>
          <w:tcPr>
            <w:tcW w:w="1510" w:type="dxa"/>
            <w:tcPrChange w:id="1868" w:author="Kevin Toohey" w:date="2023-10-03T16:58:00Z">
              <w:tcPr>
                <w:tcW w:w="2408" w:type="dxa"/>
              </w:tcPr>
            </w:tcPrChange>
          </w:tcPr>
          <w:p w14:paraId="6D8CD925" w14:textId="77777777" w:rsidR="008667A0" w:rsidRDefault="00165603">
            <w:pPr>
              <w:cnfStyle w:val="000000000000" w:firstRow="0" w:lastRow="0" w:firstColumn="0" w:lastColumn="0" w:oddVBand="0" w:evenVBand="0" w:oddHBand="0" w:evenHBand="0" w:firstRowFirstColumn="0" w:firstRowLastColumn="0" w:lastRowFirstColumn="0" w:lastRowLastColumn="0"/>
            </w:pPr>
            <w:r>
              <w:t>10.4</w:t>
            </w:r>
          </w:p>
        </w:tc>
        <w:tc>
          <w:tcPr>
            <w:tcW w:w="1559" w:type="dxa"/>
            <w:tcPrChange w:id="1869" w:author="Kevin Toohey" w:date="2023-10-03T16:58:00Z">
              <w:tcPr>
                <w:tcW w:w="2408" w:type="dxa"/>
              </w:tcPr>
            </w:tcPrChange>
          </w:tcPr>
          <w:p w14:paraId="4F73516F" w14:textId="77777777" w:rsidR="008667A0" w:rsidRDefault="00165603">
            <w:pPr>
              <w:cnfStyle w:val="000000000000" w:firstRow="0" w:lastRow="0" w:firstColumn="0" w:lastColumn="0" w:oddVBand="0" w:evenVBand="0" w:oddHBand="0" w:evenHBand="0" w:firstRowFirstColumn="0" w:firstRowLastColumn="0" w:lastRowFirstColumn="0" w:lastRowLastColumn="0"/>
            </w:pPr>
            <w:r>
              <w:t>11.7</w:t>
            </w:r>
          </w:p>
        </w:tc>
        <w:tc>
          <w:tcPr>
            <w:tcW w:w="1559" w:type="dxa"/>
            <w:tcPrChange w:id="1870" w:author="Kevin Toohey" w:date="2023-10-03T16:58:00Z">
              <w:tcPr>
                <w:tcW w:w="2408" w:type="dxa"/>
              </w:tcPr>
            </w:tcPrChange>
          </w:tcPr>
          <w:p w14:paraId="1607E5DF" w14:textId="77777777" w:rsidR="008667A0" w:rsidRDefault="00165603">
            <w:pPr>
              <w:cnfStyle w:val="000000000000" w:firstRow="0" w:lastRow="0" w:firstColumn="0" w:lastColumn="0" w:oddVBand="0" w:evenVBand="0" w:oddHBand="0" w:evenHBand="0" w:firstRowFirstColumn="0" w:firstRowLastColumn="0" w:lastRowFirstColumn="0" w:lastRowLastColumn="0"/>
            </w:pPr>
            <w:r>
              <w:t>9.3</w:t>
            </w:r>
          </w:p>
        </w:tc>
      </w:tr>
      <w:tr w:rsidR="008667A0" w14:paraId="334BE68D"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1871" w:author="Kevin Toohey" w:date="2023-10-03T16:58:00Z">
              <w:tcPr>
                <w:tcW w:w="5040" w:type="dxa"/>
              </w:tcPr>
            </w:tcPrChange>
          </w:tcPr>
          <w:p w14:paraId="4D6A6DA9" w14:textId="77777777" w:rsidR="008667A0" w:rsidRDefault="00165603">
            <w:r>
              <w:t xml:space="preserve">  Sharpe</w:t>
            </w:r>
          </w:p>
        </w:tc>
        <w:tc>
          <w:tcPr>
            <w:tcW w:w="1510" w:type="dxa"/>
            <w:tcPrChange w:id="1872" w:author="Kevin Toohey" w:date="2023-10-03T16:58:00Z">
              <w:tcPr>
                <w:tcW w:w="2408" w:type="dxa"/>
              </w:tcPr>
            </w:tcPrChange>
          </w:tcPr>
          <w:p w14:paraId="06FDD081" w14:textId="77777777" w:rsidR="008667A0" w:rsidRDefault="00165603">
            <w:pPr>
              <w:cnfStyle w:val="000000000000" w:firstRow="0" w:lastRow="0" w:firstColumn="0" w:lastColumn="0" w:oddVBand="0" w:evenVBand="0" w:oddHBand="0" w:evenHBand="0" w:firstRowFirstColumn="0" w:firstRowLastColumn="0" w:lastRowFirstColumn="0" w:lastRowLastColumn="0"/>
            </w:pPr>
            <w:r>
              <w:t>0.40</w:t>
            </w:r>
          </w:p>
        </w:tc>
        <w:tc>
          <w:tcPr>
            <w:tcW w:w="1559" w:type="dxa"/>
            <w:tcPrChange w:id="1873" w:author="Kevin Toohey" w:date="2023-10-03T16:58:00Z">
              <w:tcPr>
                <w:tcW w:w="2408" w:type="dxa"/>
              </w:tcPr>
            </w:tcPrChange>
          </w:tcPr>
          <w:p w14:paraId="52348BC0" w14:textId="77777777" w:rsidR="008667A0" w:rsidRDefault="00165603">
            <w:pPr>
              <w:cnfStyle w:val="000000000000" w:firstRow="0" w:lastRow="0" w:firstColumn="0" w:lastColumn="0" w:oddVBand="0" w:evenVBand="0" w:oddHBand="0" w:evenHBand="0" w:firstRowFirstColumn="0" w:firstRowLastColumn="0" w:lastRowFirstColumn="0" w:lastRowLastColumn="0"/>
            </w:pPr>
            <w:r>
              <w:t>0.38</w:t>
            </w:r>
          </w:p>
        </w:tc>
        <w:tc>
          <w:tcPr>
            <w:tcW w:w="1559" w:type="dxa"/>
            <w:tcPrChange w:id="1874" w:author="Kevin Toohey" w:date="2023-10-03T16:58:00Z">
              <w:tcPr>
                <w:tcW w:w="2408" w:type="dxa"/>
              </w:tcPr>
            </w:tcPrChange>
          </w:tcPr>
          <w:p w14:paraId="44E22901" w14:textId="77777777" w:rsidR="008667A0" w:rsidRDefault="00165603">
            <w:pPr>
              <w:cnfStyle w:val="000000000000" w:firstRow="0" w:lastRow="0" w:firstColumn="0" w:lastColumn="0" w:oddVBand="0" w:evenVBand="0" w:oddHBand="0" w:evenHBand="0" w:firstRowFirstColumn="0" w:firstRowLastColumn="0" w:lastRowFirstColumn="0" w:lastRowLastColumn="0"/>
            </w:pPr>
            <w:r>
              <w:t>0.43</w:t>
            </w:r>
          </w:p>
        </w:tc>
      </w:tr>
      <w:tr w:rsidR="008667A0" w14:paraId="2EEF62A1"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1875" w:author="Kevin Toohey" w:date="2023-10-03T16:58:00Z">
              <w:tcPr>
                <w:tcW w:w="5040" w:type="dxa"/>
              </w:tcPr>
            </w:tcPrChange>
          </w:tcPr>
          <w:p w14:paraId="01D88B3D" w14:textId="77777777" w:rsidR="008667A0" w:rsidRDefault="00165603">
            <w:r>
              <w:t xml:space="preserve">  Risk Band</w:t>
            </w:r>
          </w:p>
        </w:tc>
        <w:tc>
          <w:tcPr>
            <w:tcW w:w="1510" w:type="dxa"/>
            <w:tcPrChange w:id="1876" w:author="Kevin Toohey" w:date="2023-10-03T16:58:00Z">
              <w:tcPr>
                <w:tcW w:w="2408" w:type="dxa"/>
              </w:tcPr>
            </w:tcPrChange>
          </w:tcPr>
          <w:p w14:paraId="6B6258BB"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c>
          <w:tcPr>
            <w:tcW w:w="1559" w:type="dxa"/>
            <w:tcPrChange w:id="1877" w:author="Kevin Toohey" w:date="2023-10-03T16:58:00Z">
              <w:tcPr>
                <w:tcW w:w="2408" w:type="dxa"/>
              </w:tcPr>
            </w:tcPrChange>
          </w:tcPr>
          <w:p w14:paraId="36F2F945"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c>
          <w:tcPr>
            <w:tcW w:w="1559" w:type="dxa"/>
            <w:tcPrChange w:id="1878" w:author="Kevin Toohey" w:date="2023-10-03T16:58:00Z">
              <w:tcPr>
                <w:tcW w:w="2408" w:type="dxa"/>
              </w:tcPr>
            </w:tcPrChange>
          </w:tcPr>
          <w:p w14:paraId="225195DF"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r>
      <w:tr w:rsidR="008667A0" w14:paraId="0AC81ADA"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1879" w:author="Kevin Toohey" w:date="2023-10-03T16:58:00Z">
              <w:tcPr>
                <w:tcW w:w="5040" w:type="dxa"/>
              </w:tcPr>
            </w:tcPrChange>
          </w:tcPr>
          <w:p w14:paraId="30A7936E" w14:textId="77777777" w:rsidR="008667A0" w:rsidRDefault="00165603">
            <w:r>
              <w:t xml:space="preserve">  Risk Level</w:t>
            </w:r>
          </w:p>
        </w:tc>
        <w:tc>
          <w:tcPr>
            <w:tcW w:w="1510" w:type="dxa"/>
            <w:tcPrChange w:id="1880" w:author="Kevin Toohey" w:date="2023-10-03T16:58:00Z">
              <w:tcPr>
                <w:tcW w:w="2408" w:type="dxa"/>
              </w:tcPr>
            </w:tcPrChange>
          </w:tcPr>
          <w:p w14:paraId="27CFADBE"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c>
          <w:tcPr>
            <w:tcW w:w="1559" w:type="dxa"/>
            <w:tcPrChange w:id="1881" w:author="Kevin Toohey" w:date="2023-10-03T16:58:00Z">
              <w:tcPr>
                <w:tcW w:w="2408" w:type="dxa"/>
              </w:tcPr>
            </w:tcPrChange>
          </w:tcPr>
          <w:p w14:paraId="65491023"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c>
          <w:tcPr>
            <w:tcW w:w="1559" w:type="dxa"/>
            <w:tcPrChange w:id="1882" w:author="Kevin Toohey" w:date="2023-10-03T16:58:00Z">
              <w:tcPr>
                <w:tcW w:w="2408" w:type="dxa"/>
              </w:tcPr>
            </w:tcPrChange>
          </w:tcPr>
          <w:p w14:paraId="3EFCFECF"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r>
      <w:tr w:rsidR="008667A0" w14:paraId="14520BFD"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1883" w:author="Kevin Toohey" w:date="2023-10-03T16:58:00Z">
              <w:tcPr>
                <w:tcW w:w="5040" w:type="dxa"/>
              </w:tcPr>
            </w:tcPrChange>
          </w:tcPr>
          <w:p w14:paraId="39BAD3E5" w14:textId="77777777" w:rsidR="008667A0" w:rsidRDefault="00165603">
            <w:r>
              <w:rPr>
                <w:b/>
              </w:rPr>
              <w:t>Probability of Achieving CPI-based Return Target</w:t>
            </w:r>
          </w:p>
        </w:tc>
        <w:tc>
          <w:tcPr>
            <w:tcW w:w="1510" w:type="dxa"/>
            <w:tcPrChange w:id="1884" w:author="Kevin Toohey" w:date="2023-10-03T16:58:00Z">
              <w:tcPr>
                <w:tcW w:w="2408" w:type="dxa"/>
              </w:tcPr>
            </w:tcPrChange>
          </w:tcPr>
          <w:p w14:paraId="4F5FC29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1885" w:author="Kevin Toohey" w:date="2023-10-03T16:58:00Z">
              <w:tcPr>
                <w:tcW w:w="2408" w:type="dxa"/>
              </w:tcPr>
            </w:tcPrChange>
          </w:tcPr>
          <w:p w14:paraId="27B9293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1886" w:author="Kevin Toohey" w:date="2023-10-03T16:58:00Z">
              <w:tcPr>
                <w:tcW w:w="2408" w:type="dxa"/>
              </w:tcPr>
            </w:tcPrChange>
          </w:tcPr>
          <w:p w14:paraId="056F27AF"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148BB11B"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1887" w:author="Kevin Toohey" w:date="2023-10-03T16:58:00Z">
              <w:tcPr>
                <w:tcW w:w="5040" w:type="dxa"/>
              </w:tcPr>
            </w:tcPrChange>
          </w:tcPr>
          <w:p w14:paraId="2AA2B138" w14:textId="77777777" w:rsidR="008667A0" w:rsidRDefault="00165603">
            <w:r>
              <w:t xml:space="preserve">  CPI+3.0%p.a. over a 8-year rolling period(%)</w:t>
            </w:r>
          </w:p>
        </w:tc>
        <w:tc>
          <w:tcPr>
            <w:tcW w:w="1510" w:type="dxa"/>
            <w:tcPrChange w:id="1888" w:author="Kevin Toohey" w:date="2023-10-03T16:58:00Z">
              <w:tcPr>
                <w:tcW w:w="2408" w:type="dxa"/>
              </w:tcPr>
            </w:tcPrChange>
          </w:tcPr>
          <w:p w14:paraId="3E756FAF" w14:textId="77777777" w:rsidR="008667A0" w:rsidRDefault="00165603">
            <w:pPr>
              <w:cnfStyle w:val="000000000000" w:firstRow="0" w:lastRow="0" w:firstColumn="0" w:lastColumn="0" w:oddVBand="0" w:evenVBand="0" w:oddHBand="0" w:evenHBand="0" w:firstRowFirstColumn="0" w:firstRowLastColumn="0" w:lastRowFirstColumn="0" w:lastRowLastColumn="0"/>
            </w:pPr>
            <w:r>
              <w:t>71.9</w:t>
            </w:r>
          </w:p>
        </w:tc>
        <w:tc>
          <w:tcPr>
            <w:tcW w:w="1559" w:type="dxa"/>
            <w:tcPrChange w:id="1889" w:author="Kevin Toohey" w:date="2023-10-03T16:58:00Z">
              <w:tcPr>
                <w:tcW w:w="2408" w:type="dxa"/>
              </w:tcPr>
            </w:tcPrChange>
          </w:tcPr>
          <w:p w14:paraId="3A4A6B36" w14:textId="77777777" w:rsidR="008667A0" w:rsidRDefault="00165603">
            <w:pPr>
              <w:cnfStyle w:val="000000000000" w:firstRow="0" w:lastRow="0" w:firstColumn="0" w:lastColumn="0" w:oddVBand="0" w:evenVBand="0" w:oddHBand="0" w:evenHBand="0" w:firstRowFirstColumn="0" w:firstRowLastColumn="0" w:lastRowFirstColumn="0" w:lastRowLastColumn="0"/>
            </w:pPr>
            <w:r>
              <w:t>72.9</w:t>
            </w:r>
          </w:p>
        </w:tc>
        <w:tc>
          <w:tcPr>
            <w:tcW w:w="1559" w:type="dxa"/>
            <w:tcPrChange w:id="1890" w:author="Kevin Toohey" w:date="2023-10-03T16:58:00Z">
              <w:tcPr>
                <w:tcW w:w="2408" w:type="dxa"/>
              </w:tcPr>
            </w:tcPrChange>
          </w:tcPr>
          <w:p w14:paraId="53FFB9E7" w14:textId="77777777" w:rsidR="008667A0" w:rsidRDefault="00165603">
            <w:pPr>
              <w:cnfStyle w:val="000000000000" w:firstRow="0" w:lastRow="0" w:firstColumn="0" w:lastColumn="0" w:oddVBand="0" w:evenVBand="0" w:oddHBand="0" w:evenHBand="0" w:firstRowFirstColumn="0" w:firstRowLastColumn="0" w:lastRowFirstColumn="0" w:lastRowLastColumn="0"/>
            </w:pPr>
            <w:r>
              <w:t>71.7</w:t>
            </w:r>
          </w:p>
        </w:tc>
      </w:tr>
      <w:tr w:rsidR="008667A0" w14:paraId="0A90852F"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1891" w:author="Kevin Toohey" w:date="2023-10-03T16:58:00Z">
              <w:tcPr>
                <w:tcW w:w="5040" w:type="dxa"/>
              </w:tcPr>
            </w:tcPrChange>
          </w:tcPr>
          <w:p w14:paraId="4E1618A6" w14:textId="77777777" w:rsidR="008667A0" w:rsidRDefault="00165603">
            <w:r>
              <w:t xml:space="preserve">  CPI+3.5%p.a. over a 8-year rolling period(%)</w:t>
            </w:r>
          </w:p>
        </w:tc>
        <w:tc>
          <w:tcPr>
            <w:tcW w:w="1510" w:type="dxa"/>
            <w:tcPrChange w:id="1892" w:author="Kevin Toohey" w:date="2023-10-03T16:58:00Z">
              <w:tcPr>
                <w:tcW w:w="2408" w:type="dxa"/>
              </w:tcPr>
            </w:tcPrChange>
          </w:tcPr>
          <w:p w14:paraId="40BC68DA" w14:textId="77777777" w:rsidR="008667A0" w:rsidRDefault="00165603">
            <w:pPr>
              <w:cnfStyle w:val="000000000000" w:firstRow="0" w:lastRow="0" w:firstColumn="0" w:lastColumn="0" w:oddVBand="0" w:evenVBand="0" w:oddHBand="0" w:evenHBand="0" w:firstRowFirstColumn="0" w:firstRowLastColumn="0" w:lastRowFirstColumn="0" w:lastRowLastColumn="0"/>
            </w:pPr>
            <w:r>
              <w:t>64.7</w:t>
            </w:r>
          </w:p>
        </w:tc>
        <w:tc>
          <w:tcPr>
            <w:tcW w:w="1559" w:type="dxa"/>
            <w:tcPrChange w:id="1893" w:author="Kevin Toohey" w:date="2023-10-03T16:58:00Z">
              <w:tcPr>
                <w:tcW w:w="2408" w:type="dxa"/>
              </w:tcPr>
            </w:tcPrChange>
          </w:tcPr>
          <w:p w14:paraId="170F5727" w14:textId="77777777" w:rsidR="008667A0" w:rsidRDefault="00165603">
            <w:pPr>
              <w:cnfStyle w:val="000000000000" w:firstRow="0" w:lastRow="0" w:firstColumn="0" w:lastColumn="0" w:oddVBand="0" w:evenVBand="0" w:oddHBand="0" w:evenHBand="0" w:firstRowFirstColumn="0" w:firstRowLastColumn="0" w:lastRowFirstColumn="0" w:lastRowLastColumn="0"/>
            </w:pPr>
            <w:r>
              <w:t>66.7</w:t>
            </w:r>
          </w:p>
        </w:tc>
        <w:tc>
          <w:tcPr>
            <w:tcW w:w="1559" w:type="dxa"/>
            <w:tcPrChange w:id="1894" w:author="Kevin Toohey" w:date="2023-10-03T16:58:00Z">
              <w:tcPr>
                <w:tcW w:w="2408" w:type="dxa"/>
              </w:tcPr>
            </w:tcPrChange>
          </w:tcPr>
          <w:p w14:paraId="428F327C" w14:textId="77777777" w:rsidR="008667A0" w:rsidRDefault="00165603">
            <w:pPr>
              <w:cnfStyle w:val="000000000000" w:firstRow="0" w:lastRow="0" w:firstColumn="0" w:lastColumn="0" w:oddVBand="0" w:evenVBand="0" w:oddHBand="0" w:evenHBand="0" w:firstRowFirstColumn="0" w:firstRowLastColumn="0" w:lastRowFirstColumn="0" w:lastRowLastColumn="0"/>
            </w:pPr>
            <w:r>
              <w:t>63.6</w:t>
            </w:r>
          </w:p>
        </w:tc>
      </w:tr>
      <w:tr w:rsidR="008667A0" w14:paraId="01BB76C4"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1895" w:author="Kevin Toohey" w:date="2023-10-03T16:58:00Z">
              <w:tcPr>
                <w:tcW w:w="5040" w:type="dxa"/>
              </w:tcPr>
            </w:tcPrChange>
          </w:tcPr>
          <w:p w14:paraId="65521026" w14:textId="77777777" w:rsidR="008667A0" w:rsidRDefault="00165603">
            <w:r>
              <w:t xml:space="preserve">  CPI+4.0%p.a. over a 8-year rolling period(%)</w:t>
            </w:r>
          </w:p>
        </w:tc>
        <w:tc>
          <w:tcPr>
            <w:tcW w:w="1510" w:type="dxa"/>
            <w:tcPrChange w:id="1896" w:author="Kevin Toohey" w:date="2023-10-03T16:58:00Z">
              <w:tcPr>
                <w:tcW w:w="2408" w:type="dxa"/>
              </w:tcPr>
            </w:tcPrChange>
          </w:tcPr>
          <w:p w14:paraId="184264DD" w14:textId="77777777" w:rsidR="008667A0" w:rsidRDefault="00165603">
            <w:pPr>
              <w:cnfStyle w:val="000000000000" w:firstRow="0" w:lastRow="0" w:firstColumn="0" w:lastColumn="0" w:oddVBand="0" w:evenVBand="0" w:oddHBand="0" w:evenHBand="0" w:firstRowFirstColumn="0" w:firstRowLastColumn="0" w:lastRowFirstColumn="0" w:lastRowLastColumn="0"/>
            </w:pPr>
            <w:r>
              <w:t>56.7</w:t>
            </w:r>
          </w:p>
        </w:tc>
        <w:tc>
          <w:tcPr>
            <w:tcW w:w="1559" w:type="dxa"/>
            <w:tcPrChange w:id="1897" w:author="Kevin Toohey" w:date="2023-10-03T16:58:00Z">
              <w:tcPr>
                <w:tcW w:w="2408" w:type="dxa"/>
              </w:tcPr>
            </w:tcPrChange>
          </w:tcPr>
          <w:p w14:paraId="46242AB5" w14:textId="77777777" w:rsidR="008667A0" w:rsidRDefault="00165603">
            <w:pPr>
              <w:cnfStyle w:val="000000000000" w:firstRow="0" w:lastRow="0" w:firstColumn="0" w:lastColumn="0" w:oddVBand="0" w:evenVBand="0" w:oddHBand="0" w:evenHBand="0" w:firstRowFirstColumn="0" w:firstRowLastColumn="0" w:lastRowFirstColumn="0" w:lastRowLastColumn="0"/>
            </w:pPr>
            <w:r>
              <w:t>59.7</w:t>
            </w:r>
          </w:p>
        </w:tc>
        <w:tc>
          <w:tcPr>
            <w:tcW w:w="1559" w:type="dxa"/>
            <w:tcPrChange w:id="1898" w:author="Kevin Toohey" w:date="2023-10-03T16:58:00Z">
              <w:tcPr>
                <w:tcW w:w="2408" w:type="dxa"/>
              </w:tcPr>
            </w:tcPrChange>
          </w:tcPr>
          <w:p w14:paraId="748732F9" w14:textId="77777777" w:rsidR="008667A0" w:rsidRDefault="00165603">
            <w:pPr>
              <w:cnfStyle w:val="000000000000" w:firstRow="0" w:lastRow="0" w:firstColumn="0" w:lastColumn="0" w:oddVBand="0" w:evenVBand="0" w:oddHBand="0" w:evenHBand="0" w:firstRowFirstColumn="0" w:firstRowLastColumn="0" w:lastRowFirstColumn="0" w:lastRowLastColumn="0"/>
            </w:pPr>
            <w:r>
              <w:t>54.6</w:t>
            </w:r>
          </w:p>
        </w:tc>
      </w:tr>
      <w:tr w:rsidR="008667A0" w14:paraId="7E2ADC20"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1899" w:author="Kevin Toohey" w:date="2023-10-03T16:58:00Z">
              <w:tcPr>
                <w:tcW w:w="5040" w:type="dxa"/>
              </w:tcPr>
            </w:tcPrChange>
          </w:tcPr>
          <w:p w14:paraId="0FC7FDDF" w14:textId="77777777" w:rsidR="008667A0" w:rsidRDefault="00165603">
            <w:r>
              <w:t xml:space="preserve">  CPI+4.5%p.a. over a 8-year rolling period(%)</w:t>
            </w:r>
          </w:p>
        </w:tc>
        <w:tc>
          <w:tcPr>
            <w:tcW w:w="1510" w:type="dxa"/>
            <w:tcPrChange w:id="1900" w:author="Kevin Toohey" w:date="2023-10-03T16:58:00Z">
              <w:tcPr>
                <w:tcW w:w="2408" w:type="dxa"/>
              </w:tcPr>
            </w:tcPrChange>
          </w:tcPr>
          <w:p w14:paraId="0662FE21" w14:textId="77777777" w:rsidR="008667A0" w:rsidRDefault="00165603">
            <w:pPr>
              <w:cnfStyle w:val="000000000000" w:firstRow="0" w:lastRow="0" w:firstColumn="0" w:lastColumn="0" w:oddVBand="0" w:evenVBand="0" w:oddHBand="0" w:evenHBand="0" w:firstRowFirstColumn="0" w:firstRowLastColumn="0" w:lastRowFirstColumn="0" w:lastRowLastColumn="0"/>
            </w:pPr>
            <w:r>
              <w:t>48.1</w:t>
            </w:r>
          </w:p>
        </w:tc>
        <w:tc>
          <w:tcPr>
            <w:tcW w:w="1559" w:type="dxa"/>
            <w:tcPrChange w:id="1901" w:author="Kevin Toohey" w:date="2023-10-03T16:58:00Z">
              <w:tcPr>
                <w:tcW w:w="2408" w:type="dxa"/>
              </w:tcPr>
            </w:tcPrChange>
          </w:tcPr>
          <w:p w14:paraId="1EBBDF41" w14:textId="77777777" w:rsidR="008667A0" w:rsidRDefault="00165603">
            <w:pPr>
              <w:cnfStyle w:val="000000000000" w:firstRow="0" w:lastRow="0" w:firstColumn="0" w:lastColumn="0" w:oddVBand="0" w:evenVBand="0" w:oddHBand="0" w:evenHBand="0" w:firstRowFirstColumn="0" w:firstRowLastColumn="0" w:lastRowFirstColumn="0" w:lastRowLastColumn="0"/>
            </w:pPr>
            <w:r>
              <w:t>52.2</w:t>
            </w:r>
          </w:p>
        </w:tc>
        <w:tc>
          <w:tcPr>
            <w:tcW w:w="1559" w:type="dxa"/>
            <w:tcPrChange w:id="1902" w:author="Kevin Toohey" w:date="2023-10-03T16:58:00Z">
              <w:tcPr>
                <w:tcW w:w="2408" w:type="dxa"/>
              </w:tcPr>
            </w:tcPrChange>
          </w:tcPr>
          <w:p w14:paraId="28707AFC" w14:textId="77777777" w:rsidR="008667A0" w:rsidRDefault="00165603">
            <w:pPr>
              <w:cnfStyle w:val="000000000000" w:firstRow="0" w:lastRow="0" w:firstColumn="0" w:lastColumn="0" w:oddVBand="0" w:evenVBand="0" w:oddHBand="0" w:evenHBand="0" w:firstRowFirstColumn="0" w:firstRowLastColumn="0" w:lastRowFirstColumn="0" w:lastRowLastColumn="0"/>
            </w:pPr>
            <w:r>
              <w:t>45.0</w:t>
            </w:r>
          </w:p>
        </w:tc>
      </w:tr>
      <w:tr w:rsidR="008667A0" w14:paraId="5FD56CFA"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1903" w:author="Kevin Toohey" w:date="2023-10-03T16:58:00Z">
              <w:tcPr>
                <w:tcW w:w="5040" w:type="dxa"/>
              </w:tcPr>
            </w:tcPrChange>
          </w:tcPr>
          <w:p w14:paraId="4D4BBBDF" w14:textId="77777777" w:rsidR="008667A0" w:rsidRDefault="00165603">
            <w:r>
              <w:t xml:space="preserve">  CPI+5.0%p.a. over a 8-year rolling period(%)</w:t>
            </w:r>
          </w:p>
        </w:tc>
        <w:tc>
          <w:tcPr>
            <w:tcW w:w="1510" w:type="dxa"/>
            <w:tcPrChange w:id="1904" w:author="Kevin Toohey" w:date="2023-10-03T16:58:00Z">
              <w:tcPr>
                <w:tcW w:w="2408" w:type="dxa"/>
              </w:tcPr>
            </w:tcPrChange>
          </w:tcPr>
          <w:p w14:paraId="6D734AC7" w14:textId="77777777" w:rsidR="008667A0" w:rsidRDefault="00165603">
            <w:pPr>
              <w:cnfStyle w:val="000000000000" w:firstRow="0" w:lastRow="0" w:firstColumn="0" w:lastColumn="0" w:oddVBand="0" w:evenVBand="0" w:oddHBand="0" w:evenHBand="0" w:firstRowFirstColumn="0" w:firstRowLastColumn="0" w:lastRowFirstColumn="0" w:lastRowLastColumn="0"/>
            </w:pPr>
            <w:r>
              <w:t>39.4</w:t>
            </w:r>
          </w:p>
        </w:tc>
        <w:tc>
          <w:tcPr>
            <w:tcW w:w="1559" w:type="dxa"/>
            <w:tcPrChange w:id="1905" w:author="Kevin Toohey" w:date="2023-10-03T16:58:00Z">
              <w:tcPr>
                <w:tcW w:w="2408" w:type="dxa"/>
              </w:tcPr>
            </w:tcPrChange>
          </w:tcPr>
          <w:p w14:paraId="7B089C4A" w14:textId="77777777" w:rsidR="008667A0" w:rsidRDefault="00165603">
            <w:pPr>
              <w:cnfStyle w:val="000000000000" w:firstRow="0" w:lastRow="0" w:firstColumn="0" w:lastColumn="0" w:oddVBand="0" w:evenVBand="0" w:oddHBand="0" w:evenHBand="0" w:firstRowFirstColumn="0" w:firstRowLastColumn="0" w:lastRowFirstColumn="0" w:lastRowLastColumn="0"/>
            </w:pPr>
            <w:r>
              <w:t>44.3</w:t>
            </w:r>
          </w:p>
        </w:tc>
        <w:tc>
          <w:tcPr>
            <w:tcW w:w="1559" w:type="dxa"/>
            <w:tcPrChange w:id="1906" w:author="Kevin Toohey" w:date="2023-10-03T16:58:00Z">
              <w:tcPr>
                <w:tcW w:w="2408" w:type="dxa"/>
              </w:tcPr>
            </w:tcPrChange>
          </w:tcPr>
          <w:p w14:paraId="1460C795" w14:textId="77777777" w:rsidR="008667A0" w:rsidRDefault="00165603">
            <w:pPr>
              <w:cnfStyle w:val="000000000000" w:firstRow="0" w:lastRow="0" w:firstColumn="0" w:lastColumn="0" w:oddVBand="0" w:evenVBand="0" w:oddHBand="0" w:evenHBand="0" w:firstRowFirstColumn="0" w:firstRowLastColumn="0" w:lastRowFirstColumn="0" w:lastRowLastColumn="0"/>
            </w:pPr>
            <w:r>
              <w:t>35.4</w:t>
            </w:r>
          </w:p>
        </w:tc>
      </w:tr>
      <w:tr w:rsidR="008667A0" w14:paraId="4B794191"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1907" w:author="Kevin Toohey" w:date="2023-10-03T16:58:00Z">
              <w:tcPr>
                <w:tcW w:w="5040" w:type="dxa"/>
              </w:tcPr>
            </w:tcPrChange>
          </w:tcPr>
          <w:p w14:paraId="19C2A876" w14:textId="77777777" w:rsidR="008667A0" w:rsidRDefault="00165603">
            <w:r>
              <w:t xml:space="preserve">  CPI+3.0%p.a. over a 9-year rolling period(%)</w:t>
            </w:r>
          </w:p>
        </w:tc>
        <w:tc>
          <w:tcPr>
            <w:tcW w:w="1510" w:type="dxa"/>
            <w:tcPrChange w:id="1908" w:author="Kevin Toohey" w:date="2023-10-03T16:58:00Z">
              <w:tcPr>
                <w:tcW w:w="2408" w:type="dxa"/>
              </w:tcPr>
            </w:tcPrChange>
          </w:tcPr>
          <w:p w14:paraId="5BC57116" w14:textId="77777777" w:rsidR="008667A0" w:rsidRDefault="00165603">
            <w:pPr>
              <w:cnfStyle w:val="000000000000" w:firstRow="0" w:lastRow="0" w:firstColumn="0" w:lastColumn="0" w:oddVBand="0" w:evenVBand="0" w:oddHBand="0" w:evenHBand="0" w:firstRowFirstColumn="0" w:firstRowLastColumn="0" w:lastRowFirstColumn="0" w:lastRowLastColumn="0"/>
            </w:pPr>
            <w:r>
              <w:t>74.3</w:t>
            </w:r>
          </w:p>
        </w:tc>
        <w:tc>
          <w:tcPr>
            <w:tcW w:w="1559" w:type="dxa"/>
            <w:tcPrChange w:id="1909" w:author="Kevin Toohey" w:date="2023-10-03T16:58:00Z">
              <w:tcPr>
                <w:tcW w:w="2408" w:type="dxa"/>
              </w:tcPr>
            </w:tcPrChange>
          </w:tcPr>
          <w:p w14:paraId="40903800" w14:textId="77777777" w:rsidR="008667A0" w:rsidRDefault="00165603">
            <w:pPr>
              <w:cnfStyle w:val="000000000000" w:firstRow="0" w:lastRow="0" w:firstColumn="0" w:lastColumn="0" w:oddVBand="0" w:evenVBand="0" w:oddHBand="0" w:evenHBand="0" w:firstRowFirstColumn="0" w:firstRowLastColumn="0" w:lastRowFirstColumn="0" w:lastRowLastColumn="0"/>
            </w:pPr>
            <w:r>
              <w:t>75.4</w:t>
            </w:r>
          </w:p>
        </w:tc>
        <w:tc>
          <w:tcPr>
            <w:tcW w:w="1559" w:type="dxa"/>
            <w:tcPrChange w:id="1910" w:author="Kevin Toohey" w:date="2023-10-03T16:58:00Z">
              <w:tcPr>
                <w:tcW w:w="2408" w:type="dxa"/>
              </w:tcPr>
            </w:tcPrChange>
          </w:tcPr>
          <w:p w14:paraId="77C13E20" w14:textId="77777777" w:rsidR="008667A0" w:rsidRDefault="00165603">
            <w:pPr>
              <w:cnfStyle w:val="000000000000" w:firstRow="0" w:lastRow="0" w:firstColumn="0" w:lastColumn="0" w:oddVBand="0" w:evenVBand="0" w:oddHBand="0" w:evenHBand="0" w:firstRowFirstColumn="0" w:firstRowLastColumn="0" w:lastRowFirstColumn="0" w:lastRowLastColumn="0"/>
            </w:pPr>
            <w:r>
              <w:t>74.1</w:t>
            </w:r>
          </w:p>
        </w:tc>
      </w:tr>
      <w:tr w:rsidR="008667A0" w14:paraId="756F5E4F"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1911" w:author="Kevin Toohey" w:date="2023-10-03T16:58:00Z">
              <w:tcPr>
                <w:tcW w:w="5040" w:type="dxa"/>
              </w:tcPr>
            </w:tcPrChange>
          </w:tcPr>
          <w:p w14:paraId="05D53FE8" w14:textId="77777777" w:rsidR="008667A0" w:rsidRDefault="00165603">
            <w:r>
              <w:t xml:space="preserve">  CPI+3.5%p.a. over a 9-year rolling period(%)</w:t>
            </w:r>
          </w:p>
        </w:tc>
        <w:tc>
          <w:tcPr>
            <w:tcW w:w="1510" w:type="dxa"/>
            <w:tcPrChange w:id="1912" w:author="Kevin Toohey" w:date="2023-10-03T16:58:00Z">
              <w:tcPr>
                <w:tcW w:w="2408" w:type="dxa"/>
              </w:tcPr>
            </w:tcPrChange>
          </w:tcPr>
          <w:p w14:paraId="61014DCB" w14:textId="77777777" w:rsidR="008667A0" w:rsidRDefault="00165603">
            <w:pPr>
              <w:cnfStyle w:val="000000000000" w:firstRow="0" w:lastRow="0" w:firstColumn="0" w:lastColumn="0" w:oddVBand="0" w:evenVBand="0" w:oddHBand="0" w:evenHBand="0" w:firstRowFirstColumn="0" w:firstRowLastColumn="0" w:lastRowFirstColumn="0" w:lastRowLastColumn="0"/>
            </w:pPr>
            <w:r>
              <w:t>66.5</w:t>
            </w:r>
          </w:p>
        </w:tc>
        <w:tc>
          <w:tcPr>
            <w:tcW w:w="1559" w:type="dxa"/>
            <w:tcPrChange w:id="1913" w:author="Kevin Toohey" w:date="2023-10-03T16:58:00Z">
              <w:tcPr>
                <w:tcW w:w="2408" w:type="dxa"/>
              </w:tcPr>
            </w:tcPrChange>
          </w:tcPr>
          <w:p w14:paraId="0A124C87" w14:textId="77777777" w:rsidR="008667A0" w:rsidRDefault="00165603">
            <w:pPr>
              <w:cnfStyle w:val="000000000000" w:firstRow="0" w:lastRow="0" w:firstColumn="0" w:lastColumn="0" w:oddVBand="0" w:evenVBand="0" w:oddHBand="0" w:evenHBand="0" w:firstRowFirstColumn="0" w:firstRowLastColumn="0" w:lastRowFirstColumn="0" w:lastRowLastColumn="0"/>
            </w:pPr>
            <w:r>
              <w:t>68.7</w:t>
            </w:r>
          </w:p>
        </w:tc>
        <w:tc>
          <w:tcPr>
            <w:tcW w:w="1559" w:type="dxa"/>
            <w:tcPrChange w:id="1914" w:author="Kevin Toohey" w:date="2023-10-03T16:58:00Z">
              <w:tcPr>
                <w:tcW w:w="2408" w:type="dxa"/>
              </w:tcPr>
            </w:tcPrChange>
          </w:tcPr>
          <w:p w14:paraId="7B0E7A1B" w14:textId="77777777" w:rsidR="008667A0" w:rsidRDefault="00165603">
            <w:pPr>
              <w:cnfStyle w:val="000000000000" w:firstRow="0" w:lastRow="0" w:firstColumn="0" w:lastColumn="0" w:oddVBand="0" w:evenVBand="0" w:oddHBand="0" w:evenHBand="0" w:firstRowFirstColumn="0" w:firstRowLastColumn="0" w:lastRowFirstColumn="0" w:lastRowLastColumn="0"/>
            </w:pPr>
            <w:r>
              <w:t>65.3</w:t>
            </w:r>
          </w:p>
        </w:tc>
      </w:tr>
      <w:tr w:rsidR="008667A0" w14:paraId="331064FB"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1915" w:author="Kevin Toohey" w:date="2023-10-03T16:58:00Z">
              <w:tcPr>
                <w:tcW w:w="5040" w:type="dxa"/>
              </w:tcPr>
            </w:tcPrChange>
          </w:tcPr>
          <w:p w14:paraId="4C81EA52" w14:textId="77777777" w:rsidR="008667A0" w:rsidRDefault="00165603">
            <w:r>
              <w:t xml:space="preserve">  CPI+4.0%p.a. over a 9-year rolling period(%)</w:t>
            </w:r>
          </w:p>
        </w:tc>
        <w:tc>
          <w:tcPr>
            <w:tcW w:w="1510" w:type="dxa"/>
            <w:tcPrChange w:id="1916" w:author="Kevin Toohey" w:date="2023-10-03T16:58:00Z">
              <w:tcPr>
                <w:tcW w:w="2408" w:type="dxa"/>
              </w:tcPr>
            </w:tcPrChange>
          </w:tcPr>
          <w:p w14:paraId="2F071BBD" w14:textId="77777777" w:rsidR="008667A0" w:rsidRDefault="00165603">
            <w:pPr>
              <w:cnfStyle w:val="000000000000" w:firstRow="0" w:lastRow="0" w:firstColumn="0" w:lastColumn="0" w:oddVBand="0" w:evenVBand="0" w:oddHBand="0" w:evenHBand="0" w:firstRowFirstColumn="0" w:firstRowLastColumn="0" w:lastRowFirstColumn="0" w:lastRowLastColumn="0"/>
            </w:pPr>
            <w:r>
              <w:t>57.6</w:t>
            </w:r>
          </w:p>
        </w:tc>
        <w:tc>
          <w:tcPr>
            <w:tcW w:w="1559" w:type="dxa"/>
            <w:tcPrChange w:id="1917" w:author="Kevin Toohey" w:date="2023-10-03T16:58:00Z">
              <w:tcPr>
                <w:tcW w:w="2408" w:type="dxa"/>
              </w:tcPr>
            </w:tcPrChange>
          </w:tcPr>
          <w:p w14:paraId="3EBFF43B" w14:textId="77777777" w:rsidR="008667A0" w:rsidRDefault="00165603">
            <w:pPr>
              <w:cnfStyle w:val="000000000000" w:firstRow="0" w:lastRow="0" w:firstColumn="0" w:lastColumn="0" w:oddVBand="0" w:evenVBand="0" w:oddHBand="0" w:evenHBand="0" w:firstRowFirstColumn="0" w:firstRowLastColumn="0" w:lastRowFirstColumn="0" w:lastRowLastColumn="0"/>
            </w:pPr>
            <w:r>
              <w:t>61.0</w:t>
            </w:r>
          </w:p>
        </w:tc>
        <w:tc>
          <w:tcPr>
            <w:tcW w:w="1559" w:type="dxa"/>
            <w:tcPrChange w:id="1918" w:author="Kevin Toohey" w:date="2023-10-03T16:58:00Z">
              <w:tcPr>
                <w:tcW w:w="2408" w:type="dxa"/>
              </w:tcPr>
            </w:tcPrChange>
          </w:tcPr>
          <w:p w14:paraId="65095BB7" w14:textId="77777777" w:rsidR="008667A0" w:rsidRDefault="00165603">
            <w:pPr>
              <w:cnfStyle w:val="000000000000" w:firstRow="0" w:lastRow="0" w:firstColumn="0" w:lastColumn="0" w:oddVBand="0" w:evenVBand="0" w:oddHBand="0" w:evenHBand="0" w:firstRowFirstColumn="0" w:firstRowLastColumn="0" w:lastRowFirstColumn="0" w:lastRowLastColumn="0"/>
            </w:pPr>
            <w:r>
              <w:t>55.2</w:t>
            </w:r>
          </w:p>
        </w:tc>
      </w:tr>
      <w:tr w:rsidR="008667A0" w14:paraId="0D5BC95E"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1919" w:author="Kevin Toohey" w:date="2023-10-03T16:58:00Z">
              <w:tcPr>
                <w:tcW w:w="5040" w:type="dxa"/>
              </w:tcPr>
            </w:tcPrChange>
          </w:tcPr>
          <w:p w14:paraId="16FEC16F" w14:textId="77777777" w:rsidR="008667A0" w:rsidRDefault="00165603">
            <w:r>
              <w:t xml:space="preserve">  CPI+4.5%p.a. over a 9-year rolling period(%)</w:t>
            </w:r>
          </w:p>
        </w:tc>
        <w:tc>
          <w:tcPr>
            <w:tcW w:w="1510" w:type="dxa"/>
            <w:tcPrChange w:id="1920" w:author="Kevin Toohey" w:date="2023-10-03T16:58:00Z">
              <w:tcPr>
                <w:tcW w:w="2408" w:type="dxa"/>
              </w:tcPr>
            </w:tcPrChange>
          </w:tcPr>
          <w:p w14:paraId="464F8768" w14:textId="77777777" w:rsidR="008667A0" w:rsidRDefault="00165603">
            <w:pPr>
              <w:cnfStyle w:val="000000000000" w:firstRow="0" w:lastRow="0" w:firstColumn="0" w:lastColumn="0" w:oddVBand="0" w:evenVBand="0" w:oddHBand="0" w:evenHBand="0" w:firstRowFirstColumn="0" w:firstRowLastColumn="0" w:lastRowFirstColumn="0" w:lastRowLastColumn="0"/>
            </w:pPr>
            <w:r>
              <w:t>47.9</w:t>
            </w:r>
          </w:p>
        </w:tc>
        <w:tc>
          <w:tcPr>
            <w:tcW w:w="1559" w:type="dxa"/>
            <w:tcPrChange w:id="1921" w:author="Kevin Toohey" w:date="2023-10-03T16:58:00Z">
              <w:tcPr>
                <w:tcW w:w="2408" w:type="dxa"/>
              </w:tcPr>
            </w:tcPrChange>
          </w:tcPr>
          <w:p w14:paraId="740A7094" w14:textId="77777777" w:rsidR="008667A0" w:rsidRDefault="00165603">
            <w:pPr>
              <w:cnfStyle w:val="000000000000" w:firstRow="0" w:lastRow="0" w:firstColumn="0" w:lastColumn="0" w:oddVBand="0" w:evenVBand="0" w:oddHBand="0" w:evenHBand="0" w:firstRowFirstColumn="0" w:firstRowLastColumn="0" w:lastRowFirstColumn="0" w:lastRowLastColumn="0"/>
            </w:pPr>
            <w:r>
              <w:t>52.5</w:t>
            </w:r>
          </w:p>
        </w:tc>
        <w:tc>
          <w:tcPr>
            <w:tcW w:w="1559" w:type="dxa"/>
            <w:tcPrChange w:id="1922" w:author="Kevin Toohey" w:date="2023-10-03T16:58:00Z">
              <w:tcPr>
                <w:tcW w:w="2408" w:type="dxa"/>
              </w:tcPr>
            </w:tcPrChange>
          </w:tcPr>
          <w:p w14:paraId="4F8DC8C3" w14:textId="77777777" w:rsidR="008667A0" w:rsidRDefault="00165603">
            <w:pPr>
              <w:cnfStyle w:val="000000000000" w:firstRow="0" w:lastRow="0" w:firstColumn="0" w:lastColumn="0" w:oddVBand="0" w:evenVBand="0" w:oddHBand="0" w:evenHBand="0" w:firstRowFirstColumn="0" w:firstRowLastColumn="0" w:lastRowFirstColumn="0" w:lastRowLastColumn="0"/>
            </w:pPr>
            <w:r>
              <w:t>44.3</w:t>
            </w:r>
          </w:p>
        </w:tc>
      </w:tr>
      <w:tr w:rsidR="008667A0" w14:paraId="16EEC9C1"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1923" w:author="Kevin Toohey" w:date="2023-10-03T16:58:00Z">
              <w:tcPr>
                <w:tcW w:w="5040" w:type="dxa"/>
              </w:tcPr>
            </w:tcPrChange>
          </w:tcPr>
          <w:p w14:paraId="1548DD8A" w14:textId="77777777" w:rsidR="008667A0" w:rsidRDefault="00165603">
            <w:r>
              <w:t xml:space="preserve">  CPI+5.0%p.a. over a 9-year rolling period(%)</w:t>
            </w:r>
          </w:p>
        </w:tc>
        <w:tc>
          <w:tcPr>
            <w:tcW w:w="1510" w:type="dxa"/>
            <w:tcPrChange w:id="1924" w:author="Kevin Toohey" w:date="2023-10-03T16:58:00Z">
              <w:tcPr>
                <w:tcW w:w="2408" w:type="dxa"/>
              </w:tcPr>
            </w:tcPrChange>
          </w:tcPr>
          <w:p w14:paraId="2767A810" w14:textId="77777777" w:rsidR="008667A0" w:rsidRDefault="00165603">
            <w:pPr>
              <w:cnfStyle w:val="000000000000" w:firstRow="0" w:lastRow="0" w:firstColumn="0" w:lastColumn="0" w:oddVBand="0" w:evenVBand="0" w:oddHBand="0" w:evenHBand="0" w:firstRowFirstColumn="0" w:firstRowLastColumn="0" w:lastRowFirstColumn="0" w:lastRowLastColumn="0"/>
            </w:pPr>
            <w:r>
              <w:t>38.0</w:t>
            </w:r>
          </w:p>
        </w:tc>
        <w:tc>
          <w:tcPr>
            <w:tcW w:w="1559" w:type="dxa"/>
            <w:tcPrChange w:id="1925" w:author="Kevin Toohey" w:date="2023-10-03T16:58:00Z">
              <w:tcPr>
                <w:tcW w:w="2408" w:type="dxa"/>
              </w:tcPr>
            </w:tcPrChange>
          </w:tcPr>
          <w:p w14:paraId="4EA738BD" w14:textId="77777777" w:rsidR="008667A0" w:rsidRDefault="00165603">
            <w:pPr>
              <w:cnfStyle w:val="000000000000" w:firstRow="0" w:lastRow="0" w:firstColumn="0" w:lastColumn="0" w:oddVBand="0" w:evenVBand="0" w:oddHBand="0" w:evenHBand="0" w:firstRowFirstColumn="0" w:firstRowLastColumn="0" w:lastRowFirstColumn="0" w:lastRowLastColumn="0"/>
            </w:pPr>
            <w:r>
              <w:t>43.5</w:t>
            </w:r>
          </w:p>
        </w:tc>
        <w:tc>
          <w:tcPr>
            <w:tcW w:w="1559" w:type="dxa"/>
            <w:tcPrChange w:id="1926" w:author="Kevin Toohey" w:date="2023-10-03T16:58:00Z">
              <w:tcPr>
                <w:tcW w:w="2408" w:type="dxa"/>
              </w:tcPr>
            </w:tcPrChange>
          </w:tcPr>
          <w:p w14:paraId="00389D14" w14:textId="77777777" w:rsidR="008667A0" w:rsidRDefault="00165603">
            <w:pPr>
              <w:cnfStyle w:val="000000000000" w:firstRow="0" w:lastRow="0" w:firstColumn="0" w:lastColumn="0" w:oddVBand="0" w:evenVBand="0" w:oddHBand="0" w:evenHBand="0" w:firstRowFirstColumn="0" w:firstRowLastColumn="0" w:lastRowFirstColumn="0" w:lastRowLastColumn="0"/>
            </w:pPr>
            <w:r>
              <w:t>33.5</w:t>
            </w:r>
          </w:p>
        </w:tc>
      </w:tr>
      <w:tr w:rsidR="008667A0" w14:paraId="1A10D8C3"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1927" w:author="Kevin Toohey" w:date="2023-10-03T16:58:00Z">
              <w:tcPr>
                <w:tcW w:w="5040" w:type="dxa"/>
              </w:tcPr>
            </w:tcPrChange>
          </w:tcPr>
          <w:p w14:paraId="61BEC183" w14:textId="77777777" w:rsidR="008667A0" w:rsidRDefault="00165603">
            <w:r>
              <w:t xml:space="preserve">  CPI+3.0%p.a. over a 10-year rolling period(%)</w:t>
            </w:r>
          </w:p>
        </w:tc>
        <w:tc>
          <w:tcPr>
            <w:tcW w:w="1510" w:type="dxa"/>
            <w:tcPrChange w:id="1928" w:author="Kevin Toohey" w:date="2023-10-03T16:58:00Z">
              <w:tcPr>
                <w:tcW w:w="2408" w:type="dxa"/>
              </w:tcPr>
            </w:tcPrChange>
          </w:tcPr>
          <w:p w14:paraId="6E12A2F9" w14:textId="77777777" w:rsidR="008667A0" w:rsidRDefault="00165603">
            <w:pPr>
              <w:cnfStyle w:val="000000000000" w:firstRow="0" w:lastRow="0" w:firstColumn="0" w:lastColumn="0" w:oddVBand="0" w:evenVBand="0" w:oddHBand="0" w:evenHBand="0" w:firstRowFirstColumn="0" w:firstRowLastColumn="0" w:lastRowFirstColumn="0" w:lastRowLastColumn="0"/>
            </w:pPr>
            <w:r>
              <w:t>76.7</w:t>
            </w:r>
          </w:p>
        </w:tc>
        <w:tc>
          <w:tcPr>
            <w:tcW w:w="1559" w:type="dxa"/>
            <w:tcPrChange w:id="1929" w:author="Kevin Toohey" w:date="2023-10-03T16:58:00Z">
              <w:tcPr>
                <w:tcW w:w="2408" w:type="dxa"/>
              </w:tcPr>
            </w:tcPrChange>
          </w:tcPr>
          <w:p w14:paraId="5C031B73" w14:textId="77777777" w:rsidR="008667A0" w:rsidRDefault="00165603">
            <w:pPr>
              <w:cnfStyle w:val="000000000000" w:firstRow="0" w:lastRow="0" w:firstColumn="0" w:lastColumn="0" w:oddVBand="0" w:evenVBand="0" w:oddHBand="0" w:evenHBand="0" w:firstRowFirstColumn="0" w:firstRowLastColumn="0" w:lastRowFirstColumn="0" w:lastRowLastColumn="0"/>
            </w:pPr>
            <w:r>
              <w:t>77.9</w:t>
            </w:r>
          </w:p>
        </w:tc>
        <w:tc>
          <w:tcPr>
            <w:tcW w:w="1559" w:type="dxa"/>
            <w:tcPrChange w:id="1930" w:author="Kevin Toohey" w:date="2023-10-03T16:58:00Z">
              <w:tcPr>
                <w:tcW w:w="2408" w:type="dxa"/>
              </w:tcPr>
            </w:tcPrChange>
          </w:tcPr>
          <w:p w14:paraId="7E40E151" w14:textId="77777777" w:rsidR="008667A0" w:rsidRDefault="00165603">
            <w:pPr>
              <w:cnfStyle w:val="000000000000" w:firstRow="0" w:lastRow="0" w:firstColumn="0" w:lastColumn="0" w:oddVBand="0" w:evenVBand="0" w:oddHBand="0" w:evenHBand="0" w:firstRowFirstColumn="0" w:firstRowLastColumn="0" w:lastRowFirstColumn="0" w:lastRowLastColumn="0"/>
            </w:pPr>
            <w:r>
              <w:t>76.5</w:t>
            </w:r>
          </w:p>
        </w:tc>
      </w:tr>
      <w:tr w:rsidR="008667A0" w14:paraId="4DB0639E"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1931" w:author="Kevin Toohey" w:date="2023-10-03T16:58:00Z">
              <w:tcPr>
                <w:tcW w:w="5040" w:type="dxa"/>
              </w:tcPr>
            </w:tcPrChange>
          </w:tcPr>
          <w:p w14:paraId="13587FE4" w14:textId="77777777" w:rsidR="008667A0" w:rsidRDefault="00165603">
            <w:r>
              <w:t xml:space="preserve">  CPI+3.5%p.a. over a 10-year rolling period(%)</w:t>
            </w:r>
          </w:p>
        </w:tc>
        <w:tc>
          <w:tcPr>
            <w:tcW w:w="1510" w:type="dxa"/>
            <w:tcPrChange w:id="1932" w:author="Kevin Toohey" w:date="2023-10-03T16:58:00Z">
              <w:tcPr>
                <w:tcW w:w="2408" w:type="dxa"/>
              </w:tcPr>
            </w:tcPrChange>
          </w:tcPr>
          <w:p w14:paraId="452F1981" w14:textId="77777777" w:rsidR="008667A0" w:rsidRDefault="00165603">
            <w:pPr>
              <w:cnfStyle w:val="000000000000" w:firstRow="0" w:lastRow="0" w:firstColumn="0" w:lastColumn="0" w:oddVBand="0" w:evenVBand="0" w:oddHBand="0" w:evenHBand="0" w:firstRowFirstColumn="0" w:firstRowLastColumn="0" w:lastRowFirstColumn="0" w:lastRowLastColumn="0"/>
            </w:pPr>
            <w:r>
              <w:t>68.4</w:t>
            </w:r>
          </w:p>
        </w:tc>
        <w:tc>
          <w:tcPr>
            <w:tcW w:w="1559" w:type="dxa"/>
            <w:tcPrChange w:id="1933" w:author="Kevin Toohey" w:date="2023-10-03T16:58:00Z">
              <w:tcPr>
                <w:tcW w:w="2408" w:type="dxa"/>
              </w:tcPr>
            </w:tcPrChange>
          </w:tcPr>
          <w:p w14:paraId="3AF2553C" w14:textId="77777777" w:rsidR="008667A0" w:rsidRDefault="00165603">
            <w:pPr>
              <w:cnfStyle w:val="000000000000" w:firstRow="0" w:lastRow="0" w:firstColumn="0" w:lastColumn="0" w:oddVBand="0" w:evenVBand="0" w:oddHBand="0" w:evenHBand="0" w:firstRowFirstColumn="0" w:firstRowLastColumn="0" w:lastRowFirstColumn="0" w:lastRowLastColumn="0"/>
            </w:pPr>
            <w:r>
              <w:t>70.8</w:t>
            </w:r>
          </w:p>
        </w:tc>
        <w:tc>
          <w:tcPr>
            <w:tcW w:w="1559" w:type="dxa"/>
            <w:tcPrChange w:id="1934" w:author="Kevin Toohey" w:date="2023-10-03T16:58:00Z">
              <w:tcPr>
                <w:tcW w:w="2408" w:type="dxa"/>
              </w:tcPr>
            </w:tcPrChange>
          </w:tcPr>
          <w:p w14:paraId="7DBCC3CC" w14:textId="77777777" w:rsidR="008667A0" w:rsidRDefault="00165603">
            <w:pPr>
              <w:cnfStyle w:val="000000000000" w:firstRow="0" w:lastRow="0" w:firstColumn="0" w:lastColumn="0" w:oddVBand="0" w:evenVBand="0" w:oddHBand="0" w:evenHBand="0" w:firstRowFirstColumn="0" w:firstRowLastColumn="0" w:lastRowFirstColumn="0" w:lastRowLastColumn="0"/>
            </w:pPr>
            <w:r>
              <w:t>67.1</w:t>
            </w:r>
          </w:p>
        </w:tc>
      </w:tr>
      <w:tr w:rsidR="008667A0" w14:paraId="471BA6D8"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1935" w:author="Kevin Toohey" w:date="2023-10-03T16:58:00Z">
              <w:tcPr>
                <w:tcW w:w="5040" w:type="dxa"/>
              </w:tcPr>
            </w:tcPrChange>
          </w:tcPr>
          <w:p w14:paraId="02EA7DA4" w14:textId="77777777" w:rsidR="008667A0" w:rsidRDefault="00165603">
            <w:pPr>
              <w:pStyle w:val="Mark1"/>
            </w:pPr>
            <w:r>
              <w:t xml:space="preserve">  CPI+4.0%p.a. over a 10-year rolling period(%)</w:t>
            </w:r>
          </w:p>
        </w:tc>
        <w:tc>
          <w:tcPr>
            <w:tcW w:w="1510" w:type="dxa"/>
            <w:tcPrChange w:id="1936" w:author="Kevin Toohey" w:date="2023-10-03T16:58:00Z">
              <w:tcPr>
                <w:tcW w:w="2408" w:type="dxa"/>
              </w:tcPr>
            </w:tcPrChange>
          </w:tcPr>
          <w:p w14:paraId="78E2BCDD"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58.5</w:t>
            </w:r>
          </w:p>
        </w:tc>
        <w:tc>
          <w:tcPr>
            <w:tcW w:w="1559" w:type="dxa"/>
            <w:tcPrChange w:id="1937" w:author="Kevin Toohey" w:date="2023-10-03T16:58:00Z">
              <w:tcPr>
                <w:tcW w:w="2408" w:type="dxa"/>
              </w:tcPr>
            </w:tcPrChange>
          </w:tcPr>
          <w:p w14:paraId="2D7464A6"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62.3</w:t>
            </w:r>
          </w:p>
        </w:tc>
        <w:tc>
          <w:tcPr>
            <w:tcW w:w="1559" w:type="dxa"/>
            <w:tcPrChange w:id="1938" w:author="Kevin Toohey" w:date="2023-10-03T16:58:00Z">
              <w:tcPr>
                <w:tcW w:w="2408" w:type="dxa"/>
              </w:tcPr>
            </w:tcPrChange>
          </w:tcPr>
          <w:p w14:paraId="6545F02C"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55.8</w:t>
            </w:r>
          </w:p>
        </w:tc>
      </w:tr>
      <w:tr w:rsidR="008667A0" w14:paraId="7FF53C39"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1939" w:author="Kevin Toohey" w:date="2023-10-03T16:58:00Z">
              <w:tcPr>
                <w:tcW w:w="5040" w:type="dxa"/>
              </w:tcPr>
            </w:tcPrChange>
          </w:tcPr>
          <w:p w14:paraId="0ADC84AA" w14:textId="77777777" w:rsidR="008667A0" w:rsidRDefault="00165603">
            <w:r>
              <w:t xml:space="preserve">  CPI+4.5%p.a. over a 10-year rolling period(%)</w:t>
            </w:r>
          </w:p>
        </w:tc>
        <w:tc>
          <w:tcPr>
            <w:tcW w:w="1510" w:type="dxa"/>
            <w:tcPrChange w:id="1940" w:author="Kevin Toohey" w:date="2023-10-03T16:58:00Z">
              <w:tcPr>
                <w:tcW w:w="2408" w:type="dxa"/>
              </w:tcPr>
            </w:tcPrChange>
          </w:tcPr>
          <w:p w14:paraId="48DA1937" w14:textId="77777777" w:rsidR="008667A0" w:rsidRDefault="00165603">
            <w:pPr>
              <w:cnfStyle w:val="000000000000" w:firstRow="0" w:lastRow="0" w:firstColumn="0" w:lastColumn="0" w:oddVBand="0" w:evenVBand="0" w:oddHBand="0" w:evenHBand="0" w:firstRowFirstColumn="0" w:firstRowLastColumn="0" w:lastRowFirstColumn="0" w:lastRowLastColumn="0"/>
            </w:pPr>
            <w:r>
              <w:t>47.6</w:t>
            </w:r>
          </w:p>
        </w:tc>
        <w:tc>
          <w:tcPr>
            <w:tcW w:w="1559" w:type="dxa"/>
            <w:tcPrChange w:id="1941" w:author="Kevin Toohey" w:date="2023-10-03T16:58:00Z">
              <w:tcPr>
                <w:tcW w:w="2408" w:type="dxa"/>
              </w:tcPr>
            </w:tcPrChange>
          </w:tcPr>
          <w:p w14:paraId="72063A4E" w14:textId="77777777" w:rsidR="008667A0" w:rsidRDefault="00165603">
            <w:pPr>
              <w:cnfStyle w:val="000000000000" w:firstRow="0" w:lastRow="0" w:firstColumn="0" w:lastColumn="0" w:oddVBand="0" w:evenVBand="0" w:oddHBand="0" w:evenHBand="0" w:firstRowFirstColumn="0" w:firstRowLastColumn="0" w:lastRowFirstColumn="0" w:lastRowLastColumn="0"/>
            </w:pPr>
            <w:r>
              <w:t>52.8</w:t>
            </w:r>
          </w:p>
        </w:tc>
        <w:tc>
          <w:tcPr>
            <w:tcW w:w="1559" w:type="dxa"/>
            <w:tcPrChange w:id="1942" w:author="Kevin Toohey" w:date="2023-10-03T16:58:00Z">
              <w:tcPr>
                <w:tcW w:w="2408" w:type="dxa"/>
              </w:tcPr>
            </w:tcPrChange>
          </w:tcPr>
          <w:p w14:paraId="73F7AEAE" w14:textId="77777777" w:rsidR="008667A0" w:rsidRDefault="00165603">
            <w:pPr>
              <w:cnfStyle w:val="000000000000" w:firstRow="0" w:lastRow="0" w:firstColumn="0" w:lastColumn="0" w:oddVBand="0" w:evenVBand="0" w:oddHBand="0" w:evenHBand="0" w:firstRowFirstColumn="0" w:firstRowLastColumn="0" w:lastRowFirstColumn="0" w:lastRowLastColumn="0"/>
            </w:pPr>
            <w:r>
              <w:t>43.6</w:t>
            </w:r>
          </w:p>
        </w:tc>
      </w:tr>
      <w:tr w:rsidR="008667A0" w14:paraId="774F35EF"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1943" w:author="Kevin Toohey" w:date="2023-10-03T16:58:00Z">
              <w:tcPr>
                <w:tcW w:w="5040" w:type="dxa"/>
              </w:tcPr>
            </w:tcPrChange>
          </w:tcPr>
          <w:p w14:paraId="7E145003" w14:textId="77777777" w:rsidR="008667A0" w:rsidRDefault="00165603">
            <w:r>
              <w:t xml:space="preserve">  CPI+5.0%p.a. over a 10-year rolling period(%)</w:t>
            </w:r>
          </w:p>
        </w:tc>
        <w:tc>
          <w:tcPr>
            <w:tcW w:w="1510" w:type="dxa"/>
            <w:tcPrChange w:id="1944" w:author="Kevin Toohey" w:date="2023-10-03T16:58:00Z">
              <w:tcPr>
                <w:tcW w:w="2408" w:type="dxa"/>
              </w:tcPr>
            </w:tcPrChange>
          </w:tcPr>
          <w:p w14:paraId="6C4E8649" w14:textId="77777777" w:rsidR="008667A0" w:rsidRDefault="00165603">
            <w:pPr>
              <w:cnfStyle w:val="000000000000" w:firstRow="0" w:lastRow="0" w:firstColumn="0" w:lastColumn="0" w:oddVBand="0" w:evenVBand="0" w:oddHBand="0" w:evenHBand="0" w:firstRowFirstColumn="0" w:firstRowLastColumn="0" w:lastRowFirstColumn="0" w:lastRowLastColumn="0"/>
            </w:pPr>
            <w:r>
              <w:t>36.5</w:t>
            </w:r>
          </w:p>
        </w:tc>
        <w:tc>
          <w:tcPr>
            <w:tcW w:w="1559" w:type="dxa"/>
            <w:tcPrChange w:id="1945" w:author="Kevin Toohey" w:date="2023-10-03T16:58:00Z">
              <w:tcPr>
                <w:tcW w:w="2408" w:type="dxa"/>
              </w:tcPr>
            </w:tcPrChange>
          </w:tcPr>
          <w:p w14:paraId="1B82A0D3" w14:textId="77777777" w:rsidR="008667A0" w:rsidRDefault="00165603">
            <w:pPr>
              <w:cnfStyle w:val="000000000000" w:firstRow="0" w:lastRow="0" w:firstColumn="0" w:lastColumn="0" w:oddVBand="0" w:evenVBand="0" w:oddHBand="0" w:evenHBand="0" w:firstRowFirstColumn="0" w:firstRowLastColumn="0" w:lastRowFirstColumn="0" w:lastRowLastColumn="0"/>
            </w:pPr>
            <w:r>
              <w:t>42.7</w:t>
            </w:r>
          </w:p>
        </w:tc>
        <w:tc>
          <w:tcPr>
            <w:tcW w:w="1559" w:type="dxa"/>
            <w:tcPrChange w:id="1946" w:author="Kevin Toohey" w:date="2023-10-03T16:58:00Z">
              <w:tcPr>
                <w:tcW w:w="2408" w:type="dxa"/>
              </w:tcPr>
            </w:tcPrChange>
          </w:tcPr>
          <w:p w14:paraId="7D606D54" w14:textId="77777777" w:rsidR="008667A0" w:rsidRDefault="00165603">
            <w:pPr>
              <w:cnfStyle w:val="000000000000" w:firstRow="0" w:lastRow="0" w:firstColumn="0" w:lastColumn="0" w:oddVBand="0" w:evenVBand="0" w:oddHBand="0" w:evenHBand="0" w:firstRowFirstColumn="0" w:firstRowLastColumn="0" w:lastRowFirstColumn="0" w:lastRowLastColumn="0"/>
            </w:pPr>
            <w:r>
              <w:t>31.5</w:t>
            </w:r>
          </w:p>
        </w:tc>
      </w:tr>
      <w:tr w:rsidR="008667A0" w14:paraId="2981B257"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1947" w:author="Kevin Toohey" w:date="2023-10-03T16:58:00Z">
              <w:tcPr>
                <w:tcW w:w="5040" w:type="dxa"/>
              </w:tcPr>
            </w:tcPrChange>
          </w:tcPr>
          <w:p w14:paraId="34D50CEF" w14:textId="77777777" w:rsidR="008667A0" w:rsidRDefault="00165603">
            <w:r>
              <w:t xml:space="preserve">  CPI+3.0%p.a. over a 11-year rolling period(%)</w:t>
            </w:r>
          </w:p>
        </w:tc>
        <w:tc>
          <w:tcPr>
            <w:tcW w:w="1510" w:type="dxa"/>
            <w:tcPrChange w:id="1948" w:author="Kevin Toohey" w:date="2023-10-03T16:58:00Z">
              <w:tcPr>
                <w:tcW w:w="2408" w:type="dxa"/>
              </w:tcPr>
            </w:tcPrChange>
          </w:tcPr>
          <w:p w14:paraId="6C5DF115" w14:textId="77777777" w:rsidR="008667A0" w:rsidRDefault="00165603">
            <w:pPr>
              <w:cnfStyle w:val="000000000000" w:firstRow="0" w:lastRow="0" w:firstColumn="0" w:lastColumn="0" w:oddVBand="0" w:evenVBand="0" w:oddHBand="0" w:evenHBand="0" w:firstRowFirstColumn="0" w:firstRowLastColumn="0" w:lastRowFirstColumn="0" w:lastRowLastColumn="0"/>
            </w:pPr>
            <w:r>
              <w:t>79.2</w:t>
            </w:r>
          </w:p>
        </w:tc>
        <w:tc>
          <w:tcPr>
            <w:tcW w:w="1559" w:type="dxa"/>
            <w:tcPrChange w:id="1949" w:author="Kevin Toohey" w:date="2023-10-03T16:58:00Z">
              <w:tcPr>
                <w:tcW w:w="2408" w:type="dxa"/>
              </w:tcPr>
            </w:tcPrChange>
          </w:tcPr>
          <w:p w14:paraId="6AF69EAC" w14:textId="77777777" w:rsidR="008667A0" w:rsidRDefault="00165603">
            <w:pPr>
              <w:cnfStyle w:val="000000000000" w:firstRow="0" w:lastRow="0" w:firstColumn="0" w:lastColumn="0" w:oddVBand="0" w:evenVBand="0" w:oddHBand="0" w:evenHBand="0" w:firstRowFirstColumn="0" w:firstRowLastColumn="0" w:lastRowFirstColumn="0" w:lastRowLastColumn="0"/>
            </w:pPr>
            <w:r>
              <w:t>80.5</w:t>
            </w:r>
          </w:p>
        </w:tc>
        <w:tc>
          <w:tcPr>
            <w:tcW w:w="1559" w:type="dxa"/>
            <w:tcPrChange w:id="1950" w:author="Kevin Toohey" w:date="2023-10-03T16:58:00Z">
              <w:tcPr>
                <w:tcW w:w="2408" w:type="dxa"/>
              </w:tcPr>
            </w:tcPrChange>
          </w:tcPr>
          <w:p w14:paraId="123229FE" w14:textId="77777777" w:rsidR="008667A0" w:rsidRDefault="00165603">
            <w:pPr>
              <w:cnfStyle w:val="000000000000" w:firstRow="0" w:lastRow="0" w:firstColumn="0" w:lastColumn="0" w:oddVBand="0" w:evenVBand="0" w:oddHBand="0" w:evenHBand="0" w:firstRowFirstColumn="0" w:firstRowLastColumn="0" w:lastRowFirstColumn="0" w:lastRowLastColumn="0"/>
            </w:pPr>
            <w:r>
              <w:t>79.0</w:t>
            </w:r>
          </w:p>
        </w:tc>
      </w:tr>
      <w:tr w:rsidR="008667A0" w14:paraId="163CEC8B"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1951" w:author="Kevin Toohey" w:date="2023-10-03T16:58:00Z">
              <w:tcPr>
                <w:tcW w:w="5040" w:type="dxa"/>
              </w:tcPr>
            </w:tcPrChange>
          </w:tcPr>
          <w:p w14:paraId="6FA38EDE" w14:textId="77777777" w:rsidR="008667A0" w:rsidRDefault="00165603">
            <w:r>
              <w:lastRenderedPageBreak/>
              <w:t xml:space="preserve">  CPI+3.5%p.a. over a 11-year rolling period(%)</w:t>
            </w:r>
          </w:p>
        </w:tc>
        <w:tc>
          <w:tcPr>
            <w:tcW w:w="1510" w:type="dxa"/>
            <w:tcPrChange w:id="1952" w:author="Kevin Toohey" w:date="2023-10-03T16:58:00Z">
              <w:tcPr>
                <w:tcW w:w="2408" w:type="dxa"/>
              </w:tcPr>
            </w:tcPrChange>
          </w:tcPr>
          <w:p w14:paraId="70ACBDA0" w14:textId="77777777" w:rsidR="008667A0" w:rsidRDefault="00165603">
            <w:pPr>
              <w:cnfStyle w:val="000000000000" w:firstRow="0" w:lastRow="0" w:firstColumn="0" w:lastColumn="0" w:oddVBand="0" w:evenVBand="0" w:oddHBand="0" w:evenHBand="0" w:firstRowFirstColumn="0" w:firstRowLastColumn="0" w:lastRowFirstColumn="0" w:lastRowLastColumn="0"/>
            </w:pPr>
            <w:r>
              <w:t>70.3</w:t>
            </w:r>
          </w:p>
        </w:tc>
        <w:tc>
          <w:tcPr>
            <w:tcW w:w="1559" w:type="dxa"/>
            <w:tcPrChange w:id="1953" w:author="Kevin Toohey" w:date="2023-10-03T16:58:00Z">
              <w:tcPr>
                <w:tcW w:w="2408" w:type="dxa"/>
              </w:tcPr>
            </w:tcPrChange>
          </w:tcPr>
          <w:p w14:paraId="2DF3A161" w14:textId="77777777" w:rsidR="008667A0" w:rsidRDefault="00165603">
            <w:pPr>
              <w:cnfStyle w:val="000000000000" w:firstRow="0" w:lastRow="0" w:firstColumn="0" w:lastColumn="0" w:oddVBand="0" w:evenVBand="0" w:oddHBand="0" w:evenHBand="0" w:firstRowFirstColumn="0" w:firstRowLastColumn="0" w:lastRowFirstColumn="0" w:lastRowLastColumn="0"/>
            </w:pPr>
            <w:r>
              <w:t>72.9</w:t>
            </w:r>
          </w:p>
        </w:tc>
        <w:tc>
          <w:tcPr>
            <w:tcW w:w="1559" w:type="dxa"/>
            <w:tcPrChange w:id="1954" w:author="Kevin Toohey" w:date="2023-10-03T16:58:00Z">
              <w:tcPr>
                <w:tcW w:w="2408" w:type="dxa"/>
              </w:tcPr>
            </w:tcPrChange>
          </w:tcPr>
          <w:p w14:paraId="7682E29F" w14:textId="77777777" w:rsidR="008667A0" w:rsidRDefault="00165603">
            <w:pPr>
              <w:cnfStyle w:val="000000000000" w:firstRow="0" w:lastRow="0" w:firstColumn="0" w:lastColumn="0" w:oddVBand="0" w:evenVBand="0" w:oddHBand="0" w:evenHBand="0" w:firstRowFirstColumn="0" w:firstRowLastColumn="0" w:lastRowFirstColumn="0" w:lastRowLastColumn="0"/>
            </w:pPr>
            <w:r>
              <w:t>68.9</w:t>
            </w:r>
          </w:p>
        </w:tc>
      </w:tr>
      <w:tr w:rsidR="008667A0" w14:paraId="47D38F52"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1955" w:author="Kevin Toohey" w:date="2023-10-03T16:58:00Z">
              <w:tcPr>
                <w:tcW w:w="5040" w:type="dxa"/>
              </w:tcPr>
            </w:tcPrChange>
          </w:tcPr>
          <w:p w14:paraId="3A4B50DC" w14:textId="77777777" w:rsidR="008667A0" w:rsidRDefault="00165603">
            <w:r>
              <w:t xml:space="preserve">  CPI+4.0%p.a. over a 11-year rolling period(%)</w:t>
            </w:r>
          </w:p>
        </w:tc>
        <w:tc>
          <w:tcPr>
            <w:tcW w:w="1510" w:type="dxa"/>
            <w:tcPrChange w:id="1956" w:author="Kevin Toohey" w:date="2023-10-03T16:58:00Z">
              <w:tcPr>
                <w:tcW w:w="2408" w:type="dxa"/>
              </w:tcPr>
            </w:tcPrChange>
          </w:tcPr>
          <w:p w14:paraId="7669E2E2" w14:textId="77777777" w:rsidR="008667A0" w:rsidRDefault="00165603">
            <w:pPr>
              <w:cnfStyle w:val="000000000000" w:firstRow="0" w:lastRow="0" w:firstColumn="0" w:lastColumn="0" w:oddVBand="0" w:evenVBand="0" w:oddHBand="0" w:evenHBand="0" w:firstRowFirstColumn="0" w:firstRowLastColumn="0" w:lastRowFirstColumn="0" w:lastRowLastColumn="0"/>
            </w:pPr>
            <w:r>
              <w:t>59.5</w:t>
            </w:r>
          </w:p>
        </w:tc>
        <w:tc>
          <w:tcPr>
            <w:tcW w:w="1559" w:type="dxa"/>
            <w:tcPrChange w:id="1957" w:author="Kevin Toohey" w:date="2023-10-03T16:58:00Z">
              <w:tcPr>
                <w:tcW w:w="2408" w:type="dxa"/>
              </w:tcPr>
            </w:tcPrChange>
          </w:tcPr>
          <w:p w14:paraId="5731E592" w14:textId="77777777" w:rsidR="008667A0" w:rsidRDefault="00165603">
            <w:pPr>
              <w:cnfStyle w:val="000000000000" w:firstRow="0" w:lastRow="0" w:firstColumn="0" w:lastColumn="0" w:oddVBand="0" w:evenVBand="0" w:oddHBand="0" w:evenHBand="0" w:firstRowFirstColumn="0" w:firstRowLastColumn="0" w:lastRowFirstColumn="0" w:lastRowLastColumn="0"/>
            </w:pPr>
            <w:r>
              <w:t>63.7</w:t>
            </w:r>
          </w:p>
        </w:tc>
        <w:tc>
          <w:tcPr>
            <w:tcW w:w="1559" w:type="dxa"/>
            <w:tcPrChange w:id="1958" w:author="Kevin Toohey" w:date="2023-10-03T16:58:00Z">
              <w:tcPr>
                <w:tcW w:w="2408" w:type="dxa"/>
              </w:tcPr>
            </w:tcPrChange>
          </w:tcPr>
          <w:p w14:paraId="3040FA6A" w14:textId="77777777" w:rsidR="008667A0" w:rsidRDefault="00165603">
            <w:pPr>
              <w:cnfStyle w:val="000000000000" w:firstRow="0" w:lastRow="0" w:firstColumn="0" w:lastColumn="0" w:oddVBand="0" w:evenVBand="0" w:oddHBand="0" w:evenHBand="0" w:firstRowFirstColumn="0" w:firstRowLastColumn="0" w:lastRowFirstColumn="0" w:lastRowLastColumn="0"/>
            </w:pPr>
            <w:r>
              <w:t>56.5</w:t>
            </w:r>
          </w:p>
        </w:tc>
      </w:tr>
      <w:tr w:rsidR="008667A0" w14:paraId="3F725F0E"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1959" w:author="Kevin Toohey" w:date="2023-10-03T16:58:00Z">
              <w:tcPr>
                <w:tcW w:w="5040" w:type="dxa"/>
              </w:tcPr>
            </w:tcPrChange>
          </w:tcPr>
          <w:p w14:paraId="1A2E1C53" w14:textId="77777777" w:rsidR="008667A0" w:rsidRDefault="00165603">
            <w:r>
              <w:t xml:space="preserve">  CPI+4.5%p.a. over a 11-year rolling period(%)</w:t>
            </w:r>
          </w:p>
        </w:tc>
        <w:tc>
          <w:tcPr>
            <w:tcW w:w="1510" w:type="dxa"/>
            <w:tcPrChange w:id="1960" w:author="Kevin Toohey" w:date="2023-10-03T16:58:00Z">
              <w:tcPr>
                <w:tcW w:w="2408" w:type="dxa"/>
              </w:tcPr>
            </w:tcPrChange>
          </w:tcPr>
          <w:p w14:paraId="76016654" w14:textId="77777777" w:rsidR="008667A0" w:rsidRDefault="00165603">
            <w:pPr>
              <w:cnfStyle w:val="000000000000" w:firstRow="0" w:lastRow="0" w:firstColumn="0" w:lastColumn="0" w:oddVBand="0" w:evenVBand="0" w:oddHBand="0" w:evenHBand="0" w:firstRowFirstColumn="0" w:firstRowLastColumn="0" w:lastRowFirstColumn="0" w:lastRowLastColumn="0"/>
            </w:pPr>
            <w:r>
              <w:t>47.3</w:t>
            </w:r>
          </w:p>
        </w:tc>
        <w:tc>
          <w:tcPr>
            <w:tcW w:w="1559" w:type="dxa"/>
            <w:tcPrChange w:id="1961" w:author="Kevin Toohey" w:date="2023-10-03T16:58:00Z">
              <w:tcPr>
                <w:tcW w:w="2408" w:type="dxa"/>
              </w:tcPr>
            </w:tcPrChange>
          </w:tcPr>
          <w:p w14:paraId="2EBF9DFA" w14:textId="77777777" w:rsidR="008667A0" w:rsidRDefault="00165603">
            <w:pPr>
              <w:cnfStyle w:val="000000000000" w:firstRow="0" w:lastRow="0" w:firstColumn="0" w:lastColumn="0" w:oddVBand="0" w:evenVBand="0" w:oddHBand="0" w:evenHBand="0" w:firstRowFirstColumn="0" w:firstRowLastColumn="0" w:lastRowFirstColumn="0" w:lastRowLastColumn="0"/>
            </w:pPr>
            <w:r>
              <w:t>53.1</w:t>
            </w:r>
          </w:p>
        </w:tc>
        <w:tc>
          <w:tcPr>
            <w:tcW w:w="1559" w:type="dxa"/>
            <w:tcPrChange w:id="1962" w:author="Kevin Toohey" w:date="2023-10-03T16:58:00Z">
              <w:tcPr>
                <w:tcW w:w="2408" w:type="dxa"/>
              </w:tcPr>
            </w:tcPrChange>
          </w:tcPr>
          <w:p w14:paraId="081C443C" w14:textId="77777777" w:rsidR="008667A0" w:rsidRDefault="00165603">
            <w:pPr>
              <w:cnfStyle w:val="000000000000" w:firstRow="0" w:lastRow="0" w:firstColumn="0" w:lastColumn="0" w:oddVBand="0" w:evenVBand="0" w:oddHBand="0" w:evenHBand="0" w:firstRowFirstColumn="0" w:firstRowLastColumn="0" w:lastRowFirstColumn="0" w:lastRowLastColumn="0"/>
            </w:pPr>
            <w:r>
              <w:t>42.9</w:t>
            </w:r>
          </w:p>
        </w:tc>
      </w:tr>
      <w:tr w:rsidR="008667A0" w14:paraId="3F0F6D93"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1963" w:author="Kevin Toohey" w:date="2023-10-03T16:58:00Z">
              <w:tcPr>
                <w:tcW w:w="5040" w:type="dxa"/>
              </w:tcPr>
            </w:tcPrChange>
          </w:tcPr>
          <w:p w14:paraId="21B56AD6" w14:textId="77777777" w:rsidR="008667A0" w:rsidRDefault="00165603">
            <w:r>
              <w:t xml:space="preserve">  CPI+5.0%p.a. over a 11-year rolling period(%)</w:t>
            </w:r>
          </w:p>
        </w:tc>
        <w:tc>
          <w:tcPr>
            <w:tcW w:w="1510" w:type="dxa"/>
            <w:tcPrChange w:id="1964" w:author="Kevin Toohey" w:date="2023-10-03T16:58:00Z">
              <w:tcPr>
                <w:tcW w:w="2408" w:type="dxa"/>
              </w:tcPr>
            </w:tcPrChange>
          </w:tcPr>
          <w:p w14:paraId="47D069E9" w14:textId="77777777" w:rsidR="008667A0" w:rsidRDefault="00165603">
            <w:pPr>
              <w:cnfStyle w:val="000000000000" w:firstRow="0" w:lastRow="0" w:firstColumn="0" w:lastColumn="0" w:oddVBand="0" w:evenVBand="0" w:oddHBand="0" w:evenHBand="0" w:firstRowFirstColumn="0" w:firstRowLastColumn="0" w:lastRowFirstColumn="0" w:lastRowLastColumn="0"/>
            </w:pPr>
            <w:r>
              <w:t>34.9</w:t>
            </w:r>
          </w:p>
        </w:tc>
        <w:tc>
          <w:tcPr>
            <w:tcW w:w="1559" w:type="dxa"/>
            <w:tcPrChange w:id="1965" w:author="Kevin Toohey" w:date="2023-10-03T16:58:00Z">
              <w:tcPr>
                <w:tcW w:w="2408" w:type="dxa"/>
              </w:tcPr>
            </w:tcPrChange>
          </w:tcPr>
          <w:p w14:paraId="217BE524" w14:textId="77777777" w:rsidR="008667A0" w:rsidRDefault="00165603">
            <w:pPr>
              <w:cnfStyle w:val="000000000000" w:firstRow="0" w:lastRow="0" w:firstColumn="0" w:lastColumn="0" w:oddVBand="0" w:evenVBand="0" w:oddHBand="0" w:evenHBand="0" w:firstRowFirstColumn="0" w:firstRowLastColumn="0" w:lastRowFirstColumn="0" w:lastRowLastColumn="0"/>
            </w:pPr>
            <w:r>
              <w:t>41.8</w:t>
            </w:r>
          </w:p>
        </w:tc>
        <w:tc>
          <w:tcPr>
            <w:tcW w:w="1559" w:type="dxa"/>
            <w:tcPrChange w:id="1966" w:author="Kevin Toohey" w:date="2023-10-03T16:58:00Z">
              <w:tcPr>
                <w:tcW w:w="2408" w:type="dxa"/>
              </w:tcPr>
            </w:tcPrChange>
          </w:tcPr>
          <w:p w14:paraId="29125339" w14:textId="77777777" w:rsidR="008667A0" w:rsidRDefault="00165603">
            <w:pPr>
              <w:cnfStyle w:val="000000000000" w:firstRow="0" w:lastRow="0" w:firstColumn="0" w:lastColumn="0" w:oddVBand="0" w:evenVBand="0" w:oddHBand="0" w:evenHBand="0" w:firstRowFirstColumn="0" w:firstRowLastColumn="0" w:lastRowFirstColumn="0" w:lastRowLastColumn="0"/>
            </w:pPr>
            <w:r>
              <w:t>29.5</w:t>
            </w:r>
          </w:p>
        </w:tc>
      </w:tr>
      <w:tr w:rsidR="008667A0" w14:paraId="6E9A6B09"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1967" w:author="Kevin Toohey" w:date="2023-10-03T16:58:00Z">
              <w:tcPr>
                <w:tcW w:w="5040" w:type="dxa"/>
              </w:tcPr>
            </w:tcPrChange>
          </w:tcPr>
          <w:p w14:paraId="4DEB7F43" w14:textId="77777777" w:rsidR="008667A0" w:rsidRDefault="00165603">
            <w:r>
              <w:t xml:space="preserve">  CPI+3.0%p.a. over a 12-year rolling period(%)</w:t>
            </w:r>
          </w:p>
        </w:tc>
        <w:tc>
          <w:tcPr>
            <w:tcW w:w="1510" w:type="dxa"/>
            <w:tcPrChange w:id="1968" w:author="Kevin Toohey" w:date="2023-10-03T16:58:00Z">
              <w:tcPr>
                <w:tcW w:w="2408" w:type="dxa"/>
              </w:tcPr>
            </w:tcPrChange>
          </w:tcPr>
          <w:p w14:paraId="5E7E0587" w14:textId="77777777" w:rsidR="008667A0" w:rsidRDefault="00165603">
            <w:pPr>
              <w:cnfStyle w:val="000000000000" w:firstRow="0" w:lastRow="0" w:firstColumn="0" w:lastColumn="0" w:oddVBand="0" w:evenVBand="0" w:oddHBand="0" w:evenHBand="0" w:firstRowFirstColumn="0" w:firstRowLastColumn="0" w:lastRowFirstColumn="0" w:lastRowLastColumn="0"/>
            </w:pPr>
            <w:r>
              <w:t>81.6</w:t>
            </w:r>
          </w:p>
        </w:tc>
        <w:tc>
          <w:tcPr>
            <w:tcW w:w="1559" w:type="dxa"/>
            <w:tcPrChange w:id="1969" w:author="Kevin Toohey" w:date="2023-10-03T16:58:00Z">
              <w:tcPr>
                <w:tcW w:w="2408" w:type="dxa"/>
              </w:tcPr>
            </w:tcPrChange>
          </w:tcPr>
          <w:p w14:paraId="23A7043B" w14:textId="77777777" w:rsidR="008667A0" w:rsidRDefault="00165603">
            <w:pPr>
              <w:cnfStyle w:val="000000000000" w:firstRow="0" w:lastRow="0" w:firstColumn="0" w:lastColumn="0" w:oddVBand="0" w:evenVBand="0" w:oddHBand="0" w:evenHBand="0" w:firstRowFirstColumn="0" w:firstRowLastColumn="0" w:lastRowFirstColumn="0" w:lastRowLastColumn="0"/>
            </w:pPr>
            <w:r>
              <w:t>83.0</w:t>
            </w:r>
          </w:p>
        </w:tc>
        <w:tc>
          <w:tcPr>
            <w:tcW w:w="1559" w:type="dxa"/>
            <w:tcPrChange w:id="1970" w:author="Kevin Toohey" w:date="2023-10-03T16:58:00Z">
              <w:tcPr>
                <w:tcW w:w="2408" w:type="dxa"/>
              </w:tcPr>
            </w:tcPrChange>
          </w:tcPr>
          <w:p w14:paraId="595A0C65" w14:textId="77777777" w:rsidR="008667A0" w:rsidRDefault="00165603">
            <w:pPr>
              <w:cnfStyle w:val="000000000000" w:firstRow="0" w:lastRow="0" w:firstColumn="0" w:lastColumn="0" w:oddVBand="0" w:evenVBand="0" w:oddHBand="0" w:evenHBand="0" w:firstRowFirstColumn="0" w:firstRowLastColumn="0" w:lastRowFirstColumn="0" w:lastRowLastColumn="0"/>
            </w:pPr>
            <w:r>
              <w:t>81.4</w:t>
            </w:r>
          </w:p>
        </w:tc>
      </w:tr>
      <w:tr w:rsidR="008667A0" w14:paraId="2DAAA902"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1971" w:author="Kevin Toohey" w:date="2023-10-03T16:58:00Z">
              <w:tcPr>
                <w:tcW w:w="5040" w:type="dxa"/>
              </w:tcPr>
            </w:tcPrChange>
          </w:tcPr>
          <w:p w14:paraId="35092B23" w14:textId="77777777" w:rsidR="008667A0" w:rsidRDefault="00165603">
            <w:r>
              <w:t xml:space="preserve">  CPI+3.5%p.a. over a 12-year rolling period(%)</w:t>
            </w:r>
          </w:p>
        </w:tc>
        <w:tc>
          <w:tcPr>
            <w:tcW w:w="1510" w:type="dxa"/>
            <w:tcPrChange w:id="1972" w:author="Kevin Toohey" w:date="2023-10-03T16:58:00Z">
              <w:tcPr>
                <w:tcW w:w="2408" w:type="dxa"/>
              </w:tcPr>
            </w:tcPrChange>
          </w:tcPr>
          <w:p w14:paraId="3BC8A2B9" w14:textId="77777777" w:rsidR="008667A0" w:rsidRDefault="00165603">
            <w:pPr>
              <w:cnfStyle w:val="000000000000" w:firstRow="0" w:lastRow="0" w:firstColumn="0" w:lastColumn="0" w:oddVBand="0" w:evenVBand="0" w:oddHBand="0" w:evenHBand="0" w:firstRowFirstColumn="0" w:firstRowLastColumn="0" w:lastRowFirstColumn="0" w:lastRowLastColumn="0"/>
            </w:pPr>
            <w:r>
              <w:t>72.3</w:t>
            </w:r>
          </w:p>
        </w:tc>
        <w:tc>
          <w:tcPr>
            <w:tcW w:w="1559" w:type="dxa"/>
            <w:tcPrChange w:id="1973" w:author="Kevin Toohey" w:date="2023-10-03T16:58:00Z">
              <w:tcPr>
                <w:tcW w:w="2408" w:type="dxa"/>
              </w:tcPr>
            </w:tcPrChange>
          </w:tcPr>
          <w:p w14:paraId="1B177837" w14:textId="77777777" w:rsidR="008667A0" w:rsidRDefault="00165603">
            <w:pPr>
              <w:cnfStyle w:val="000000000000" w:firstRow="0" w:lastRow="0" w:firstColumn="0" w:lastColumn="0" w:oddVBand="0" w:evenVBand="0" w:oddHBand="0" w:evenHBand="0" w:firstRowFirstColumn="0" w:firstRowLastColumn="0" w:lastRowFirstColumn="0" w:lastRowLastColumn="0"/>
            </w:pPr>
            <w:r>
              <w:t>75.2</w:t>
            </w:r>
          </w:p>
        </w:tc>
        <w:tc>
          <w:tcPr>
            <w:tcW w:w="1559" w:type="dxa"/>
            <w:tcPrChange w:id="1974" w:author="Kevin Toohey" w:date="2023-10-03T16:58:00Z">
              <w:tcPr>
                <w:tcW w:w="2408" w:type="dxa"/>
              </w:tcPr>
            </w:tcPrChange>
          </w:tcPr>
          <w:p w14:paraId="6E6B83C2" w14:textId="77777777" w:rsidR="008667A0" w:rsidRDefault="00165603">
            <w:pPr>
              <w:cnfStyle w:val="000000000000" w:firstRow="0" w:lastRow="0" w:firstColumn="0" w:lastColumn="0" w:oddVBand="0" w:evenVBand="0" w:oddHBand="0" w:evenHBand="0" w:firstRowFirstColumn="0" w:firstRowLastColumn="0" w:lastRowFirstColumn="0" w:lastRowLastColumn="0"/>
            </w:pPr>
            <w:r>
              <w:t>70.8</w:t>
            </w:r>
          </w:p>
        </w:tc>
      </w:tr>
      <w:tr w:rsidR="008667A0" w14:paraId="7CE427AB"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1975" w:author="Kevin Toohey" w:date="2023-10-03T16:58:00Z">
              <w:tcPr>
                <w:tcW w:w="5040" w:type="dxa"/>
              </w:tcPr>
            </w:tcPrChange>
          </w:tcPr>
          <w:p w14:paraId="07226B33" w14:textId="77777777" w:rsidR="008667A0" w:rsidRDefault="00165603">
            <w:r>
              <w:t xml:space="preserve">  CPI+4.0%p.a. over a 12-year rolling period(%)</w:t>
            </w:r>
          </w:p>
        </w:tc>
        <w:tc>
          <w:tcPr>
            <w:tcW w:w="1510" w:type="dxa"/>
            <w:tcPrChange w:id="1976" w:author="Kevin Toohey" w:date="2023-10-03T16:58:00Z">
              <w:tcPr>
                <w:tcW w:w="2408" w:type="dxa"/>
              </w:tcPr>
            </w:tcPrChange>
          </w:tcPr>
          <w:p w14:paraId="4E774337" w14:textId="77777777" w:rsidR="008667A0" w:rsidRDefault="00165603">
            <w:pPr>
              <w:cnfStyle w:val="000000000000" w:firstRow="0" w:lastRow="0" w:firstColumn="0" w:lastColumn="0" w:oddVBand="0" w:evenVBand="0" w:oddHBand="0" w:evenHBand="0" w:firstRowFirstColumn="0" w:firstRowLastColumn="0" w:lastRowFirstColumn="0" w:lastRowLastColumn="0"/>
            </w:pPr>
            <w:r>
              <w:t>60.6</w:t>
            </w:r>
          </w:p>
        </w:tc>
        <w:tc>
          <w:tcPr>
            <w:tcW w:w="1559" w:type="dxa"/>
            <w:tcPrChange w:id="1977" w:author="Kevin Toohey" w:date="2023-10-03T16:58:00Z">
              <w:tcPr>
                <w:tcW w:w="2408" w:type="dxa"/>
              </w:tcPr>
            </w:tcPrChange>
          </w:tcPr>
          <w:p w14:paraId="505A7DF4" w14:textId="77777777" w:rsidR="008667A0" w:rsidRDefault="00165603">
            <w:pPr>
              <w:cnfStyle w:val="000000000000" w:firstRow="0" w:lastRow="0" w:firstColumn="0" w:lastColumn="0" w:oddVBand="0" w:evenVBand="0" w:oddHBand="0" w:evenHBand="0" w:firstRowFirstColumn="0" w:firstRowLastColumn="0" w:lastRowFirstColumn="0" w:lastRowLastColumn="0"/>
            </w:pPr>
            <w:r>
              <w:t>65.2</w:t>
            </w:r>
          </w:p>
        </w:tc>
        <w:tc>
          <w:tcPr>
            <w:tcW w:w="1559" w:type="dxa"/>
            <w:tcPrChange w:id="1978" w:author="Kevin Toohey" w:date="2023-10-03T16:58:00Z">
              <w:tcPr>
                <w:tcW w:w="2408" w:type="dxa"/>
              </w:tcPr>
            </w:tcPrChange>
          </w:tcPr>
          <w:p w14:paraId="3A9EE5D6" w14:textId="77777777" w:rsidR="008667A0" w:rsidRDefault="00165603">
            <w:pPr>
              <w:cnfStyle w:val="000000000000" w:firstRow="0" w:lastRow="0" w:firstColumn="0" w:lastColumn="0" w:oddVBand="0" w:evenVBand="0" w:oddHBand="0" w:evenHBand="0" w:firstRowFirstColumn="0" w:firstRowLastColumn="0" w:lastRowFirstColumn="0" w:lastRowLastColumn="0"/>
            </w:pPr>
            <w:r>
              <w:t>57.3</w:t>
            </w:r>
          </w:p>
        </w:tc>
      </w:tr>
      <w:tr w:rsidR="008667A0" w14:paraId="25852595"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1979" w:author="Kevin Toohey" w:date="2023-10-03T16:58:00Z">
              <w:tcPr>
                <w:tcW w:w="5040" w:type="dxa"/>
              </w:tcPr>
            </w:tcPrChange>
          </w:tcPr>
          <w:p w14:paraId="57D2BEA9" w14:textId="77777777" w:rsidR="008667A0" w:rsidRDefault="00165603">
            <w:r>
              <w:t xml:space="preserve">  CPI+4.5%p.a. over a 12-year rolling period(%)</w:t>
            </w:r>
          </w:p>
        </w:tc>
        <w:tc>
          <w:tcPr>
            <w:tcW w:w="1510" w:type="dxa"/>
            <w:tcPrChange w:id="1980" w:author="Kevin Toohey" w:date="2023-10-03T16:58:00Z">
              <w:tcPr>
                <w:tcW w:w="2408" w:type="dxa"/>
              </w:tcPr>
            </w:tcPrChange>
          </w:tcPr>
          <w:p w14:paraId="4AE936D4" w14:textId="77777777" w:rsidR="008667A0" w:rsidRDefault="00165603">
            <w:pPr>
              <w:cnfStyle w:val="000000000000" w:firstRow="0" w:lastRow="0" w:firstColumn="0" w:lastColumn="0" w:oddVBand="0" w:evenVBand="0" w:oddHBand="0" w:evenHBand="0" w:firstRowFirstColumn="0" w:firstRowLastColumn="0" w:lastRowFirstColumn="0" w:lastRowLastColumn="0"/>
            </w:pPr>
            <w:r>
              <w:t>47.0</w:t>
            </w:r>
          </w:p>
        </w:tc>
        <w:tc>
          <w:tcPr>
            <w:tcW w:w="1559" w:type="dxa"/>
            <w:tcPrChange w:id="1981" w:author="Kevin Toohey" w:date="2023-10-03T16:58:00Z">
              <w:tcPr>
                <w:tcW w:w="2408" w:type="dxa"/>
              </w:tcPr>
            </w:tcPrChange>
          </w:tcPr>
          <w:p w14:paraId="6FE95042" w14:textId="77777777" w:rsidR="008667A0" w:rsidRDefault="00165603">
            <w:pPr>
              <w:cnfStyle w:val="000000000000" w:firstRow="0" w:lastRow="0" w:firstColumn="0" w:lastColumn="0" w:oddVBand="0" w:evenVBand="0" w:oddHBand="0" w:evenHBand="0" w:firstRowFirstColumn="0" w:firstRowLastColumn="0" w:lastRowFirstColumn="0" w:lastRowLastColumn="0"/>
            </w:pPr>
            <w:r>
              <w:t>53.5</w:t>
            </w:r>
          </w:p>
        </w:tc>
        <w:tc>
          <w:tcPr>
            <w:tcW w:w="1559" w:type="dxa"/>
            <w:tcPrChange w:id="1982" w:author="Kevin Toohey" w:date="2023-10-03T16:58:00Z">
              <w:tcPr>
                <w:tcW w:w="2408" w:type="dxa"/>
              </w:tcPr>
            </w:tcPrChange>
          </w:tcPr>
          <w:p w14:paraId="64B8EDBC" w14:textId="77777777" w:rsidR="008667A0" w:rsidRDefault="00165603">
            <w:pPr>
              <w:cnfStyle w:val="000000000000" w:firstRow="0" w:lastRow="0" w:firstColumn="0" w:lastColumn="0" w:oddVBand="0" w:evenVBand="0" w:oddHBand="0" w:evenHBand="0" w:firstRowFirstColumn="0" w:firstRowLastColumn="0" w:lastRowFirstColumn="0" w:lastRowLastColumn="0"/>
            </w:pPr>
            <w:r>
              <w:t>42.1</w:t>
            </w:r>
          </w:p>
        </w:tc>
      </w:tr>
      <w:tr w:rsidR="008667A0" w14:paraId="29E26067"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1983" w:author="Kevin Toohey" w:date="2023-10-03T16:58:00Z">
              <w:tcPr>
                <w:tcW w:w="5040" w:type="dxa"/>
              </w:tcPr>
            </w:tcPrChange>
          </w:tcPr>
          <w:p w14:paraId="7FFF8843" w14:textId="77777777" w:rsidR="008667A0" w:rsidRDefault="00165603">
            <w:r>
              <w:t xml:space="preserve">  CPI+5.0%p.a. over a 12-year rolling period(%)</w:t>
            </w:r>
          </w:p>
        </w:tc>
        <w:tc>
          <w:tcPr>
            <w:tcW w:w="1510" w:type="dxa"/>
            <w:tcPrChange w:id="1984" w:author="Kevin Toohey" w:date="2023-10-03T16:58:00Z">
              <w:tcPr>
                <w:tcW w:w="2408" w:type="dxa"/>
              </w:tcPr>
            </w:tcPrChange>
          </w:tcPr>
          <w:p w14:paraId="091B68F4" w14:textId="77777777" w:rsidR="008667A0" w:rsidRDefault="00165603">
            <w:pPr>
              <w:cnfStyle w:val="000000000000" w:firstRow="0" w:lastRow="0" w:firstColumn="0" w:lastColumn="0" w:oddVBand="0" w:evenVBand="0" w:oddHBand="0" w:evenHBand="0" w:firstRowFirstColumn="0" w:firstRowLastColumn="0" w:lastRowFirstColumn="0" w:lastRowLastColumn="0"/>
            </w:pPr>
            <w:r>
              <w:t>33.2</w:t>
            </w:r>
          </w:p>
        </w:tc>
        <w:tc>
          <w:tcPr>
            <w:tcW w:w="1559" w:type="dxa"/>
            <w:tcPrChange w:id="1985" w:author="Kevin Toohey" w:date="2023-10-03T16:58:00Z">
              <w:tcPr>
                <w:tcW w:w="2408" w:type="dxa"/>
              </w:tcPr>
            </w:tcPrChange>
          </w:tcPr>
          <w:p w14:paraId="7B9620CB" w14:textId="77777777" w:rsidR="008667A0" w:rsidRDefault="00165603">
            <w:pPr>
              <w:cnfStyle w:val="000000000000" w:firstRow="0" w:lastRow="0" w:firstColumn="0" w:lastColumn="0" w:oddVBand="0" w:evenVBand="0" w:oddHBand="0" w:evenHBand="0" w:firstRowFirstColumn="0" w:firstRowLastColumn="0" w:lastRowFirstColumn="0" w:lastRowLastColumn="0"/>
            </w:pPr>
            <w:r>
              <w:t>40.8</w:t>
            </w:r>
          </w:p>
        </w:tc>
        <w:tc>
          <w:tcPr>
            <w:tcW w:w="1559" w:type="dxa"/>
            <w:tcPrChange w:id="1986" w:author="Kevin Toohey" w:date="2023-10-03T16:58:00Z">
              <w:tcPr>
                <w:tcW w:w="2408" w:type="dxa"/>
              </w:tcPr>
            </w:tcPrChange>
          </w:tcPr>
          <w:p w14:paraId="497508E0" w14:textId="77777777" w:rsidR="008667A0" w:rsidRDefault="00165603">
            <w:pPr>
              <w:cnfStyle w:val="000000000000" w:firstRow="0" w:lastRow="0" w:firstColumn="0" w:lastColumn="0" w:oddVBand="0" w:evenVBand="0" w:oddHBand="0" w:evenHBand="0" w:firstRowFirstColumn="0" w:firstRowLastColumn="0" w:lastRowFirstColumn="0" w:lastRowLastColumn="0"/>
            </w:pPr>
            <w:r>
              <w:t>27.3</w:t>
            </w:r>
          </w:p>
        </w:tc>
      </w:tr>
      <w:tr w:rsidR="008667A0" w14:paraId="13F5CC5A"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1987" w:author="Kevin Toohey" w:date="2023-10-03T16:58:00Z">
              <w:tcPr>
                <w:tcW w:w="5040" w:type="dxa"/>
              </w:tcPr>
            </w:tcPrChange>
          </w:tcPr>
          <w:p w14:paraId="6C991FE3" w14:textId="77777777" w:rsidR="008667A0" w:rsidRDefault="00165603">
            <w:r>
              <w:rPr>
                <w:b/>
              </w:rPr>
              <w:t>Annualised Value at Risk</w:t>
            </w:r>
          </w:p>
        </w:tc>
        <w:tc>
          <w:tcPr>
            <w:tcW w:w="1510" w:type="dxa"/>
            <w:tcPrChange w:id="1988" w:author="Kevin Toohey" w:date="2023-10-03T16:58:00Z">
              <w:tcPr>
                <w:tcW w:w="2408" w:type="dxa"/>
              </w:tcPr>
            </w:tcPrChange>
          </w:tcPr>
          <w:p w14:paraId="49694AD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1989" w:author="Kevin Toohey" w:date="2023-10-03T16:58:00Z">
              <w:tcPr>
                <w:tcW w:w="2408" w:type="dxa"/>
              </w:tcPr>
            </w:tcPrChange>
          </w:tcPr>
          <w:p w14:paraId="6767F76F"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1990" w:author="Kevin Toohey" w:date="2023-10-03T16:58:00Z">
              <w:tcPr>
                <w:tcW w:w="2408" w:type="dxa"/>
              </w:tcPr>
            </w:tcPrChange>
          </w:tcPr>
          <w:p w14:paraId="1A8C506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57797F66"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1991" w:author="Kevin Toohey" w:date="2023-10-03T16:58:00Z">
              <w:tcPr>
                <w:tcW w:w="5040" w:type="dxa"/>
              </w:tcPr>
            </w:tcPrChange>
          </w:tcPr>
          <w:p w14:paraId="57AD4401" w14:textId="77777777" w:rsidR="008667A0" w:rsidRDefault="00165603">
            <w:r>
              <w:t xml:space="preserve">  1 in 20 year event(%)</w:t>
            </w:r>
          </w:p>
        </w:tc>
        <w:tc>
          <w:tcPr>
            <w:tcW w:w="1510" w:type="dxa"/>
            <w:tcPrChange w:id="1992" w:author="Kevin Toohey" w:date="2023-10-03T16:58:00Z">
              <w:tcPr>
                <w:tcW w:w="2408" w:type="dxa"/>
              </w:tcPr>
            </w:tcPrChange>
          </w:tcPr>
          <w:p w14:paraId="2D16B3C1" w14:textId="77777777" w:rsidR="008667A0" w:rsidRDefault="00165603">
            <w:pPr>
              <w:cnfStyle w:val="000000000000" w:firstRow="0" w:lastRow="0" w:firstColumn="0" w:lastColumn="0" w:oddVBand="0" w:evenVBand="0" w:oddHBand="0" w:evenHBand="0" w:firstRowFirstColumn="0" w:firstRowLastColumn="0" w:lastRowFirstColumn="0" w:lastRowLastColumn="0"/>
            </w:pPr>
            <w:r>
              <w:t>-10.2</w:t>
            </w:r>
          </w:p>
        </w:tc>
        <w:tc>
          <w:tcPr>
            <w:tcW w:w="1559" w:type="dxa"/>
            <w:tcPrChange w:id="1993" w:author="Kevin Toohey" w:date="2023-10-03T16:58:00Z">
              <w:tcPr>
                <w:tcW w:w="2408" w:type="dxa"/>
              </w:tcPr>
            </w:tcPrChange>
          </w:tcPr>
          <w:p w14:paraId="5AFAC156" w14:textId="77777777" w:rsidR="008667A0" w:rsidRDefault="00165603">
            <w:pPr>
              <w:cnfStyle w:val="000000000000" w:firstRow="0" w:lastRow="0" w:firstColumn="0" w:lastColumn="0" w:oddVBand="0" w:evenVBand="0" w:oddHBand="0" w:evenHBand="0" w:firstRowFirstColumn="0" w:firstRowLastColumn="0" w:lastRowFirstColumn="0" w:lastRowLastColumn="0"/>
            </w:pPr>
            <w:r>
              <w:t>-12.1</w:t>
            </w:r>
          </w:p>
        </w:tc>
        <w:tc>
          <w:tcPr>
            <w:tcW w:w="1559" w:type="dxa"/>
            <w:tcPrChange w:id="1994" w:author="Kevin Toohey" w:date="2023-10-03T16:58:00Z">
              <w:tcPr>
                <w:tcW w:w="2408" w:type="dxa"/>
              </w:tcPr>
            </w:tcPrChange>
          </w:tcPr>
          <w:p w14:paraId="60D7F25B" w14:textId="77777777" w:rsidR="008667A0" w:rsidRDefault="00165603">
            <w:pPr>
              <w:cnfStyle w:val="000000000000" w:firstRow="0" w:lastRow="0" w:firstColumn="0" w:lastColumn="0" w:oddVBand="0" w:evenVBand="0" w:oddHBand="0" w:evenHBand="0" w:firstRowFirstColumn="0" w:firstRowLastColumn="0" w:lastRowFirstColumn="0" w:lastRowLastColumn="0"/>
            </w:pPr>
            <w:r>
              <w:t>-8.5</w:t>
            </w:r>
          </w:p>
        </w:tc>
      </w:tr>
      <w:tr w:rsidR="008667A0" w14:paraId="51449657"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1995" w:author="Kevin Toohey" w:date="2023-10-03T16:58:00Z">
              <w:tcPr>
                <w:tcW w:w="5040" w:type="dxa"/>
              </w:tcPr>
            </w:tcPrChange>
          </w:tcPr>
          <w:p w14:paraId="6B194CEF" w14:textId="77777777" w:rsidR="008667A0" w:rsidRDefault="00165603">
            <w:r>
              <w:rPr>
                <w:b/>
              </w:rPr>
              <w:t>Frequency of Negative Annual Total Return</w:t>
            </w:r>
          </w:p>
        </w:tc>
        <w:tc>
          <w:tcPr>
            <w:tcW w:w="1510" w:type="dxa"/>
            <w:tcPrChange w:id="1996" w:author="Kevin Toohey" w:date="2023-10-03T16:58:00Z">
              <w:tcPr>
                <w:tcW w:w="2408" w:type="dxa"/>
              </w:tcPr>
            </w:tcPrChange>
          </w:tcPr>
          <w:p w14:paraId="44A967B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1997" w:author="Kevin Toohey" w:date="2023-10-03T16:58:00Z">
              <w:tcPr>
                <w:tcW w:w="2408" w:type="dxa"/>
              </w:tcPr>
            </w:tcPrChange>
          </w:tcPr>
          <w:p w14:paraId="31FC6066"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1998" w:author="Kevin Toohey" w:date="2023-10-03T16:58:00Z">
              <w:tcPr>
                <w:tcW w:w="2408" w:type="dxa"/>
              </w:tcPr>
            </w:tcPrChange>
          </w:tcPr>
          <w:p w14:paraId="3A0AF42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0F41822F"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1999" w:author="Kevin Toohey" w:date="2023-10-03T16:58:00Z">
              <w:tcPr>
                <w:tcW w:w="5040" w:type="dxa"/>
              </w:tcPr>
            </w:tcPrChange>
          </w:tcPr>
          <w:p w14:paraId="4F486737" w14:textId="77777777" w:rsidR="008667A0" w:rsidRDefault="00165603">
            <w:r>
              <w:t xml:space="preserve">  Number of Negative Annual Return in any 20-year period</w:t>
            </w:r>
          </w:p>
        </w:tc>
        <w:tc>
          <w:tcPr>
            <w:tcW w:w="1510" w:type="dxa"/>
            <w:tcPrChange w:id="2000" w:author="Kevin Toohey" w:date="2023-10-03T16:58:00Z">
              <w:tcPr>
                <w:tcW w:w="2408" w:type="dxa"/>
              </w:tcPr>
            </w:tcPrChange>
          </w:tcPr>
          <w:p w14:paraId="27AC7A21" w14:textId="77777777" w:rsidR="008667A0" w:rsidRDefault="00165603">
            <w:pPr>
              <w:cnfStyle w:val="000000000000" w:firstRow="0" w:lastRow="0" w:firstColumn="0" w:lastColumn="0" w:oddVBand="0" w:evenVBand="0" w:oddHBand="0" w:evenHBand="0" w:firstRowFirstColumn="0" w:firstRowLastColumn="0" w:lastRowFirstColumn="0" w:lastRowLastColumn="0"/>
            </w:pPr>
            <w:r>
              <w:t>5.1</w:t>
            </w:r>
          </w:p>
        </w:tc>
        <w:tc>
          <w:tcPr>
            <w:tcW w:w="1559" w:type="dxa"/>
            <w:tcPrChange w:id="2001" w:author="Kevin Toohey" w:date="2023-10-03T16:58:00Z">
              <w:tcPr>
                <w:tcW w:w="2408" w:type="dxa"/>
              </w:tcPr>
            </w:tcPrChange>
          </w:tcPr>
          <w:p w14:paraId="1ED612F7" w14:textId="77777777" w:rsidR="008667A0" w:rsidRDefault="00165603">
            <w:pPr>
              <w:cnfStyle w:val="000000000000" w:firstRow="0" w:lastRow="0" w:firstColumn="0" w:lastColumn="0" w:oddVBand="0" w:evenVBand="0" w:oddHBand="0" w:evenHBand="0" w:firstRowFirstColumn="0" w:firstRowLastColumn="0" w:lastRowFirstColumn="0" w:lastRowLastColumn="0"/>
            </w:pPr>
            <w:r>
              <w:t>5.4</w:t>
            </w:r>
          </w:p>
        </w:tc>
        <w:tc>
          <w:tcPr>
            <w:tcW w:w="1559" w:type="dxa"/>
            <w:tcPrChange w:id="2002" w:author="Kevin Toohey" w:date="2023-10-03T16:58:00Z">
              <w:tcPr>
                <w:tcW w:w="2408" w:type="dxa"/>
              </w:tcPr>
            </w:tcPrChange>
          </w:tcPr>
          <w:p w14:paraId="15A25271" w14:textId="77777777" w:rsidR="008667A0" w:rsidRDefault="00165603">
            <w:pPr>
              <w:cnfStyle w:val="000000000000" w:firstRow="0" w:lastRow="0" w:firstColumn="0" w:lastColumn="0" w:oddVBand="0" w:evenVBand="0" w:oddHBand="0" w:evenHBand="0" w:firstRowFirstColumn="0" w:firstRowLastColumn="0" w:lastRowFirstColumn="0" w:lastRowLastColumn="0"/>
            </w:pPr>
            <w:r>
              <w:t>4.7</w:t>
            </w:r>
          </w:p>
        </w:tc>
      </w:tr>
      <w:tr w:rsidR="008667A0" w14:paraId="4ED419F2" w14:textId="77777777" w:rsidTr="004C0523">
        <w:tc>
          <w:tcPr>
            <w:cnfStyle w:val="001000000000" w:firstRow="0" w:lastRow="0" w:firstColumn="1" w:lastColumn="0" w:oddVBand="0" w:evenVBand="0" w:oddHBand="0" w:evenHBand="0" w:firstRowFirstColumn="0" w:firstRowLastColumn="0" w:lastRowFirstColumn="0" w:lastRowLastColumn="0"/>
            <w:tcW w:w="4820" w:type="dxa"/>
            <w:tcPrChange w:id="2003" w:author="Kevin Toohey" w:date="2023-10-03T16:58:00Z">
              <w:tcPr>
                <w:tcW w:w="5040" w:type="dxa"/>
              </w:tcPr>
            </w:tcPrChange>
          </w:tcPr>
          <w:p w14:paraId="5F2C0357" w14:textId="77777777" w:rsidR="008667A0" w:rsidRDefault="00165603">
            <w:r>
              <w:t xml:space="preserve">  Probability of a Negative Annual Return(%)</w:t>
            </w:r>
          </w:p>
        </w:tc>
        <w:tc>
          <w:tcPr>
            <w:tcW w:w="1510" w:type="dxa"/>
            <w:tcPrChange w:id="2004" w:author="Kevin Toohey" w:date="2023-10-03T16:58:00Z">
              <w:tcPr>
                <w:tcW w:w="2408" w:type="dxa"/>
              </w:tcPr>
            </w:tcPrChange>
          </w:tcPr>
          <w:p w14:paraId="3688F846" w14:textId="77777777" w:rsidR="008667A0" w:rsidRDefault="00165603">
            <w:pPr>
              <w:cnfStyle w:val="000000000000" w:firstRow="0" w:lastRow="0" w:firstColumn="0" w:lastColumn="0" w:oddVBand="0" w:evenVBand="0" w:oddHBand="0" w:evenHBand="0" w:firstRowFirstColumn="0" w:firstRowLastColumn="0" w:lastRowFirstColumn="0" w:lastRowLastColumn="0"/>
            </w:pPr>
            <w:r>
              <w:t>25.3</w:t>
            </w:r>
          </w:p>
        </w:tc>
        <w:tc>
          <w:tcPr>
            <w:tcW w:w="1559" w:type="dxa"/>
            <w:tcPrChange w:id="2005" w:author="Kevin Toohey" w:date="2023-10-03T16:58:00Z">
              <w:tcPr>
                <w:tcW w:w="2408" w:type="dxa"/>
              </w:tcPr>
            </w:tcPrChange>
          </w:tcPr>
          <w:p w14:paraId="3FA95CD6" w14:textId="77777777" w:rsidR="008667A0" w:rsidRDefault="00165603">
            <w:pPr>
              <w:cnfStyle w:val="000000000000" w:firstRow="0" w:lastRow="0" w:firstColumn="0" w:lastColumn="0" w:oddVBand="0" w:evenVBand="0" w:oddHBand="0" w:evenHBand="0" w:firstRowFirstColumn="0" w:firstRowLastColumn="0" w:lastRowFirstColumn="0" w:lastRowLastColumn="0"/>
            </w:pPr>
            <w:r>
              <w:t>27.1</w:t>
            </w:r>
          </w:p>
        </w:tc>
        <w:tc>
          <w:tcPr>
            <w:tcW w:w="1559" w:type="dxa"/>
            <w:tcPrChange w:id="2006" w:author="Kevin Toohey" w:date="2023-10-03T16:58:00Z">
              <w:tcPr>
                <w:tcW w:w="2408" w:type="dxa"/>
              </w:tcPr>
            </w:tcPrChange>
          </w:tcPr>
          <w:p w14:paraId="5F5B5B8D" w14:textId="77777777" w:rsidR="008667A0" w:rsidRDefault="00165603">
            <w:pPr>
              <w:cnfStyle w:val="000000000000" w:firstRow="0" w:lastRow="0" w:firstColumn="0" w:lastColumn="0" w:oddVBand="0" w:evenVBand="0" w:oddHBand="0" w:evenHBand="0" w:firstRowFirstColumn="0" w:firstRowLastColumn="0" w:lastRowFirstColumn="0" w:lastRowLastColumn="0"/>
            </w:pPr>
            <w:r>
              <w:t>23.3</w:t>
            </w:r>
          </w:p>
        </w:tc>
      </w:tr>
    </w:tbl>
    <w:p w14:paraId="39F43E11" w14:textId="77777777" w:rsidR="008667A0" w:rsidRDefault="008667A0">
      <w:pPr>
        <w:pStyle w:val="BodyStyle"/>
      </w:pPr>
    </w:p>
    <w:p w14:paraId="69FDF441" w14:textId="77777777" w:rsidR="008667A0" w:rsidRDefault="00165603">
      <w:pPr>
        <w:pStyle w:val="Heading3"/>
      </w:pPr>
      <w:bookmarkStart w:id="2007" w:name="_Toc147237934"/>
      <w:r>
        <w:t>Current Investment Strategy</w:t>
      </w:r>
      <w:bookmarkEnd w:id="2007"/>
    </w:p>
    <w:p w14:paraId="4E9058E6" w14:textId="77777777" w:rsidR="008667A0" w:rsidRDefault="00165603">
      <w:pPr>
        <w:pStyle w:val="BodyStyle"/>
      </w:pPr>
      <w:r>
        <w:t>The current SAA for the investment strategy has been tested against a series of CPI-based investment objectives. Specific assessment seeking to confirm that the current SAA remains acceptable and that the current investment objective is likely to be achieved.</w:t>
      </w:r>
    </w:p>
    <w:p w14:paraId="12AF4FFE" w14:textId="77777777" w:rsidR="008667A0" w:rsidRDefault="00165603">
      <w:pPr>
        <w:pStyle w:val="BodyStyle"/>
      </w:pPr>
      <w:r>
        <w:t>A probability of greater than 50% is sought to indicate that an investment objective is likely to be achieved.</w:t>
      </w:r>
    </w:p>
    <w:p w14:paraId="6A9C6DFB" w14:textId="77777777" w:rsidR="008667A0" w:rsidRDefault="00165603">
      <w:pPr>
        <w:pStyle w:val="BodyStyle"/>
      </w:pPr>
      <w:r>
        <w:t>Analysis for Scenario 1 has been conducted before management fees and tax:</w:t>
      </w:r>
    </w:p>
    <w:p w14:paraId="0E34248E" w14:textId="77777777" w:rsidR="008667A0" w:rsidRDefault="00165603">
      <w:pPr>
        <w:pStyle w:val="listbullet0"/>
      </w:pPr>
      <w:r>
        <w:t xml:space="preserve">Under Scenario 1 the current investment objective of CPI + 4.0% pa over a 10-year rolling period is likely to be achieved at a 69.6% probability. Value at Risk upon a 1 in 20-year event (95% probability) is expected at -6.7% for the current allocation. The level of investment risk, as captured by SRM, is Medium </w:t>
      </w:r>
      <w:proofErr w:type="spellStart"/>
      <w:r>
        <w:t>to</w:t>
      </w:r>
      <w:proofErr w:type="spellEnd"/>
      <w:r>
        <w:t xml:space="preserve"> High for the current SAA.</w:t>
      </w:r>
    </w:p>
    <w:p w14:paraId="016B246C" w14:textId="77777777" w:rsidR="008667A0" w:rsidRDefault="00165603">
      <w:pPr>
        <w:pStyle w:val="BodyStyle"/>
      </w:pPr>
      <w:r>
        <w:t>Analysis for Scenario 2 has been conducted before management fees and tax:</w:t>
      </w:r>
    </w:p>
    <w:p w14:paraId="0660E5A1" w14:textId="77777777" w:rsidR="008667A0" w:rsidRDefault="00165603">
      <w:pPr>
        <w:pStyle w:val="listbullet0"/>
      </w:pPr>
      <w:r>
        <w:t>Under Scenario 2 the current investment objective of CPI + 4.0% pa over a 10-year rolling period is likely to be achieved at a 58.5% probability. Value at Risk upon a 1 in 20-year event (95% probability) is expected at -10.2% for the current allocation. The level of investment risk, as captured by SRM, is High for the current SAA.</w:t>
      </w:r>
    </w:p>
    <w:p w14:paraId="4E561347" w14:textId="77777777" w:rsidR="008667A0" w:rsidRDefault="00165603">
      <w:pPr>
        <w:pStyle w:val="Heading3"/>
      </w:pPr>
      <w:bookmarkStart w:id="2008" w:name="_Toc147237935"/>
      <w:r>
        <w:t>SAA Ranges</w:t>
      </w:r>
      <w:bookmarkEnd w:id="2008"/>
    </w:p>
    <w:p w14:paraId="572E5C32" w14:textId="77777777" w:rsidR="008667A0" w:rsidRDefault="00165603">
      <w:pPr>
        <w:pStyle w:val="BodyStyle"/>
      </w:pPr>
      <w:r>
        <w:t xml:space="preserve">The licensee is required to monitor the investment ranges to enable it to identify and respond to any significant deviation from the investment strategy in a timely manner. A range that is set to be too wide or narrow would render the strategies unconstrained or ineffective. </w:t>
      </w:r>
    </w:p>
    <w:p w14:paraId="2893DD1B" w14:textId="77777777" w:rsidR="008667A0" w:rsidRDefault="00165603">
      <w:pPr>
        <w:pStyle w:val="listbullet0"/>
      </w:pPr>
      <w:r>
        <w:t>Under Scenario 1, the current SAA and the least volatile portfolio (P2) would achieve an SRM of High, while the SRM for the most volatile portfolio (P1) is High</w:t>
      </w:r>
    </w:p>
    <w:p w14:paraId="4B9620B6" w14:textId="77777777" w:rsidR="008667A0" w:rsidRDefault="00165603">
      <w:pPr>
        <w:pStyle w:val="listbullet0"/>
      </w:pPr>
      <w:r>
        <w:t>Under Scenario 2, the most volatile portfolio (P1) and the least volatile portfolio (P2) would achieve the same SRM of High as the current asset allocation</w:t>
      </w:r>
    </w:p>
    <w:p w14:paraId="5971C008" w14:textId="77777777" w:rsidR="008667A0" w:rsidRDefault="00165603">
      <w:pPr>
        <w:pStyle w:val="BodyStyle"/>
      </w:pPr>
      <w:r>
        <w:t>As reviewed above, market fluctuations would have a modest impact on the investment strategy. For detailed stress testing analysis of P1 and P2, refer to Appendix B.</w:t>
      </w:r>
    </w:p>
    <w:p w14:paraId="7BE0CB8B" w14:textId="77777777" w:rsidR="008667A0" w:rsidRDefault="008667A0">
      <w:pPr>
        <w:pStyle w:val="BodyStyle"/>
      </w:pPr>
    </w:p>
    <w:p w14:paraId="79ED8F20" w14:textId="77777777" w:rsidR="008667A0" w:rsidRDefault="00165603">
      <w:pPr>
        <w:pStyle w:val="Heading3"/>
      </w:pPr>
      <w:bookmarkStart w:id="2009" w:name="_Toc147237936"/>
      <w:r>
        <w:t>Recommendations</w:t>
      </w:r>
      <w:bookmarkEnd w:id="2009"/>
    </w:p>
    <w:p w14:paraId="2998B3BD" w14:textId="77777777" w:rsidR="008667A0" w:rsidRDefault="00165603">
      <w:pPr>
        <w:pStyle w:val="listbullet0"/>
      </w:pPr>
      <w:r>
        <w:t>Maintain the current Strategic Asset Allocation</w:t>
      </w:r>
    </w:p>
    <w:p w14:paraId="62342FE7" w14:textId="77777777" w:rsidR="008667A0" w:rsidRDefault="00165603">
      <w:pPr>
        <w:pStyle w:val="listbullet0"/>
      </w:pPr>
      <w:r>
        <w:t xml:space="preserve">Maintain the current investment objective of CPI + 4.0% pa over rolling 10-year periods </w:t>
      </w:r>
    </w:p>
    <w:p w14:paraId="071E8D62" w14:textId="77777777" w:rsidR="008667A0" w:rsidRDefault="00165603">
      <w:pPr>
        <w:pStyle w:val="listbullet0"/>
      </w:pPr>
      <w:r>
        <w:t>Maintain the current SRM of High</w:t>
      </w:r>
    </w:p>
    <w:p w14:paraId="3A22A19F" w14:textId="1E3D5A51" w:rsidR="008667A0" w:rsidRDefault="00165603">
      <w:pPr>
        <w:pStyle w:val="Heading2"/>
      </w:pPr>
      <w:bookmarkStart w:id="2010" w:name="_Toc147237937"/>
      <w:r>
        <w:lastRenderedPageBreak/>
        <w:t xml:space="preserve">Analysis of Strategy: </w:t>
      </w:r>
      <w:r w:rsidR="00E24120">
        <w:t>Active</w:t>
      </w:r>
      <w:r>
        <w:t xml:space="preserve"> 100</w:t>
      </w:r>
      <w:bookmarkEnd w:id="2010"/>
    </w:p>
    <w:p w14:paraId="5D9F335E" w14:textId="77777777" w:rsidR="008667A0" w:rsidRDefault="00165603">
      <w:pPr>
        <w:pStyle w:val="Heading3"/>
      </w:pPr>
      <w:bookmarkStart w:id="2011" w:name="_Toc147237938"/>
      <w:r>
        <w:t>Analysis of Asset Allocation</w:t>
      </w:r>
      <w:bookmarkEnd w:id="2011"/>
    </w:p>
    <w:p w14:paraId="3F82787D" w14:textId="77777777" w:rsidR="008667A0" w:rsidRDefault="00165603">
      <w:pPr>
        <w:pStyle w:val="BodyStyle"/>
      </w:pPr>
      <w:r>
        <w:t>Table 21 tests and demonstrates the returns, volatility of returns and the probabilities of the current SAA meeting the current stated investment objective of CPI + 5.0% pa over 12-year periods, on a historical basis, before management fees and tax.</w:t>
      </w:r>
    </w:p>
    <w:p w14:paraId="0B551700" w14:textId="77777777" w:rsidR="008667A0" w:rsidRDefault="00165603">
      <w:pPr>
        <w:pStyle w:val="T-Title"/>
      </w:pPr>
      <w:r>
        <w:t>Table 21: Scenario 1 Historical Analysis – Strategic Asset Allocations</w:t>
      </w:r>
    </w:p>
    <w:tbl>
      <w:tblPr>
        <w:tblStyle w:val="Table2"/>
        <w:tblW w:w="9732" w:type="dxa"/>
        <w:tblLook w:val="04A0" w:firstRow="1" w:lastRow="0" w:firstColumn="1" w:lastColumn="0" w:noHBand="0" w:noVBand="1"/>
        <w:tblPrChange w:id="2012" w:author="Kevin Toohey" w:date="2023-10-03T16:59:00Z">
          <w:tblPr>
            <w:tblStyle w:val="Table2"/>
            <w:tblW w:w="0" w:type="auto"/>
            <w:tblLook w:val="04A0" w:firstRow="1" w:lastRow="0" w:firstColumn="1" w:lastColumn="0" w:noHBand="0" w:noVBand="1"/>
          </w:tblPr>
        </w:tblPrChange>
      </w:tblPr>
      <w:tblGrid>
        <w:gridCol w:w="4962"/>
        <w:gridCol w:w="1652"/>
        <w:gridCol w:w="1559"/>
        <w:gridCol w:w="1559"/>
        <w:tblGridChange w:id="2013">
          <w:tblGrid>
            <w:gridCol w:w="3877"/>
            <w:gridCol w:w="1899"/>
            <w:gridCol w:w="1928"/>
            <w:gridCol w:w="1928"/>
          </w:tblGrid>
        </w:tblGridChange>
      </w:tblGrid>
      <w:tr w:rsidR="008667A0" w14:paraId="6B4E3A0A" w14:textId="77777777" w:rsidTr="004C05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Change w:id="2014" w:author="Kevin Toohey" w:date="2023-10-03T16:59:00Z">
              <w:tcPr>
                <w:tcW w:w="5040" w:type="dxa"/>
              </w:tcPr>
            </w:tcPrChange>
          </w:tcPr>
          <w:p w14:paraId="5A600855" w14:textId="77777777" w:rsidR="008667A0" w:rsidRDefault="00165603">
            <w:pPr>
              <w:cnfStyle w:val="101000000000" w:firstRow="1" w:lastRow="0" w:firstColumn="1" w:lastColumn="0" w:oddVBand="0" w:evenVBand="0" w:oddHBand="0" w:evenHBand="0" w:firstRowFirstColumn="0" w:firstRowLastColumn="0" w:lastRowFirstColumn="0" w:lastRowLastColumn="0"/>
            </w:pPr>
            <w:r>
              <w:t>Category</w:t>
            </w:r>
          </w:p>
        </w:tc>
        <w:tc>
          <w:tcPr>
            <w:tcW w:w="1652" w:type="dxa"/>
            <w:tcPrChange w:id="2015" w:author="Kevin Toohey" w:date="2023-10-03T16:59:00Z">
              <w:tcPr>
                <w:tcW w:w="2408" w:type="dxa"/>
              </w:tcPr>
            </w:tcPrChange>
          </w:tcPr>
          <w:p w14:paraId="312C7A99"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559" w:type="dxa"/>
            <w:tcPrChange w:id="2016" w:author="Kevin Toohey" w:date="2023-10-03T16:59:00Z">
              <w:tcPr>
                <w:tcW w:w="2408" w:type="dxa"/>
              </w:tcPr>
            </w:tcPrChange>
          </w:tcPr>
          <w:p w14:paraId="126811A2" w14:textId="77777777" w:rsidR="008667A0" w:rsidRDefault="00165603">
            <w:pPr>
              <w:cnfStyle w:val="100000000000" w:firstRow="1" w:lastRow="0" w:firstColumn="0" w:lastColumn="0" w:oddVBand="0" w:evenVBand="0" w:oddHBand="0" w:evenHBand="0" w:firstRowFirstColumn="0" w:firstRowLastColumn="0" w:lastRowFirstColumn="0" w:lastRowLastColumn="0"/>
            </w:pPr>
            <w:r>
              <w:t>Most Volatile Portfolio P1</w:t>
            </w:r>
          </w:p>
        </w:tc>
        <w:tc>
          <w:tcPr>
            <w:tcW w:w="1559" w:type="dxa"/>
            <w:tcPrChange w:id="2017" w:author="Kevin Toohey" w:date="2023-10-03T16:59:00Z">
              <w:tcPr>
                <w:tcW w:w="2408" w:type="dxa"/>
              </w:tcPr>
            </w:tcPrChange>
          </w:tcPr>
          <w:p w14:paraId="3D79235B" w14:textId="77777777" w:rsidR="008667A0" w:rsidRDefault="00165603">
            <w:pPr>
              <w:cnfStyle w:val="100000000000" w:firstRow="1" w:lastRow="0" w:firstColumn="0" w:lastColumn="0" w:oddVBand="0" w:evenVBand="0" w:oddHBand="0" w:evenHBand="0" w:firstRowFirstColumn="0" w:firstRowLastColumn="0" w:lastRowFirstColumn="0" w:lastRowLastColumn="0"/>
            </w:pPr>
            <w:r>
              <w:t>Least Volatile Portfolio P2</w:t>
            </w:r>
          </w:p>
        </w:tc>
      </w:tr>
      <w:tr w:rsidR="008667A0" w14:paraId="7FF45742"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018" w:author="Kevin Toohey" w:date="2023-10-03T16:59:00Z">
              <w:tcPr>
                <w:tcW w:w="5040" w:type="dxa"/>
              </w:tcPr>
            </w:tcPrChange>
          </w:tcPr>
          <w:p w14:paraId="3315859F" w14:textId="77777777" w:rsidR="008667A0" w:rsidRDefault="00165603">
            <w:r>
              <w:rPr>
                <w:b/>
              </w:rPr>
              <w:t>Asset Classes</w:t>
            </w:r>
          </w:p>
        </w:tc>
        <w:tc>
          <w:tcPr>
            <w:tcW w:w="1652" w:type="dxa"/>
            <w:tcPrChange w:id="2019" w:author="Kevin Toohey" w:date="2023-10-03T16:59:00Z">
              <w:tcPr>
                <w:tcW w:w="2408" w:type="dxa"/>
              </w:tcPr>
            </w:tcPrChange>
          </w:tcPr>
          <w:p w14:paraId="5BB4057E"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2020" w:author="Kevin Toohey" w:date="2023-10-03T16:59:00Z">
              <w:tcPr>
                <w:tcW w:w="2408" w:type="dxa"/>
              </w:tcPr>
            </w:tcPrChange>
          </w:tcPr>
          <w:p w14:paraId="24439FB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2021" w:author="Kevin Toohey" w:date="2023-10-03T16:59:00Z">
              <w:tcPr>
                <w:tcW w:w="2408" w:type="dxa"/>
              </w:tcPr>
            </w:tcPrChange>
          </w:tcPr>
          <w:p w14:paraId="515333BA"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6748B8E0"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022" w:author="Kevin Toohey" w:date="2023-10-03T16:59:00Z">
              <w:tcPr>
                <w:tcW w:w="5040" w:type="dxa"/>
              </w:tcPr>
            </w:tcPrChange>
          </w:tcPr>
          <w:p w14:paraId="5BC4865F" w14:textId="77777777" w:rsidR="008667A0" w:rsidRDefault="00165603">
            <w:r>
              <w:t xml:space="preserve">  Cash(%)</w:t>
            </w:r>
          </w:p>
        </w:tc>
        <w:tc>
          <w:tcPr>
            <w:tcW w:w="1652" w:type="dxa"/>
            <w:tcPrChange w:id="2023" w:author="Kevin Toohey" w:date="2023-10-03T16:59:00Z">
              <w:tcPr>
                <w:tcW w:w="2408" w:type="dxa"/>
              </w:tcPr>
            </w:tcPrChange>
          </w:tcPr>
          <w:p w14:paraId="1D63CD0B" w14:textId="77777777" w:rsidR="008667A0" w:rsidRDefault="00165603">
            <w:pPr>
              <w:cnfStyle w:val="000000000000" w:firstRow="0" w:lastRow="0" w:firstColumn="0" w:lastColumn="0" w:oddVBand="0" w:evenVBand="0" w:oddHBand="0" w:evenHBand="0" w:firstRowFirstColumn="0" w:firstRowLastColumn="0" w:lastRowFirstColumn="0" w:lastRowLastColumn="0"/>
            </w:pPr>
            <w:r>
              <w:t>1.0</w:t>
            </w:r>
          </w:p>
        </w:tc>
        <w:tc>
          <w:tcPr>
            <w:tcW w:w="1559" w:type="dxa"/>
            <w:tcPrChange w:id="2024" w:author="Kevin Toohey" w:date="2023-10-03T16:59:00Z">
              <w:tcPr>
                <w:tcW w:w="2408" w:type="dxa"/>
              </w:tcPr>
            </w:tcPrChange>
          </w:tcPr>
          <w:p w14:paraId="18BDF35E" w14:textId="77777777" w:rsidR="008667A0" w:rsidRDefault="00165603">
            <w:pPr>
              <w:cnfStyle w:val="000000000000" w:firstRow="0" w:lastRow="0" w:firstColumn="0" w:lastColumn="0" w:oddVBand="0" w:evenVBand="0" w:oddHBand="0" w:evenHBand="0" w:firstRowFirstColumn="0" w:firstRowLastColumn="0" w:lastRowFirstColumn="0" w:lastRowLastColumn="0"/>
            </w:pPr>
            <w:r>
              <w:t>0.5</w:t>
            </w:r>
          </w:p>
        </w:tc>
        <w:tc>
          <w:tcPr>
            <w:tcW w:w="1559" w:type="dxa"/>
            <w:tcPrChange w:id="2025" w:author="Kevin Toohey" w:date="2023-10-03T16:59:00Z">
              <w:tcPr>
                <w:tcW w:w="2408" w:type="dxa"/>
              </w:tcPr>
            </w:tcPrChange>
          </w:tcPr>
          <w:p w14:paraId="4A2E24DB" w14:textId="77777777" w:rsidR="008667A0" w:rsidRDefault="00165603">
            <w:pPr>
              <w:cnfStyle w:val="000000000000" w:firstRow="0" w:lastRow="0" w:firstColumn="0" w:lastColumn="0" w:oddVBand="0" w:evenVBand="0" w:oddHBand="0" w:evenHBand="0" w:firstRowFirstColumn="0" w:firstRowLastColumn="0" w:lastRowFirstColumn="0" w:lastRowLastColumn="0"/>
            </w:pPr>
            <w:r>
              <w:t>1.0</w:t>
            </w:r>
          </w:p>
        </w:tc>
      </w:tr>
      <w:tr w:rsidR="008667A0" w14:paraId="2767053A"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026" w:author="Kevin Toohey" w:date="2023-10-03T16:59:00Z">
              <w:tcPr>
                <w:tcW w:w="5040" w:type="dxa"/>
              </w:tcPr>
            </w:tcPrChange>
          </w:tcPr>
          <w:p w14:paraId="6BE968FA" w14:textId="77777777" w:rsidR="008667A0" w:rsidRDefault="00165603">
            <w:r>
              <w:t xml:space="preserve">  Australian Shares(%)</w:t>
            </w:r>
          </w:p>
        </w:tc>
        <w:tc>
          <w:tcPr>
            <w:tcW w:w="1652" w:type="dxa"/>
            <w:tcPrChange w:id="2027" w:author="Kevin Toohey" w:date="2023-10-03T16:59:00Z">
              <w:tcPr>
                <w:tcW w:w="2408" w:type="dxa"/>
              </w:tcPr>
            </w:tcPrChange>
          </w:tcPr>
          <w:p w14:paraId="746D2578"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559" w:type="dxa"/>
            <w:tcPrChange w:id="2028" w:author="Kevin Toohey" w:date="2023-10-03T16:59:00Z">
              <w:tcPr>
                <w:tcW w:w="2408" w:type="dxa"/>
              </w:tcPr>
            </w:tcPrChange>
          </w:tcPr>
          <w:p w14:paraId="1A43671B" w14:textId="77777777" w:rsidR="008667A0" w:rsidRDefault="00165603">
            <w:pPr>
              <w:cnfStyle w:val="000000000000" w:firstRow="0" w:lastRow="0" w:firstColumn="0" w:lastColumn="0" w:oddVBand="0" w:evenVBand="0" w:oddHBand="0" w:evenHBand="0" w:firstRowFirstColumn="0" w:firstRowLastColumn="0" w:lastRowFirstColumn="0" w:lastRowLastColumn="0"/>
            </w:pPr>
            <w:r>
              <w:t>55.0</w:t>
            </w:r>
          </w:p>
        </w:tc>
        <w:tc>
          <w:tcPr>
            <w:tcW w:w="1559" w:type="dxa"/>
            <w:tcPrChange w:id="2029" w:author="Kevin Toohey" w:date="2023-10-03T16:59:00Z">
              <w:tcPr>
                <w:tcW w:w="2408" w:type="dxa"/>
              </w:tcPr>
            </w:tcPrChange>
          </w:tcPr>
          <w:p w14:paraId="26D729B0" w14:textId="77777777" w:rsidR="008667A0" w:rsidRDefault="00165603">
            <w:pPr>
              <w:cnfStyle w:val="000000000000" w:firstRow="0" w:lastRow="0" w:firstColumn="0" w:lastColumn="0" w:oddVBand="0" w:evenVBand="0" w:oddHBand="0" w:evenHBand="0" w:firstRowFirstColumn="0" w:firstRowLastColumn="0" w:lastRowFirstColumn="0" w:lastRowLastColumn="0"/>
            </w:pPr>
            <w:r>
              <w:t>25.0</w:t>
            </w:r>
          </w:p>
        </w:tc>
      </w:tr>
      <w:tr w:rsidR="008667A0" w14:paraId="1478784B"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030" w:author="Kevin Toohey" w:date="2023-10-03T16:59:00Z">
              <w:tcPr>
                <w:tcW w:w="5040" w:type="dxa"/>
              </w:tcPr>
            </w:tcPrChange>
          </w:tcPr>
          <w:p w14:paraId="36405611" w14:textId="77777777" w:rsidR="008667A0" w:rsidRDefault="00165603">
            <w:r>
              <w:t xml:space="preserve">  International Shares(%)</w:t>
            </w:r>
          </w:p>
        </w:tc>
        <w:tc>
          <w:tcPr>
            <w:tcW w:w="1652" w:type="dxa"/>
            <w:tcPrChange w:id="2031" w:author="Kevin Toohey" w:date="2023-10-03T16:59:00Z">
              <w:tcPr>
                <w:tcW w:w="2408" w:type="dxa"/>
              </w:tcPr>
            </w:tcPrChange>
          </w:tcPr>
          <w:p w14:paraId="5D329567"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559" w:type="dxa"/>
            <w:tcPrChange w:id="2032" w:author="Kevin Toohey" w:date="2023-10-03T16:59:00Z">
              <w:tcPr>
                <w:tcW w:w="2408" w:type="dxa"/>
              </w:tcPr>
            </w:tcPrChange>
          </w:tcPr>
          <w:p w14:paraId="789A7857" w14:textId="77777777" w:rsidR="008667A0" w:rsidRDefault="00165603">
            <w:pPr>
              <w:cnfStyle w:val="000000000000" w:firstRow="0" w:lastRow="0" w:firstColumn="0" w:lastColumn="0" w:oddVBand="0" w:evenVBand="0" w:oddHBand="0" w:evenHBand="0" w:firstRowFirstColumn="0" w:firstRowLastColumn="0" w:lastRowFirstColumn="0" w:lastRowLastColumn="0"/>
            </w:pPr>
            <w:r>
              <w:t>32.0</w:t>
            </w:r>
          </w:p>
        </w:tc>
        <w:tc>
          <w:tcPr>
            <w:tcW w:w="1559" w:type="dxa"/>
            <w:tcPrChange w:id="2033" w:author="Kevin Toohey" w:date="2023-10-03T16:59:00Z">
              <w:tcPr>
                <w:tcW w:w="2408" w:type="dxa"/>
              </w:tcPr>
            </w:tcPrChange>
          </w:tcPr>
          <w:p w14:paraId="59079F55" w14:textId="77777777" w:rsidR="008667A0" w:rsidRDefault="00165603">
            <w:pPr>
              <w:cnfStyle w:val="000000000000" w:firstRow="0" w:lastRow="0" w:firstColumn="0" w:lastColumn="0" w:oddVBand="0" w:evenVBand="0" w:oddHBand="0" w:evenHBand="0" w:firstRowFirstColumn="0" w:firstRowLastColumn="0" w:lastRowFirstColumn="0" w:lastRowLastColumn="0"/>
            </w:pPr>
            <w:r>
              <w:t>49.0</w:t>
            </w:r>
          </w:p>
        </w:tc>
      </w:tr>
      <w:tr w:rsidR="008667A0" w14:paraId="36FB3011"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034" w:author="Kevin Toohey" w:date="2023-10-03T16:59:00Z">
              <w:tcPr>
                <w:tcW w:w="5040" w:type="dxa"/>
              </w:tcPr>
            </w:tcPrChange>
          </w:tcPr>
          <w:p w14:paraId="6CAB84C0" w14:textId="77777777" w:rsidR="008667A0" w:rsidRDefault="00165603">
            <w:r>
              <w:t xml:space="preserve">  Real Assets(%)</w:t>
            </w:r>
          </w:p>
        </w:tc>
        <w:tc>
          <w:tcPr>
            <w:tcW w:w="1652" w:type="dxa"/>
            <w:tcPrChange w:id="2035" w:author="Kevin Toohey" w:date="2023-10-03T16:59:00Z">
              <w:tcPr>
                <w:tcW w:w="2408" w:type="dxa"/>
              </w:tcPr>
            </w:tcPrChange>
          </w:tcPr>
          <w:p w14:paraId="0B1099BD" w14:textId="77777777" w:rsidR="008667A0" w:rsidRDefault="00165603">
            <w:pPr>
              <w:cnfStyle w:val="000000000000" w:firstRow="0" w:lastRow="0" w:firstColumn="0" w:lastColumn="0" w:oddVBand="0" w:evenVBand="0" w:oddHBand="0" w:evenHBand="0" w:firstRowFirstColumn="0" w:firstRowLastColumn="0" w:lastRowFirstColumn="0" w:lastRowLastColumn="0"/>
            </w:pPr>
            <w:r>
              <w:t>4.0</w:t>
            </w:r>
          </w:p>
        </w:tc>
        <w:tc>
          <w:tcPr>
            <w:tcW w:w="1559" w:type="dxa"/>
            <w:tcPrChange w:id="2036" w:author="Kevin Toohey" w:date="2023-10-03T16:59:00Z">
              <w:tcPr>
                <w:tcW w:w="2408" w:type="dxa"/>
              </w:tcPr>
            </w:tcPrChange>
          </w:tcPr>
          <w:p w14:paraId="16E68F00"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559" w:type="dxa"/>
            <w:tcPrChange w:id="2037" w:author="Kevin Toohey" w:date="2023-10-03T16:59:00Z">
              <w:tcPr>
                <w:tcW w:w="2408" w:type="dxa"/>
              </w:tcPr>
            </w:tcPrChange>
          </w:tcPr>
          <w:p w14:paraId="2608B457"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114F46D0"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038" w:author="Kevin Toohey" w:date="2023-10-03T16:59:00Z">
              <w:tcPr>
                <w:tcW w:w="5040" w:type="dxa"/>
              </w:tcPr>
            </w:tcPrChange>
          </w:tcPr>
          <w:p w14:paraId="5D6FDA6F" w14:textId="77777777" w:rsidR="008667A0" w:rsidRDefault="00165603">
            <w:r>
              <w:t xml:space="preserve">  Alternatives(%)</w:t>
            </w:r>
          </w:p>
        </w:tc>
        <w:tc>
          <w:tcPr>
            <w:tcW w:w="1652" w:type="dxa"/>
            <w:tcPrChange w:id="2039" w:author="Kevin Toohey" w:date="2023-10-03T16:59:00Z">
              <w:tcPr>
                <w:tcW w:w="2408" w:type="dxa"/>
              </w:tcPr>
            </w:tcPrChange>
          </w:tcPr>
          <w:p w14:paraId="271BC17F"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559" w:type="dxa"/>
            <w:tcPrChange w:id="2040" w:author="Kevin Toohey" w:date="2023-10-03T16:59:00Z">
              <w:tcPr>
                <w:tcW w:w="2408" w:type="dxa"/>
              </w:tcPr>
            </w:tcPrChange>
          </w:tcPr>
          <w:p w14:paraId="6EDAF190" w14:textId="77777777" w:rsidR="008667A0" w:rsidRDefault="00165603">
            <w:pPr>
              <w:cnfStyle w:val="000000000000" w:firstRow="0" w:lastRow="0" w:firstColumn="0" w:lastColumn="0" w:oddVBand="0" w:evenVBand="0" w:oddHBand="0" w:evenHBand="0" w:firstRowFirstColumn="0" w:firstRowLastColumn="0" w:lastRowFirstColumn="0" w:lastRowLastColumn="0"/>
            </w:pPr>
            <w:r>
              <w:t>2.0</w:t>
            </w:r>
          </w:p>
        </w:tc>
        <w:tc>
          <w:tcPr>
            <w:tcW w:w="1559" w:type="dxa"/>
            <w:tcPrChange w:id="2041" w:author="Kevin Toohey" w:date="2023-10-03T16:59:00Z">
              <w:tcPr>
                <w:tcW w:w="2408" w:type="dxa"/>
              </w:tcPr>
            </w:tcPrChange>
          </w:tcPr>
          <w:p w14:paraId="607205A4" w14:textId="77777777" w:rsidR="008667A0" w:rsidRDefault="00165603">
            <w:pPr>
              <w:cnfStyle w:val="000000000000" w:firstRow="0" w:lastRow="0" w:firstColumn="0" w:lastColumn="0" w:oddVBand="0" w:evenVBand="0" w:oddHBand="0" w:evenHBand="0" w:firstRowFirstColumn="0" w:firstRowLastColumn="0" w:lastRowFirstColumn="0" w:lastRowLastColumn="0"/>
            </w:pPr>
            <w:r>
              <w:t>25.0</w:t>
            </w:r>
          </w:p>
        </w:tc>
      </w:tr>
      <w:tr w:rsidR="008667A0" w14:paraId="5A0697A9"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042" w:author="Kevin Toohey" w:date="2023-10-03T16:59:00Z">
              <w:tcPr>
                <w:tcW w:w="5040" w:type="dxa"/>
              </w:tcPr>
            </w:tcPrChange>
          </w:tcPr>
          <w:p w14:paraId="295C520F" w14:textId="77777777" w:rsidR="008667A0" w:rsidRDefault="00165603">
            <w:r>
              <w:t xml:space="preserve">  Long Duration(%)</w:t>
            </w:r>
          </w:p>
        </w:tc>
        <w:tc>
          <w:tcPr>
            <w:tcW w:w="1652" w:type="dxa"/>
            <w:tcPrChange w:id="2043" w:author="Kevin Toohey" w:date="2023-10-03T16:59:00Z">
              <w:tcPr>
                <w:tcW w:w="2408" w:type="dxa"/>
              </w:tcPr>
            </w:tcPrChange>
          </w:tcPr>
          <w:p w14:paraId="55C4E1A4"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c>
          <w:tcPr>
            <w:tcW w:w="1559" w:type="dxa"/>
            <w:tcPrChange w:id="2044" w:author="Kevin Toohey" w:date="2023-10-03T16:59:00Z">
              <w:tcPr>
                <w:tcW w:w="2408" w:type="dxa"/>
              </w:tcPr>
            </w:tcPrChange>
          </w:tcPr>
          <w:p w14:paraId="7D112265"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c>
          <w:tcPr>
            <w:tcW w:w="1559" w:type="dxa"/>
            <w:tcPrChange w:id="2045" w:author="Kevin Toohey" w:date="2023-10-03T16:59:00Z">
              <w:tcPr>
                <w:tcW w:w="2408" w:type="dxa"/>
              </w:tcPr>
            </w:tcPrChange>
          </w:tcPr>
          <w:p w14:paraId="15618A62"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29C8A952"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046" w:author="Kevin Toohey" w:date="2023-10-03T16:59:00Z">
              <w:tcPr>
                <w:tcW w:w="5040" w:type="dxa"/>
              </w:tcPr>
            </w:tcPrChange>
          </w:tcPr>
          <w:p w14:paraId="49F501DD" w14:textId="77777777" w:rsidR="008667A0" w:rsidRDefault="00165603">
            <w:r>
              <w:t xml:space="preserve">  Floating Rate(%)</w:t>
            </w:r>
          </w:p>
        </w:tc>
        <w:tc>
          <w:tcPr>
            <w:tcW w:w="1652" w:type="dxa"/>
            <w:tcPrChange w:id="2047" w:author="Kevin Toohey" w:date="2023-10-03T16:59:00Z">
              <w:tcPr>
                <w:tcW w:w="2408" w:type="dxa"/>
              </w:tcPr>
            </w:tcPrChange>
          </w:tcPr>
          <w:p w14:paraId="57556276"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c>
          <w:tcPr>
            <w:tcW w:w="1559" w:type="dxa"/>
            <w:tcPrChange w:id="2048" w:author="Kevin Toohey" w:date="2023-10-03T16:59:00Z">
              <w:tcPr>
                <w:tcW w:w="2408" w:type="dxa"/>
              </w:tcPr>
            </w:tcPrChange>
          </w:tcPr>
          <w:p w14:paraId="01AF2748" w14:textId="77777777" w:rsidR="008667A0" w:rsidRDefault="00165603">
            <w:pPr>
              <w:cnfStyle w:val="000000000000" w:firstRow="0" w:lastRow="0" w:firstColumn="0" w:lastColumn="0" w:oddVBand="0" w:evenVBand="0" w:oddHBand="0" w:evenHBand="0" w:firstRowFirstColumn="0" w:firstRowLastColumn="0" w:lastRowFirstColumn="0" w:lastRowLastColumn="0"/>
            </w:pPr>
            <w:r>
              <w:t>0.5</w:t>
            </w:r>
          </w:p>
        </w:tc>
        <w:tc>
          <w:tcPr>
            <w:tcW w:w="1559" w:type="dxa"/>
            <w:tcPrChange w:id="2049" w:author="Kevin Toohey" w:date="2023-10-03T16:59:00Z">
              <w:tcPr>
                <w:tcW w:w="2408" w:type="dxa"/>
              </w:tcPr>
            </w:tcPrChange>
          </w:tcPr>
          <w:p w14:paraId="3782A38A"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36225BD8"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050" w:author="Kevin Toohey" w:date="2023-10-03T16:59:00Z">
              <w:tcPr>
                <w:tcW w:w="5040" w:type="dxa"/>
              </w:tcPr>
            </w:tcPrChange>
          </w:tcPr>
          <w:p w14:paraId="12148483" w14:textId="77777777" w:rsidR="008667A0" w:rsidRDefault="00165603">
            <w:r>
              <w:rPr>
                <w:b/>
              </w:rPr>
              <w:t>Total</w:t>
            </w:r>
          </w:p>
        </w:tc>
        <w:tc>
          <w:tcPr>
            <w:tcW w:w="1652" w:type="dxa"/>
            <w:tcPrChange w:id="2051" w:author="Kevin Toohey" w:date="2023-10-03T16:59:00Z">
              <w:tcPr>
                <w:tcW w:w="2408" w:type="dxa"/>
              </w:tcPr>
            </w:tcPrChange>
          </w:tcPr>
          <w:p w14:paraId="382C4146"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59" w:type="dxa"/>
            <w:tcPrChange w:id="2052" w:author="Kevin Toohey" w:date="2023-10-03T16:59:00Z">
              <w:tcPr>
                <w:tcW w:w="2408" w:type="dxa"/>
              </w:tcPr>
            </w:tcPrChange>
          </w:tcPr>
          <w:p w14:paraId="14D0F04D"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59" w:type="dxa"/>
            <w:tcPrChange w:id="2053" w:author="Kevin Toohey" w:date="2023-10-03T16:59:00Z">
              <w:tcPr>
                <w:tcW w:w="2408" w:type="dxa"/>
              </w:tcPr>
            </w:tcPrChange>
          </w:tcPr>
          <w:p w14:paraId="2E9F7398"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r>
      <w:tr w:rsidR="008667A0" w14:paraId="2FB99503"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054" w:author="Kevin Toohey" w:date="2023-10-03T16:59:00Z">
              <w:tcPr>
                <w:tcW w:w="5040" w:type="dxa"/>
              </w:tcPr>
            </w:tcPrChange>
          </w:tcPr>
          <w:p w14:paraId="5F2A4E33" w14:textId="77777777" w:rsidR="008667A0" w:rsidRDefault="00165603">
            <w:r>
              <w:t xml:space="preserve">  Growth(%)</w:t>
            </w:r>
          </w:p>
        </w:tc>
        <w:tc>
          <w:tcPr>
            <w:tcW w:w="1652" w:type="dxa"/>
            <w:tcPrChange w:id="2055" w:author="Kevin Toohey" w:date="2023-10-03T16:59:00Z">
              <w:tcPr>
                <w:tcW w:w="2408" w:type="dxa"/>
              </w:tcPr>
            </w:tcPrChange>
          </w:tcPr>
          <w:p w14:paraId="7506E778" w14:textId="77777777" w:rsidR="008667A0" w:rsidRDefault="00165603">
            <w:pPr>
              <w:cnfStyle w:val="000000000000" w:firstRow="0" w:lastRow="0" w:firstColumn="0" w:lastColumn="0" w:oddVBand="0" w:evenVBand="0" w:oddHBand="0" w:evenHBand="0" w:firstRowFirstColumn="0" w:firstRowLastColumn="0" w:lastRowFirstColumn="0" w:lastRowLastColumn="0"/>
            </w:pPr>
            <w:r>
              <w:t>99.0</w:t>
            </w:r>
          </w:p>
        </w:tc>
        <w:tc>
          <w:tcPr>
            <w:tcW w:w="1559" w:type="dxa"/>
            <w:tcPrChange w:id="2056" w:author="Kevin Toohey" w:date="2023-10-03T16:59:00Z">
              <w:tcPr>
                <w:tcW w:w="2408" w:type="dxa"/>
              </w:tcPr>
            </w:tcPrChange>
          </w:tcPr>
          <w:p w14:paraId="24EAEAD8" w14:textId="77777777" w:rsidR="008667A0" w:rsidRDefault="00165603">
            <w:pPr>
              <w:cnfStyle w:val="000000000000" w:firstRow="0" w:lastRow="0" w:firstColumn="0" w:lastColumn="0" w:oddVBand="0" w:evenVBand="0" w:oddHBand="0" w:evenHBand="0" w:firstRowFirstColumn="0" w:firstRowLastColumn="0" w:lastRowFirstColumn="0" w:lastRowLastColumn="0"/>
            </w:pPr>
            <w:r>
              <w:t>99.0</w:t>
            </w:r>
          </w:p>
        </w:tc>
        <w:tc>
          <w:tcPr>
            <w:tcW w:w="1559" w:type="dxa"/>
            <w:tcPrChange w:id="2057" w:author="Kevin Toohey" w:date="2023-10-03T16:59:00Z">
              <w:tcPr>
                <w:tcW w:w="2408" w:type="dxa"/>
              </w:tcPr>
            </w:tcPrChange>
          </w:tcPr>
          <w:p w14:paraId="63402ADF" w14:textId="77777777" w:rsidR="008667A0" w:rsidRDefault="00165603">
            <w:pPr>
              <w:cnfStyle w:val="000000000000" w:firstRow="0" w:lastRow="0" w:firstColumn="0" w:lastColumn="0" w:oddVBand="0" w:evenVBand="0" w:oddHBand="0" w:evenHBand="0" w:firstRowFirstColumn="0" w:firstRowLastColumn="0" w:lastRowFirstColumn="0" w:lastRowLastColumn="0"/>
            </w:pPr>
            <w:r>
              <w:t>99.0</w:t>
            </w:r>
          </w:p>
        </w:tc>
      </w:tr>
      <w:tr w:rsidR="008667A0" w14:paraId="1D5E1DEE"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058" w:author="Kevin Toohey" w:date="2023-10-03T16:59:00Z">
              <w:tcPr>
                <w:tcW w:w="5040" w:type="dxa"/>
              </w:tcPr>
            </w:tcPrChange>
          </w:tcPr>
          <w:p w14:paraId="7D96726C" w14:textId="77777777" w:rsidR="008667A0" w:rsidRDefault="00165603">
            <w:r>
              <w:t xml:space="preserve">  Defensive(%)</w:t>
            </w:r>
          </w:p>
        </w:tc>
        <w:tc>
          <w:tcPr>
            <w:tcW w:w="1652" w:type="dxa"/>
            <w:tcPrChange w:id="2059" w:author="Kevin Toohey" w:date="2023-10-03T16:59:00Z">
              <w:tcPr>
                <w:tcW w:w="2408" w:type="dxa"/>
              </w:tcPr>
            </w:tcPrChange>
          </w:tcPr>
          <w:p w14:paraId="0FB08D60" w14:textId="77777777" w:rsidR="008667A0" w:rsidRDefault="00165603">
            <w:pPr>
              <w:cnfStyle w:val="000000000000" w:firstRow="0" w:lastRow="0" w:firstColumn="0" w:lastColumn="0" w:oddVBand="0" w:evenVBand="0" w:oddHBand="0" w:evenHBand="0" w:firstRowFirstColumn="0" w:firstRowLastColumn="0" w:lastRowFirstColumn="0" w:lastRowLastColumn="0"/>
            </w:pPr>
            <w:r>
              <w:t>1.0</w:t>
            </w:r>
          </w:p>
        </w:tc>
        <w:tc>
          <w:tcPr>
            <w:tcW w:w="1559" w:type="dxa"/>
            <w:tcPrChange w:id="2060" w:author="Kevin Toohey" w:date="2023-10-03T16:59:00Z">
              <w:tcPr>
                <w:tcW w:w="2408" w:type="dxa"/>
              </w:tcPr>
            </w:tcPrChange>
          </w:tcPr>
          <w:p w14:paraId="032C6456" w14:textId="77777777" w:rsidR="008667A0" w:rsidRDefault="00165603">
            <w:pPr>
              <w:cnfStyle w:val="000000000000" w:firstRow="0" w:lastRow="0" w:firstColumn="0" w:lastColumn="0" w:oddVBand="0" w:evenVBand="0" w:oddHBand="0" w:evenHBand="0" w:firstRowFirstColumn="0" w:firstRowLastColumn="0" w:lastRowFirstColumn="0" w:lastRowLastColumn="0"/>
            </w:pPr>
            <w:r>
              <w:t>1.0</w:t>
            </w:r>
          </w:p>
        </w:tc>
        <w:tc>
          <w:tcPr>
            <w:tcW w:w="1559" w:type="dxa"/>
            <w:tcPrChange w:id="2061" w:author="Kevin Toohey" w:date="2023-10-03T16:59:00Z">
              <w:tcPr>
                <w:tcW w:w="2408" w:type="dxa"/>
              </w:tcPr>
            </w:tcPrChange>
          </w:tcPr>
          <w:p w14:paraId="5911DD28" w14:textId="77777777" w:rsidR="008667A0" w:rsidRDefault="00165603">
            <w:pPr>
              <w:cnfStyle w:val="000000000000" w:firstRow="0" w:lastRow="0" w:firstColumn="0" w:lastColumn="0" w:oddVBand="0" w:evenVBand="0" w:oddHBand="0" w:evenHBand="0" w:firstRowFirstColumn="0" w:firstRowLastColumn="0" w:lastRowFirstColumn="0" w:lastRowLastColumn="0"/>
            </w:pPr>
            <w:r>
              <w:t>1.0</w:t>
            </w:r>
          </w:p>
        </w:tc>
      </w:tr>
      <w:tr w:rsidR="008667A0" w14:paraId="6C16DE89"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062" w:author="Kevin Toohey" w:date="2023-10-03T16:59:00Z">
              <w:tcPr>
                <w:tcW w:w="5040" w:type="dxa"/>
              </w:tcPr>
            </w:tcPrChange>
          </w:tcPr>
          <w:p w14:paraId="3EAEE823" w14:textId="77777777" w:rsidR="008667A0" w:rsidRDefault="00165603">
            <w:r>
              <w:rPr>
                <w:b/>
              </w:rPr>
              <w:t>Scenario Analysis</w:t>
            </w:r>
          </w:p>
        </w:tc>
        <w:tc>
          <w:tcPr>
            <w:tcW w:w="1652" w:type="dxa"/>
            <w:tcPrChange w:id="2063" w:author="Kevin Toohey" w:date="2023-10-03T16:59:00Z">
              <w:tcPr>
                <w:tcW w:w="2408" w:type="dxa"/>
              </w:tcPr>
            </w:tcPrChange>
          </w:tcPr>
          <w:p w14:paraId="570C54CA"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2064" w:author="Kevin Toohey" w:date="2023-10-03T16:59:00Z">
              <w:tcPr>
                <w:tcW w:w="2408" w:type="dxa"/>
              </w:tcPr>
            </w:tcPrChange>
          </w:tcPr>
          <w:p w14:paraId="0F1DAD91"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2065" w:author="Kevin Toohey" w:date="2023-10-03T16:59:00Z">
              <w:tcPr>
                <w:tcW w:w="2408" w:type="dxa"/>
              </w:tcPr>
            </w:tcPrChange>
          </w:tcPr>
          <w:p w14:paraId="0098418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6C989EB2"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066" w:author="Kevin Toohey" w:date="2023-10-03T16:59:00Z">
              <w:tcPr>
                <w:tcW w:w="5040" w:type="dxa"/>
              </w:tcPr>
            </w:tcPrChange>
          </w:tcPr>
          <w:p w14:paraId="44642FB2" w14:textId="77777777" w:rsidR="008667A0" w:rsidRDefault="00165603">
            <w:r>
              <w:t xml:space="preserve">  Return(%,p.a.)</w:t>
            </w:r>
          </w:p>
        </w:tc>
        <w:tc>
          <w:tcPr>
            <w:tcW w:w="1652" w:type="dxa"/>
            <w:tcPrChange w:id="2067" w:author="Kevin Toohey" w:date="2023-10-03T16:59:00Z">
              <w:tcPr>
                <w:tcW w:w="2408" w:type="dxa"/>
              </w:tcPr>
            </w:tcPrChange>
          </w:tcPr>
          <w:p w14:paraId="5286A3B1" w14:textId="77777777" w:rsidR="008667A0" w:rsidRDefault="00165603">
            <w:pPr>
              <w:cnfStyle w:val="000000000000" w:firstRow="0" w:lastRow="0" w:firstColumn="0" w:lastColumn="0" w:oddVBand="0" w:evenVBand="0" w:oddHBand="0" w:evenHBand="0" w:firstRowFirstColumn="0" w:firstRowLastColumn="0" w:lastRowFirstColumn="0" w:lastRowLastColumn="0"/>
            </w:pPr>
            <w:r>
              <w:t>8.0</w:t>
            </w:r>
          </w:p>
        </w:tc>
        <w:tc>
          <w:tcPr>
            <w:tcW w:w="1559" w:type="dxa"/>
            <w:tcPrChange w:id="2068" w:author="Kevin Toohey" w:date="2023-10-03T16:59:00Z">
              <w:tcPr>
                <w:tcW w:w="2408" w:type="dxa"/>
              </w:tcPr>
            </w:tcPrChange>
          </w:tcPr>
          <w:p w14:paraId="1242A9F3" w14:textId="77777777" w:rsidR="008667A0" w:rsidRDefault="00165603">
            <w:pPr>
              <w:cnfStyle w:val="000000000000" w:firstRow="0" w:lastRow="0" w:firstColumn="0" w:lastColumn="0" w:oddVBand="0" w:evenVBand="0" w:oddHBand="0" w:evenHBand="0" w:firstRowFirstColumn="0" w:firstRowLastColumn="0" w:lastRowFirstColumn="0" w:lastRowLastColumn="0"/>
            </w:pPr>
            <w:r>
              <w:t>8.0</w:t>
            </w:r>
          </w:p>
        </w:tc>
        <w:tc>
          <w:tcPr>
            <w:tcW w:w="1559" w:type="dxa"/>
            <w:tcPrChange w:id="2069" w:author="Kevin Toohey" w:date="2023-10-03T16:59:00Z">
              <w:tcPr>
                <w:tcW w:w="2408" w:type="dxa"/>
              </w:tcPr>
            </w:tcPrChange>
          </w:tcPr>
          <w:p w14:paraId="227E914B" w14:textId="77777777" w:rsidR="008667A0" w:rsidRDefault="00165603">
            <w:pPr>
              <w:cnfStyle w:val="000000000000" w:firstRow="0" w:lastRow="0" w:firstColumn="0" w:lastColumn="0" w:oddVBand="0" w:evenVBand="0" w:oddHBand="0" w:evenHBand="0" w:firstRowFirstColumn="0" w:firstRowLastColumn="0" w:lastRowFirstColumn="0" w:lastRowLastColumn="0"/>
            </w:pPr>
            <w:r>
              <w:t>8.1</w:t>
            </w:r>
          </w:p>
        </w:tc>
      </w:tr>
      <w:tr w:rsidR="008667A0" w14:paraId="57B58B42"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070" w:author="Kevin Toohey" w:date="2023-10-03T16:59:00Z">
              <w:tcPr>
                <w:tcW w:w="5040" w:type="dxa"/>
              </w:tcPr>
            </w:tcPrChange>
          </w:tcPr>
          <w:p w14:paraId="360CF233" w14:textId="77777777" w:rsidR="008667A0" w:rsidRDefault="00165603">
            <w:r>
              <w:t xml:space="preserve">  Volatility(%,p.a.)</w:t>
            </w:r>
          </w:p>
        </w:tc>
        <w:tc>
          <w:tcPr>
            <w:tcW w:w="1652" w:type="dxa"/>
            <w:tcPrChange w:id="2071" w:author="Kevin Toohey" w:date="2023-10-03T16:59:00Z">
              <w:tcPr>
                <w:tcW w:w="2408" w:type="dxa"/>
              </w:tcPr>
            </w:tcPrChange>
          </w:tcPr>
          <w:p w14:paraId="29B458C8" w14:textId="77777777" w:rsidR="008667A0" w:rsidRDefault="00165603">
            <w:pPr>
              <w:cnfStyle w:val="000000000000" w:firstRow="0" w:lastRow="0" w:firstColumn="0" w:lastColumn="0" w:oddVBand="0" w:evenVBand="0" w:oddHBand="0" w:evenHBand="0" w:firstRowFirstColumn="0" w:firstRowLastColumn="0" w:lastRowFirstColumn="0" w:lastRowLastColumn="0"/>
            </w:pPr>
            <w:r>
              <w:t>10.1</w:t>
            </w:r>
          </w:p>
        </w:tc>
        <w:tc>
          <w:tcPr>
            <w:tcW w:w="1559" w:type="dxa"/>
            <w:tcPrChange w:id="2072" w:author="Kevin Toohey" w:date="2023-10-03T16:59:00Z">
              <w:tcPr>
                <w:tcW w:w="2408" w:type="dxa"/>
              </w:tcPr>
            </w:tcPrChange>
          </w:tcPr>
          <w:p w14:paraId="06BECAB9" w14:textId="77777777" w:rsidR="008667A0" w:rsidRDefault="00165603">
            <w:pPr>
              <w:cnfStyle w:val="000000000000" w:firstRow="0" w:lastRow="0" w:firstColumn="0" w:lastColumn="0" w:oddVBand="0" w:evenVBand="0" w:oddHBand="0" w:evenHBand="0" w:firstRowFirstColumn="0" w:firstRowLastColumn="0" w:lastRowFirstColumn="0" w:lastRowLastColumn="0"/>
            </w:pPr>
            <w:r>
              <w:t>11.2</w:t>
            </w:r>
          </w:p>
        </w:tc>
        <w:tc>
          <w:tcPr>
            <w:tcW w:w="1559" w:type="dxa"/>
            <w:tcPrChange w:id="2073" w:author="Kevin Toohey" w:date="2023-10-03T16:59:00Z">
              <w:tcPr>
                <w:tcW w:w="2408" w:type="dxa"/>
              </w:tcPr>
            </w:tcPrChange>
          </w:tcPr>
          <w:p w14:paraId="6073DB6B" w14:textId="77777777" w:rsidR="008667A0" w:rsidRDefault="00165603">
            <w:pPr>
              <w:cnfStyle w:val="000000000000" w:firstRow="0" w:lastRow="0" w:firstColumn="0" w:lastColumn="0" w:oddVBand="0" w:evenVBand="0" w:oddHBand="0" w:evenHBand="0" w:firstRowFirstColumn="0" w:firstRowLastColumn="0" w:lastRowFirstColumn="0" w:lastRowLastColumn="0"/>
            </w:pPr>
            <w:r>
              <w:t>9.4</w:t>
            </w:r>
          </w:p>
        </w:tc>
      </w:tr>
      <w:tr w:rsidR="008667A0" w14:paraId="3FC5E18A"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074" w:author="Kevin Toohey" w:date="2023-10-03T16:59:00Z">
              <w:tcPr>
                <w:tcW w:w="5040" w:type="dxa"/>
              </w:tcPr>
            </w:tcPrChange>
          </w:tcPr>
          <w:p w14:paraId="6AAC58B0" w14:textId="77777777" w:rsidR="008667A0" w:rsidRDefault="00165603">
            <w:r>
              <w:t xml:space="preserve">  Sharpe</w:t>
            </w:r>
          </w:p>
        </w:tc>
        <w:tc>
          <w:tcPr>
            <w:tcW w:w="1652" w:type="dxa"/>
            <w:tcPrChange w:id="2075" w:author="Kevin Toohey" w:date="2023-10-03T16:59:00Z">
              <w:tcPr>
                <w:tcW w:w="2408" w:type="dxa"/>
              </w:tcPr>
            </w:tcPrChange>
          </w:tcPr>
          <w:p w14:paraId="70D33F7C" w14:textId="77777777" w:rsidR="008667A0" w:rsidRDefault="00165603">
            <w:pPr>
              <w:cnfStyle w:val="000000000000" w:firstRow="0" w:lastRow="0" w:firstColumn="0" w:lastColumn="0" w:oddVBand="0" w:evenVBand="0" w:oddHBand="0" w:evenHBand="0" w:firstRowFirstColumn="0" w:firstRowLastColumn="0" w:lastRowFirstColumn="0" w:lastRowLastColumn="0"/>
            </w:pPr>
            <w:r>
              <w:t>0.38</w:t>
            </w:r>
          </w:p>
        </w:tc>
        <w:tc>
          <w:tcPr>
            <w:tcW w:w="1559" w:type="dxa"/>
            <w:tcPrChange w:id="2076" w:author="Kevin Toohey" w:date="2023-10-03T16:59:00Z">
              <w:tcPr>
                <w:tcW w:w="2408" w:type="dxa"/>
              </w:tcPr>
            </w:tcPrChange>
          </w:tcPr>
          <w:p w14:paraId="7337794C" w14:textId="77777777" w:rsidR="008667A0" w:rsidRDefault="00165603">
            <w:pPr>
              <w:cnfStyle w:val="000000000000" w:firstRow="0" w:lastRow="0" w:firstColumn="0" w:lastColumn="0" w:oddVBand="0" w:evenVBand="0" w:oddHBand="0" w:evenHBand="0" w:firstRowFirstColumn="0" w:firstRowLastColumn="0" w:lastRowFirstColumn="0" w:lastRowLastColumn="0"/>
            </w:pPr>
            <w:r>
              <w:t>0.33</w:t>
            </w:r>
          </w:p>
        </w:tc>
        <w:tc>
          <w:tcPr>
            <w:tcW w:w="1559" w:type="dxa"/>
            <w:tcPrChange w:id="2077" w:author="Kevin Toohey" w:date="2023-10-03T16:59:00Z">
              <w:tcPr>
                <w:tcW w:w="2408" w:type="dxa"/>
              </w:tcPr>
            </w:tcPrChange>
          </w:tcPr>
          <w:p w14:paraId="32353F30" w14:textId="77777777" w:rsidR="008667A0" w:rsidRDefault="00165603">
            <w:pPr>
              <w:cnfStyle w:val="000000000000" w:firstRow="0" w:lastRow="0" w:firstColumn="0" w:lastColumn="0" w:oddVBand="0" w:evenVBand="0" w:oddHBand="0" w:evenHBand="0" w:firstRowFirstColumn="0" w:firstRowLastColumn="0" w:lastRowFirstColumn="0" w:lastRowLastColumn="0"/>
            </w:pPr>
            <w:r>
              <w:t>0.41</w:t>
            </w:r>
          </w:p>
        </w:tc>
      </w:tr>
      <w:tr w:rsidR="008667A0" w14:paraId="29F50262"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078" w:author="Kevin Toohey" w:date="2023-10-03T16:59:00Z">
              <w:tcPr>
                <w:tcW w:w="5040" w:type="dxa"/>
              </w:tcPr>
            </w:tcPrChange>
          </w:tcPr>
          <w:p w14:paraId="256A4174" w14:textId="77777777" w:rsidR="008667A0" w:rsidRDefault="00165603">
            <w:r>
              <w:t xml:space="preserve">  Risk Band</w:t>
            </w:r>
          </w:p>
        </w:tc>
        <w:tc>
          <w:tcPr>
            <w:tcW w:w="1652" w:type="dxa"/>
            <w:tcPrChange w:id="2079" w:author="Kevin Toohey" w:date="2023-10-03T16:59:00Z">
              <w:tcPr>
                <w:tcW w:w="2408" w:type="dxa"/>
              </w:tcPr>
            </w:tcPrChange>
          </w:tcPr>
          <w:p w14:paraId="785DBC34"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c>
          <w:tcPr>
            <w:tcW w:w="1559" w:type="dxa"/>
            <w:tcPrChange w:id="2080" w:author="Kevin Toohey" w:date="2023-10-03T16:59:00Z">
              <w:tcPr>
                <w:tcW w:w="2408" w:type="dxa"/>
              </w:tcPr>
            </w:tcPrChange>
          </w:tcPr>
          <w:p w14:paraId="3F0A1884"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c>
          <w:tcPr>
            <w:tcW w:w="1559" w:type="dxa"/>
            <w:tcPrChange w:id="2081" w:author="Kevin Toohey" w:date="2023-10-03T16:59:00Z">
              <w:tcPr>
                <w:tcW w:w="2408" w:type="dxa"/>
              </w:tcPr>
            </w:tcPrChange>
          </w:tcPr>
          <w:p w14:paraId="015B6316"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667A0" w14:paraId="1256B268"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082" w:author="Kevin Toohey" w:date="2023-10-03T16:59:00Z">
              <w:tcPr>
                <w:tcW w:w="5040" w:type="dxa"/>
              </w:tcPr>
            </w:tcPrChange>
          </w:tcPr>
          <w:p w14:paraId="376936B4" w14:textId="77777777" w:rsidR="008667A0" w:rsidRDefault="00165603">
            <w:r>
              <w:t xml:space="preserve">  Risk Level</w:t>
            </w:r>
          </w:p>
        </w:tc>
        <w:tc>
          <w:tcPr>
            <w:tcW w:w="1652" w:type="dxa"/>
            <w:tcPrChange w:id="2083" w:author="Kevin Toohey" w:date="2023-10-03T16:59:00Z">
              <w:tcPr>
                <w:tcW w:w="2408" w:type="dxa"/>
              </w:tcPr>
            </w:tcPrChange>
          </w:tcPr>
          <w:p w14:paraId="5A647935"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c>
          <w:tcPr>
            <w:tcW w:w="1559" w:type="dxa"/>
            <w:tcPrChange w:id="2084" w:author="Kevin Toohey" w:date="2023-10-03T16:59:00Z">
              <w:tcPr>
                <w:tcW w:w="2408" w:type="dxa"/>
              </w:tcPr>
            </w:tcPrChange>
          </w:tcPr>
          <w:p w14:paraId="5B8AD84B"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c>
          <w:tcPr>
            <w:tcW w:w="1559" w:type="dxa"/>
            <w:tcPrChange w:id="2085" w:author="Kevin Toohey" w:date="2023-10-03T16:59:00Z">
              <w:tcPr>
                <w:tcW w:w="2408" w:type="dxa"/>
              </w:tcPr>
            </w:tcPrChange>
          </w:tcPr>
          <w:p w14:paraId="7898A09D"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 to High</w:t>
            </w:r>
          </w:p>
        </w:tc>
      </w:tr>
      <w:tr w:rsidR="008667A0" w14:paraId="4660858A"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086" w:author="Kevin Toohey" w:date="2023-10-03T16:59:00Z">
              <w:tcPr>
                <w:tcW w:w="5040" w:type="dxa"/>
              </w:tcPr>
            </w:tcPrChange>
          </w:tcPr>
          <w:p w14:paraId="2306ED91" w14:textId="77777777" w:rsidR="008667A0" w:rsidRDefault="00165603">
            <w:r>
              <w:rPr>
                <w:b/>
              </w:rPr>
              <w:t>Probability of Achieving CPI-based Return Target</w:t>
            </w:r>
          </w:p>
        </w:tc>
        <w:tc>
          <w:tcPr>
            <w:tcW w:w="1652" w:type="dxa"/>
            <w:tcPrChange w:id="2087" w:author="Kevin Toohey" w:date="2023-10-03T16:59:00Z">
              <w:tcPr>
                <w:tcW w:w="2408" w:type="dxa"/>
              </w:tcPr>
            </w:tcPrChange>
          </w:tcPr>
          <w:p w14:paraId="5BD4867A"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2088" w:author="Kevin Toohey" w:date="2023-10-03T16:59:00Z">
              <w:tcPr>
                <w:tcW w:w="2408" w:type="dxa"/>
              </w:tcPr>
            </w:tcPrChange>
          </w:tcPr>
          <w:p w14:paraId="0337D60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2089" w:author="Kevin Toohey" w:date="2023-10-03T16:59:00Z">
              <w:tcPr>
                <w:tcW w:w="2408" w:type="dxa"/>
              </w:tcPr>
            </w:tcPrChange>
          </w:tcPr>
          <w:p w14:paraId="1019BC7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4DE9DE0D"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090" w:author="Kevin Toohey" w:date="2023-10-03T16:59:00Z">
              <w:tcPr>
                <w:tcW w:w="5040" w:type="dxa"/>
              </w:tcPr>
            </w:tcPrChange>
          </w:tcPr>
          <w:p w14:paraId="7FEFDB37" w14:textId="77777777" w:rsidR="008667A0" w:rsidRDefault="00165603">
            <w:r>
              <w:t xml:space="preserve">  CPI+4.0%p.a. over a 10-year rolling period(%)</w:t>
            </w:r>
          </w:p>
        </w:tc>
        <w:tc>
          <w:tcPr>
            <w:tcW w:w="1652" w:type="dxa"/>
            <w:tcPrChange w:id="2091" w:author="Kevin Toohey" w:date="2023-10-03T16:59:00Z">
              <w:tcPr>
                <w:tcW w:w="2408" w:type="dxa"/>
              </w:tcPr>
            </w:tcPrChange>
          </w:tcPr>
          <w:p w14:paraId="2FB9D640" w14:textId="77777777" w:rsidR="008667A0" w:rsidRDefault="00165603">
            <w:pPr>
              <w:cnfStyle w:val="000000000000" w:firstRow="0" w:lastRow="0" w:firstColumn="0" w:lastColumn="0" w:oddVBand="0" w:evenVBand="0" w:oddHBand="0" w:evenHBand="0" w:firstRowFirstColumn="0" w:firstRowLastColumn="0" w:lastRowFirstColumn="0" w:lastRowLastColumn="0"/>
            </w:pPr>
            <w:r>
              <w:t>79.2</w:t>
            </w:r>
          </w:p>
        </w:tc>
        <w:tc>
          <w:tcPr>
            <w:tcW w:w="1559" w:type="dxa"/>
            <w:tcPrChange w:id="2092" w:author="Kevin Toohey" w:date="2023-10-03T16:59:00Z">
              <w:tcPr>
                <w:tcW w:w="2408" w:type="dxa"/>
              </w:tcPr>
            </w:tcPrChange>
          </w:tcPr>
          <w:p w14:paraId="075D261A" w14:textId="77777777" w:rsidR="008667A0" w:rsidRDefault="00165603">
            <w:pPr>
              <w:cnfStyle w:val="000000000000" w:firstRow="0" w:lastRow="0" w:firstColumn="0" w:lastColumn="0" w:oddVBand="0" w:evenVBand="0" w:oddHBand="0" w:evenHBand="0" w:firstRowFirstColumn="0" w:firstRowLastColumn="0" w:lastRowFirstColumn="0" w:lastRowLastColumn="0"/>
            </w:pPr>
            <w:r>
              <w:t>75.6</w:t>
            </w:r>
          </w:p>
        </w:tc>
        <w:tc>
          <w:tcPr>
            <w:tcW w:w="1559" w:type="dxa"/>
            <w:tcPrChange w:id="2093" w:author="Kevin Toohey" w:date="2023-10-03T16:59:00Z">
              <w:tcPr>
                <w:tcW w:w="2408" w:type="dxa"/>
              </w:tcPr>
            </w:tcPrChange>
          </w:tcPr>
          <w:p w14:paraId="1B8B668D" w14:textId="77777777" w:rsidR="008667A0" w:rsidRDefault="00165603">
            <w:pPr>
              <w:cnfStyle w:val="000000000000" w:firstRow="0" w:lastRow="0" w:firstColumn="0" w:lastColumn="0" w:oddVBand="0" w:evenVBand="0" w:oddHBand="0" w:evenHBand="0" w:firstRowFirstColumn="0" w:firstRowLastColumn="0" w:lastRowFirstColumn="0" w:lastRowLastColumn="0"/>
            </w:pPr>
            <w:r>
              <w:t>81.2</w:t>
            </w:r>
          </w:p>
        </w:tc>
      </w:tr>
      <w:tr w:rsidR="008667A0" w14:paraId="41441485"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094" w:author="Kevin Toohey" w:date="2023-10-03T16:59:00Z">
              <w:tcPr>
                <w:tcW w:w="5040" w:type="dxa"/>
              </w:tcPr>
            </w:tcPrChange>
          </w:tcPr>
          <w:p w14:paraId="1FF886B8" w14:textId="77777777" w:rsidR="008667A0" w:rsidRDefault="00165603">
            <w:r>
              <w:t xml:space="preserve">  CPI+4.5%p.a. over a 10-year rolling period(%)</w:t>
            </w:r>
          </w:p>
        </w:tc>
        <w:tc>
          <w:tcPr>
            <w:tcW w:w="1652" w:type="dxa"/>
            <w:tcPrChange w:id="2095" w:author="Kevin Toohey" w:date="2023-10-03T16:59:00Z">
              <w:tcPr>
                <w:tcW w:w="2408" w:type="dxa"/>
              </w:tcPr>
            </w:tcPrChange>
          </w:tcPr>
          <w:p w14:paraId="1C550D33" w14:textId="77777777" w:rsidR="008667A0" w:rsidRDefault="00165603">
            <w:pPr>
              <w:cnfStyle w:val="000000000000" w:firstRow="0" w:lastRow="0" w:firstColumn="0" w:lastColumn="0" w:oddVBand="0" w:evenVBand="0" w:oddHBand="0" w:evenHBand="0" w:firstRowFirstColumn="0" w:firstRowLastColumn="0" w:lastRowFirstColumn="0" w:lastRowLastColumn="0"/>
            </w:pPr>
            <w:r>
              <w:t>70.2</w:t>
            </w:r>
          </w:p>
        </w:tc>
        <w:tc>
          <w:tcPr>
            <w:tcW w:w="1559" w:type="dxa"/>
            <w:tcPrChange w:id="2096" w:author="Kevin Toohey" w:date="2023-10-03T16:59:00Z">
              <w:tcPr>
                <w:tcW w:w="2408" w:type="dxa"/>
              </w:tcPr>
            </w:tcPrChange>
          </w:tcPr>
          <w:p w14:paraId="05E81487" w14:textId="77777777" w:rsidR="008667A0" w:rsidRDefault="00165603">
            <w:pPr>
              <w:cnfStyle w:val="000000000000" w:firstRow="0" w:lastRow="0" w:firstColumn="0" w:lastColumn="0" w:oddVBand="0" w:evenVBand="0" w:oddHBand="0" w:evenHBand="0" w:firstRowFirstColumn="0" w:firstRowLastColumn="0" w:lastRowFirstColumn="0" w:lastRowLastColumn="0"/>
            </w:pPr>
            <w:r>
              <w:t>66.9</w:t>
            </w:r>
          </w:p>
        </w:tc>
        <w:tc>
          <w:tcPr>
            <w:tcW w:w="1559" w:type="dxa"/>
            <w:tcPrChange w:id="2097" w:author="Kevin Toohey" w:date="2023-10-03T16:59:00Z">
              <w:tcPr>
                <w:tcW w:w="2408" w:type="dxa"/>
              </w:tcPr>
            </w:tcPrChange>
          </w:tcPr>
          <w:p w14:paraId="33683EF5" w14:textId="77777777" w:rsidR="008667A0" w:rsidRDefault="00165603">
            <w:pPr>
              <w:cnfStyle w:val="000000000000" w:firstRow="0" w:lastRow="0" w:firstColumn="0" w:lastColumn="0" w:oddVBand="0" w:evenVBand="0" w:oddHBand="0" w:evenHBand="0" w:firstRowFirstColumn="0" w:firstRowLastColumn="0" w:lastRowFirstColumn="0" w:lastRowLastColumn="0"/>
            </w:pPr>
            <w:r>
              <w:t>71.8</w:t>
            </w:r>
          </w:p>
        </w:tc>
      </w:tr>
      <w:tr w:rsidR="008667A0" w14:paraId="412674A8"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098" w:author="Kevin Toohey" w:date="2023-10-03T16:59:00Z">
              <w:tcPr>
                <w:tcW w:w="5040" w:type="dxa"/>
              </w:tcPr>
            </w:tcPrChange>
          </w:tcPr>
          <w:p w14:paraId="6BD41226" w14:textId="77777777" w:rsidR="008667A0" w:rsidRDefault="00165603">
            <w:r>
              <w:t xml:space="preserve">  CPI+5.0%p.a. over a 10-year rolling period(%)</w:t>
            </w:r>
          </w:p>
        </w:tc>
        <w:tc>
          <w:tcPr>
            <w:tcW w:w="1652" w:type="dxa"/>
            <w:tcPrChange w:id="2099" w:author="Kevin Toohey" w:date="2023-10-03T16:59:00Z">
              <w:tcPr>
                <w:tcW w:w="2408" w:type="dxa"/>
              </w:tcPr>
            </w:tcPrChange>
          </w:tcPr>
          <w:p w14:paraId="41C921DB" w14:textId="77777777" w:rsidR="008667A0" w:rsidRDefault="00165603">
            <w:pPr>
              <w:cnfStyle w:val="000000000000" w:firstRow="0" w:lastRow="0" w:firstColumn="0" w:lastColumn="0" w:oddVBand="0" w:evenVBand="0" w:oddHBand="0" w:evenHBand="0" w:firstRowFirstColumn="0" w:firstRowLastColumn="0" w:lastRowFirstColumn="0" w:lastRowLastColumn="0"/>
            </w:pPr>
            <w:r>
              <w:t>59.2</w:t>
            </w:r>
          </w:p>
        </w:tc>
        <w:tc>
          <w:tcPr>
            <w:tcW w:w="1559" w:type="dxa"/>
            <w:tcPrChange w:id="2100" w:author="Kevin Toohey" w:date="2023-10-03T16:59:00Z">
              <w:tcPr>
                <w:tcW w:w="2408" w:type="dxa"/>
              </w:tcPr>
            </w:tcPrChange>
          </w:tcPr>
          <w:p w14:paraId="5C24B7AE" w14:textId="77777777" w:rsidR="008667A0" w:rsidRDefault="00165603">
            <w:pPr>
              <w:cnfStyle w:val="000000000000" w:firstRow="0" w:lastRow="0" w:firstColumn="0" w:lastColumn="0" w:oddVBand="0" w:evenVBand="0" w:oddHBand="0" w:evenHBand="0" w:firstRowFirstColumn="0" w:firstRowLastColumn="0" w:lastRowFirstColumn="0" w:lastRowLastColumn="0"/>
            </w:pPr>
            <w:r>
              <w:t>56.7</w:t>
            </w:r>
          </w:p>
        </w:tc>
        <w:tc>
          <w:tcPr>
            <w:tcW w:w="1559" w:type="dxa"/>
            <w:tcPrChange w:id="2101" w:author="Kevin Toohey" w:date="2023-10-03T16:59:00Z">
              <w:tcPr>
                <w:tcW w:w="2408" w:type="dxa"/>
              </w:tcPr>
            </w:tcPrChange>
          </w:tcPr>
          <w:p w14:paraId="07A78859" w14:textId="77777777" w:rsidR="008667A0" w:rsidRDefault="00165603">
            <w:pPr>
              <w:cnfStyle w:val="000000000000" w:firstRow="0" w:lastRow="0" w:firstColumn="0" w:lastColumn="0" w:oddVBand="0" w:evenVBand="0" w:oddHBand="0" w:evenHBand="0" w:firstRowFirstColumn="0" w:firstRowLastColumn="0" w:lastRowFirstColumn="0" w:lastRowLastColumn="0"/>
            </w:pPr>
            <w:r>
              <w:t>60.2</w:t>
            </w:r>
          </w:p>
        </w:tc>
      </w:tr>
      <w:tr w:rsidR="008667A0" w14:paraId="00ADADFB"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102" w:author="Kevin Toohey" w:date="2023-10-03T16:59:00Z">
              <w:tcPr>
                <w:tcW w:w="5040" w:type="dxa"/>
              </w:tcPr>
            </w:tcPrChange>
          </w:tcPr>
          <w:p w14:paraId="7B561EF4" w14:textId="77777777" w:rsidR="008667A0" w:rsidRDefault="00165603">
            <w:r>
              <w:t xml:space="preserve">  CPI+5.5%p.a. over a 10-year rolling period(%)</w:t>
            </w:r>
          </w:p>
        </w:tc>
        <w:tc>
          <w:tcPr>
            <w:tcW w:w="1652" w:type="dxa"/>
            <w:tcPrChange w:id="2103" w:author="Kevin Toohey" w:date="2023-10-03T16:59:00Z">
              <w:tcPr>
                <w:tcW w:w="2408" w:type="dxa"/>
              </w:tcPr>
            </w:tcPrChange>
          </w:tcPr>
          <w:p w14:paraId="31EE733F" w14:textId="77777777" w:rsidR="008667A0" w:rsidRDefault="00165603">
            <w:pPr>
              <w:cnfStyle w:val="000000000000" w:firstRow="0" w:lastRow="0" w:firstColumn="0" w:lastColumn="0" w:oddVBand="0" w:evenVBand="0" w:oddHBand="0" w:evenHBand="0" w:firstRowFirstColumn="0" w:firstRowLastColumn="0" w:lastRowFirstColumn="0" w:lastRowLastColumn="0"/>
            </w:pPr>
            <w:r>
              <w:t>46.9</w:t>
            </w:r>
          </w:p>
        </w:tc>
        <w:tc>
          <w:tcPr>
            <w:tcW w:w="1559" w:type="dxa"/>
            <w:tcPrChange w:id="2104" w:author="Kevin Toohey" w:date="2023-10-03T16:59:00Z">
              <w:tcPr>
                <w:tcW w:w="2408" w:type="dxa"/>
              </w:tcPr>
            </w:tcPrChange>
          </w:tcPr>
          <w:p w14:paraId="23C8146D" w14:textId="77777777" w:rsidR="008667A0" w:rsidRDefault="00165603">
            <w:pPr>
              <w:cnfStyle w:val="000000000000" w:firstRow="0" w:lastRow="0" w:firstColumn="0" w:lastColumn="0" w:oddVBand="0" w:evenVBand="0" w:oddHBand="0" w:evenHBand="0" w:firstRowFirstColumn="0" w:firstRowLastColumn="0" w:lastRowFirstColumn="0" w:lastRowLastColumn="0"/>
            </w:pPr>
            <w:r>
              <w:t>45.6</w:t>
            </w:r>
          </w:p>
        </w:tc>
        <w:tc>
          <w:tcPr>
            <w:tcW w:w="1559" w:type="dxa"/>
            <w:tcPrChange w:id="2105" w:author="Kevin Toohey" w:date="2023-10-03T16:59:00Z">
              <w:tcPr>
                <w:tcW w:w="2408" w:type="dxa"/>
              </w:tcPr>
            </w:tcPrChange>
          </w:tcPr>
          <w:p w14:paraId="4DC45996" w14:textId="77777777" w:rsidR="008667A0" w:rsidRDefault="00165603">
            <w:pPr>
              <w:cnfStyle w:val="000000000000" w:firstRow="0" w:lastRow="0" w:firstColumn="0" w:lastColumn="0" w:oddVBand="0" w:evenVBand="0" w:oddHBand="0" w:evenHBand="0" w:firstRowFirstColumn="0" w:firstRowLastColumn="0" w:lastRowFirstColumn="0" w:lastRowLastColumn="0"/>
            </w:pPr>
            <w:r>
              <w:t>47.0</w:t>
            </w:r>
          </w:p>
        </w:tc>
      </w:tr>
      <w:tr w:rsidR="008667A0" w14:paraId="5B3D672D"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106" w:author="Kevin Toohey" w:date="2023-10-03T16:59:00Z">
              <w:tcPr>
                <w:tcW w:w="5040" w:type="dxa"/>
              </w:tcPr>
            </w:tcPrChange>
          </w:tcPr>
          <w:p w14:paraId="21F82B89" w14:textId="77777777" w:rsidR="008667A0" w:rsidRDefault="00165603">
            <w:r>
              <w:t xml:space="preserve">  CPI+6.0%p.a. over a 10-year rolling period(%)</w:t>
            </w:r>
          </w:p>
        </w:tc>
        <w:tc>
          <w:tcPr>
            <w:tcW w:w="1652" w:type="dxa"/>
            <w:tcPrChange w:id="2107" w:author="Kevin Toohey" w:date="2023-10-03T16:59:00Z">
              <w:tcPr>
                <w:tcW w:w="2408" w:type="dxa"/>
              </w:tcPr>
            </w:tcPrChange>
          </w:tcPr>
          <w:p w14:paraId="48AAE6D6" w14:textId="77777777" w:rsidR="008667A0" w:rsidRDefault="00165603">
            <w:pPr>
              <w:cnfStyle w:val="000000000000" w:firstRow="0" w:lastRow="0" w:firstColumn="0" w:lastColumn="0" w:oddVBand="0" w:evenVBand="0" w:oddHBand="0" w:evenHBand="0" w:firstRowFirstColumn="0" w:firstRowLastColumn="0" w:lastRowFirstColumn="0" w:lastRowLastColumn="0"/>
            </w:pPr>
            <w:r>
              <w:t>34.4</w:t>
            </w:r>
          </w:p>
        </w:tc>
        <w:tc>
          <w:tcPr>
            <w:tcW w:w="1559" w:type="dxa"/>
            <w:tcPrChange w:id="2108" w:author="Kevin Toohey" w:date="2023-10-03T16:59:00Z">
              <w:tcPr>
                <w:tcW w:w="2408" w:type="dxa"/>
              </w:tcPr>
            </w:tcPrChange>
          </w:tcPr>
          <w:p w14:paraId="5F666A55" w14:textId="77777777" w:rsidR="008667A0" w:rsidRDefault="00165603">
            <w:pPr>
              <w:cnfStyle w:val="000000000000" w:firstRow="0" w:lastRow="0" w:firstColumn="0" w:lastColumn="0" w:oddVBand="0" w:evenVBand="0" w:oddHBand="0" w:evenHBand="0" w:firstRowFirstColumn="0" w:firstRowLastColumn="0" w:lastRowFirstColumn="0" w:lastRowLastColumn="0"/>
            </w:pPr>
            <w:r>
              <w:t>34.4</w:t>
            </w:r>
          </w:p>
        </w:tc>
        <w:tc>
          <w:tcPr>
            <w:tcW w:w="1559" w:type="dxa"/>
            <w:tcPrChange w:id="2109" w:author="Kevin Toohey" w:date="2023-10-03T16:59:00Z">
              <w:tcPr>
                <w:tcW w:w="2408" w:type="dxa"/>
              </w:tcPr>
            </w:tcPrChange>
          </w:tcPr>
          <w:p w14:paraId="770A2514" w14:textId="77777777" w:rsidR="008667A0" w:rsidRDefault="00165603">
            <w:pPr>
              <w:cnfStyle w:val="000000000000" w:firstRow="0" w:lastRow="0" w:firstColumn="0" w:lastColumn="0" w:oddVBand="0" w:evenVBand="0" w:oddHBand="0" w:evenHBand="0" w:firstRowFirstColumn="0" w:firstRowLastColumn="0" w:lastRowFirstColumn="0" w:lastRowLastColumn="0"/>
            </w:pPr>
            <w:r>
              <w:t>33.6</w:t>
            </w:r>
          </w:p>
        </w:tc>
      </w:tr>
      <w:tr w:rsidR="008667A0" w14:paraId="527DA311"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110" w:author="Kevin Toohey" w:date="2023-10-03T16:59:00Z">
              <w:tcPr>
                <w:tcW w:w="5040" w:type="dxa"/>
              </w:tcPr>
            </w:tcPrChange>
          </w:tcPr>
          <w:p w14:paraId="5DAC0D60" w14:textId="77777777" w:rsidR="008667A0" w:rsidRDefault="00165603">
            <w:r>
              <w:t xml:space="preserve">  CPI+4.0%p.a. over a 11-year rolling period(%)</w:t>
            </w:r>
          </w:p>
        </w:tc>
        <w:tc>
          <w:tcPr>
            <w:tcW w:w="1652" w:type="dxa"/>
            <w:tcPrChange w:id="2111" w:author="Kevin Toohey" w:date="2023-10-03T16:59:00Z">
              <w:tcPr>
                <w:tcW w:w="2408" w:type="dxa"/>
              </w:tcPr>
            </w:tcPrChange>
          </w:tcPr>
          <w:p w14:paraId="2C8A0886" w14:textId="77777777" w:rsidR="008667A0" w:rsidRDefault="00165603">
            <w:pPr>
              <w:cnfStyle w:val="000000000000" w:firstRow="0" w:lastRow="0" w:firstColumn="0" w:lastColumn="0" w:oddVBand="0" w:evenVBand="0" w:oddHBand="0" w:evenHBand="0" w:firstRowFirstColumn="0" w:firstRowLastColumn="0" w:lastRowFirstColumn="0" w:lastRowLastColumn="0"/>
            </w:pPr>
            <w:r>
              <w:t>82.0</w:t>
            </w:r>
          </w:p>
        </w:tc>
        <w:tc>
          <w:tcPr>
            <w:tcW w:w="1559" w:type="dxa"/>
            <w:tcPrChange w:id="2112" w:author="Kevin Toohey" w:date="2023-10-03T16:59:00Z">
              <w:tcPr>
                <w:tcW w:w="2408" w:type="dxa"/>
              </w:tcPr>
            </w:tcPrChange>
          </w:tcPr>
          <w:p w14:paraId="4675BEB1" w14:textId="77777777" w:rsidR="008667A0" w:rsidRDefault="00165603">
            <w:pPr>
              <w:cnfStyle w:val="000000000000" w:firstRow="0" w:lastRow="0" w:firstColumn="0" w:lastColumn="0" w:oddVBand="0" w:evenVBand="0" w:oddHBand="0" w:evenHBand="0" w:firstRowFirstColumn="0" w:firstRowLastColumn="0" w:lastRowFirstColumn="0" w:lastRowLastColumn="0"/>
            </w:pPr>
            <w:r>
              <w:t>78.3</w:t>
            </w:r>
          </w:p>
        </w:tc>
        <w:tc>
          <w:tcPr>
            <w:tcW w:w="1559" w:type="dxa"/>
            <w:tcPrChange w:id="2113" w:author="Kevin Toohey" w:date="2023-10-03T16:59:00Z">
              <w:tcPr>
                <w:tcW w:w="2408" w:type="dxa"/>
              </w:tcPr>
            </w:tcPrChange>
          </w:tcPr>
          <w:p w14:paraId="2E21671E" w14:textId="77777777" w:rsidR="008667A0" w:rsidRDefault="00165603">
            <w:pPr>
              <w:cnfStyle w:val="000000000000" w:firstRow="0" w:lastRow="0" w:firstColumn="0" w:lastColumn="0" w:oddVBand="0" w:evenVBand="0" w:oddHBand="0" w:evenHBand="0" w:firstRowFirstColumn="0" w:firstRowLastColumn="0" w:lastRowFirstColumn="0" w:lastRowLastColumn="0"/>
            </w:pPr>
            <w:r>
              <w:t>84.0</w:t>
            </w:r>
          </w:p>
        </w:tc>
      </w:tr>
      <w:tr w:rsidR="008667A0" w14:paraId="50D503C5"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114" w:author="Kevin Toohey" w:date="2023-10-03T16:59:00Z">
              <w:tcPr>
                <w:tcW w:w="5040" w:type="dxa"/>
              </w:tcPr>
            </w:tcPrChange>
          </w:tcPr>
          <w:p w14:paraId="38E5B3B8" w14:textId="77777777" w:rsidR="008667A0" w:rsidRDefault="00165603">
            <w:r>
              <w:t xml:space="preserve">  CPI+4.5%p.a. over a 11-year rolling period(%)</w:t>
            </w:r>
          </w:p>
        </w:tc>
        <w:tc>
          <w:tcPr>
            <w:tcW w:w="1652" w:type="dxa"/>
            <w:tcPrChange w:id="2115" w:author="Kevin Toohey" w:date="2023-10-03T16:59:00Z">
              <w:tcPr>
                <w:tcW w:w="2408" w:type="dxa"/>
              </w:tcPr>
            </w:tcPrChange>
          </w:tcPr>
          <w:p w14:paraId="5F2C6CF0" w14:textId="77777777" w:rsidR="008667A0" w:rsidRDefault="00165603">
            <w:pPr>
              <w:cnfStyle w:val="000000000000" w:firstRow="0" w:lastRow="0" w:firstColumn="0" w:lastColumn="0" w:oddVBand="0" w:evenVBand="0" w:oddHBand="0" w:evenHBand="0" w:firstRowFirstColumn="0" w:firstRowLastColumn="0" w:lastRowFirstColumn="0" w:lastRowLastColumn="0"/>
            </w:pPr>
            <w:r>
              <w:t>72.5</w:t>
            </w:r>
          </w:p>
        </w:tc>
        <w:tc>
          <w:tcPr>
            <w:tcW w:w="1559" w:type="dxa"/>
            <w:tcPrChange w:id="2116" w:author="Kevin Toohey" w:date="2023-10-03T16:59:00Z">
              <w:tcPr>
                <w:tcW w:w="2408" w:type="dxa"/>
              </w:tcPr>
            </w:tcPrChange>
          </w:tcPr>
          <w:p w14:paraId="465C1DE3" w14:textId="77777777" w:rsidR="008667A0" w:rsidRDefault="00165603">
            <w:pPr>
              <w:cnfStyle w:val="000000000000" w:firstRow="0" w:lastRow="0" w:firstColumn="0" w:lastColumn="0" w:oddVBand="0" w:evenVBand="0" w:oddHBand="0" w:evenHBand="0" w:firstRowFirstColumn="0" w:firstRowLastColumn="0" w:lastRowFirstColumn="0" w:lastRowLastColumn="0"/>
            </w:pPr>
            <w:r>
              <w:t>68.9</w:t>
            </w:r>
          </w:p>
        </w:tc>
        <w:tc>
          <w:tcPr>
            <w:tcW w:w="1559" w:type="dxa"/>
            <w:tcPrChange w:id="2117" w:author="Kevin Toohey" w:date="2023-10-03T16:59:00Z">
              <w:tcPr>
                <w:tcW w:w="2408" w:type="dxa"/>
              </w:tcPr>
            </w:tcPrChange>
          </w:tcPr>
          <w:p w14:paraId="56F35A1E" w14:textId="77777777" w:rsidR="008667A0" w:rsidRDefault="00165603">
            <w:pPr>
              <w:cnfStyle w:val="000000000000" w:firstRow="0" w:lastRow="0" w:firstColumn="0" w:lastColumn="0" w:oddVBand="0" w:evenVBand="0" w:oddHBand="0" w:evenHBand="0" w:firstRowFirstColumn="0" w:firstRowLastColumn="0" w:lastRowFirstColumn="0" w:lastRowLastColumn="0"/>
            </w:pPr>
            <w:r>
              <w:t>74.3</w:t>
            </w:r>
          </w:p>
        </w:tc>
      </w:tr>
      <w:tr w:rsidR="008667A0" w14:paraId="22C963AE"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118" w:author="Kevin Toohey" w:date="2023-10-03T16:59:00Z">
              <w:tcPr>
                <w:tcW w:w="5040" w:type="dxa"/>
              </w:tcPr>
            </w:tcPrChange>
          </w:tcPr>
          <w:p w14:paraId="16FE725D" w14:textId="77777777" w:rsidR="008667A0" w:rsidRDefault="00165603">
            <w:r>
              <w:t xml:space="preserve">  CPI+5.0%p.a. over a 11-year rolling period(%)</w:t>
            </w:r>
          </w:p>
        </w:tc>
        <w:tc>
          <w:tcPr>
            <w:tcW w:w="1652" w:type="dxa"/>
            <w:tcPrChange w:id="2119" w:author="Kevin Toohey" w:date="2023-10-03T16:59:00Z">
              <w:tcPr>
                <w:tcW w:w="2408" w:type="dxa"/>
              </w:tcPr>
            </w:tcPrChange>
          </w:tcPr>
          <w:p w14:paraId="3A760C70" w14:textId="77777777" w:rsidR="008667A0" w:rsidRDefault="00165603">
            <w:pPr>
              <w:cnfStyle w:val="000000000000" w:firstRow="0" w:lastRow="0" w:firstColumn="0" w:lastColumn="0" w:oddVBand="0" w:evenVBand="0" w:oddHBand="0" w:evenHBand="0" w:firstRowFirstColumn="0" w:firstRowLastColumn="0" w:lastRowFirstColumn="0" w:lastRowLastColumn="0"/>
            </w:pPr>
            <w:r>
              <w:t>60.3</w:t>
            </w:r>
          </w:p>
        </w:tc>
        <w:tc>
          <w:tcPr>
            <w:tcW w:w="1559" w:type="dxa"/>
            <w:tcPrChange w:id="2120" w:author="Kevin Toohey" w:date="2023-10-03T16:59:00Z">
              <w:tcPr>
                <w:tcW w:w="2408" w:type="dxa"/>
              </w:tcPr>
            </w:tcPrChange>
          </w:tcPr>
          <w:p w14:paraId="5DC7F66F" w14:textId="77777777" w:rsidR="008667A0" w:rsidRDefault="00165603">
            <w:pPr>
              <w:cnfStyle w:val="000000000000" w:firstRow="0" w:lastRow="0" w:firstColumn="0" w:lastColumn="0" w:oddVBand="0" w:evenVBand="0" w:oddHBand="0" w:evenHBand="0" w:firstRowFirstColumn="0" w:firstRowLastColumn="0" w:lastRowFirstColumn="0" w:lastRowLastColumn="0"/>
            </w:pPr>
            <w:r>
              <w:t>57.6</w:t>
            </w:r>
          </w:p>
        </w:tc>
        <w:tc>
          <w:tcPr>
            <w:tcW w:w="1559" w:type="dxa"/>
            <w:tcPrChange w:id="2121" w:author="Kevin Toohey" w:date="2023-10-03T16:59:00Z">
              <w:tcPr>
                <w:tcW w:w="2408" w:type="dxa"/>
              </w:tcPr>
            </w:tcPrChange>
          </w:tcPr>
          <w:p w14:paraId="5B45E0AE" w14:textId="77777777" w:rsidR="008667A0" w:rsidRDefault="00165603">
            <w:pPr>
              <w:cnfStyle w:val="000000000000" w:firstRow="0" w:lastRow="0" w:firstColumn="0" w:lastColumn="0" w:oddVBand="0" w:evenVBand="0" w:oddHBand="0" w:evenHBand="0" w:firstRowFirstColumn="0" w:firstRowLastColumn="0" w:lastRowFirstColumn="0" w:lastRowLastColumn="0"/>
            </w:pPr>
            <w:r>
              <w:t>61.5</w:t>
            </w:r>
          </w:p>
        </w:tc>
      </w:tr>
      <w:tr w:rsidR="008667A0" w14:paraId="7AC6C3C8"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122" w:author="Kevin Toohey" w:date="2023-10-03T16:59:00Z">
              <w:tcPr>
                <w:tcW w:w="5040" w:type="dxa"/>
              </w:tcPr>
            </w:tcPrChange>
          </w:tcPr>
          <w:p w14:paraId="2301D657" w14:textId="77777777" w:rsidR="008667A0" w:rsidRDefault="00165603">
            <w:r>
              <w:t xml:space="preserve">  CPI+5.5%p.a. over a 11-year rolling period(%)</w:t>
            </w:r>
          </w:p>
        </w:tc>
        <w:tc>
          <w:tcPr>
            <w:tcW w:w="1652" w:type="dxa"/>
            <w:tcPrChange w:id="2123" w:author="Kevin Toohey" w:date="2023-10-03T16:59:00Z">
              <w:tcPr>
                <w:tcW w:w="2408" w:type="dxa"/>
              </w:tcPr>
            </w:tcPrChange>
          </w:tcPr>
          <w:p w14:paraId="18889010" w14:textId="77777777" w:rsidR="008667A0" w:rsidRDefault="00165603">
            <w:pPr>
              <w:cnfStyle w:val="000000000000" w:firstRow="0" w:lastRow="0" w:firstColumn="0" w:lastColumn="0" w:oddVBand="0" w:evenVBand="0" w:oddHBand="0" w:evenHBand="0" w:firstRowFirstColumn="0" w:firstRowLastColumn="0" w:lastRowFirstColumn="0" w:lastRowLastColumn="0"/>
            </w:pPr>
            <w:r>
              <w:t>46.5</w:t>
            </w:r>
          </w:p>
        </w:tc>
        <w:tc>
          <w:tcPr>
            <w:tcW w:w="1559" w:type="dxa"/>
            <w:tcPrChange w:id="2124" w:author="Kevin Toohey" w:date="2023-10-03T16:59:00Z">
              <w:tcPr>
                <w:tcW w:w="2408" w:type="dxa"/>
              </w:tcPr>
            </w:tcPrChange>
          </w:tcPr>
          <w:p w14:paraId="4A0B8217" w14:textId="77777777" w:rsidR="008667A0" w:rsidRDefault="00165603">
            <w:pPr>
              <w:cnfStyle w:val="000000000000" w:firstRow="0" w:lastRow="0" w:firstColumn="0" w:lastColumn="0" w:oddVBand="0" w:evenVBand="0" w:oddHBand="0" w:evenHBand="0" w:firstRowFirstColumn="0" w:firstRowLastColumn="0" w:lastRowFirstColumn="0" w:lastRowLastColumn="0"/>
            </w:pPr>
            <w:r>
              <w:t>45.1</w:t>
            </w:r>
          </w:p>
        </w:tc>
        <w:tc>
          <w:tcPr>
            <w:tcW w:w="1559" w:type="dxa"/>
            <w:tcPrChange w:id="2125" w:author="Kevin Toohey" w:date="2023-10-03T16:59:00Z">
              <w:tcPr>
                <w:tcW w:w="2408" w:type="dxa"/>
              </w:tcPr>
            </w:tcPrChange>
          </w:tcPr>
          <w:p w14:paraId="368A82C0" w14:textId="77777777" w:rsidR="008667A0" w:rsidRDefault="00165603">
            <w:pPr>
              <w:cnfStyle w:val="000000000000" w:firstRow="0" w:lastRow="0" w:firstColumn="0" w:lastColumn="0" w:oddVBand="0" w:evenVBand="0" w:oddHBand="0" w:evenHBand="0" w:firstRowFirstColumn="0" w:firstRowLastColumn="0" w:lastRowFirstColumn="0" w:lastRowLastColumn="0"/>
            </w:pPr>
            <w:r>
              <w:t>46.6</w:t>
            </w:r>
          </w:p>
        </w:tc>
      </w:tr>
      <w:tr w:rsidR="008667A0" w14:paraId="01F44BF9"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126" w:author="Kevin Toohey" w:date="2023-10-03T16:59:00Z">
              <w:tcPr>
                <w:tcW w:w="5040" w:type="dxa"/>
              </w:tcPr>
            </w:tcPrChange>
          </w:tcPr>
          <w:p w14:paraId="3651CD29" w14:textId="77777777" w:rsidR="008667A0" w:rsidRDefault="00165603">
            <w:r>
              <w:t xml:space="preserve">  CPI+6.0%p.a. over a 11-year rolling period(%)</w:t>
            </w:r>
          </w:p>
        </w:tc>
        <w:tc>
          <w:tcPr>
            <w:tcW w:w="1652" w:type="dxa"/>
            <w:tcPrChange w:id="2127" w:author="Kevin Toohey" w:date="2023-10-03T16:59:00Z">
              <w:tcPr>
                <w:tcW w:w="2408" w:type="dxa"/>
              </w:tcPr>
            </w:tcPrChange>
          </w:tcPr>
          <w:p w14:paraId="7B388152" w14:textId="77777777" w:rsidR="008667A0" w:rsidRDefault="00165603">
            <w:pPr>
              <w:cnfStyle w:val="000000000000" w:firstRow="0" w:lastRow="0" w:firstColumn="0" w:lastColumn="0" w:oddVBand="0" w:evenVBand="0" w:oddHBand="0" w:evenHBand="0" w:firstRowFirstColumn="0" w:firstRowLastColumn="0" w:lastRowFirstColumn="0" w:lastRowLastColumn="0"/>
            </w:pPr>
            <w:r>
              <w:t>32.4</w:t>
            </w:r>
          </w:p>
        </w:tc>
        <w:tc>
          <w:tcPr>
            <w:tcW w:w="1559" w:type="dxa"/>
            <w:tcPrChange w:id="2128" w:author="Kevin Toohey" w:date="2023-10-03T16:59:00Z">
              <w:tcPr>
                <w:tcW w:w="2408" w:type="dxa"/>
              </w:tcPr>
            </w:tcPrChange>
          </w:tcPr>
          <w:p w14:paraId="41C6286A" w14:textId="77777777" w:rsidR="008667A0" w:rsidRDefault="00165603">
            <w:pPr>
              <w:cnfStyle w:val="000000000000" w:firstRow="0" w:lastRow="0" w:firstColumn="0" w:lastColumn="0" w:oddVBand="0" w:evenVBand="0" w:oddHBand="0" w:evenHBand="0" w:firstRowFirstColumn="0" w:firstRowLastColumn="0" w:lastRowFirstColumn="0" w:lastRowLastColumn="0"/>
            </w:pPr>
            <w:r>
              <w:t>32.5</w:t>
            </w:r>
          </w:p>
        </w:tc>
        <w:tc>
          <w:tcPr>
            <w:tcW w:w="1559" w:type="dxa"/>
            <w:tcPrChange w:id="2129" w:author="Kevin Toohey" w:date="2023-10-03T16:59:00Z">
              <w:tcPr>
                <w:tcW w:w="2408" w:type="dxa"/>
              </w:tcPr>
            </w:tcPrChange>
          </w:tcPr>
          <w:p w14:paraId="6A094DA3" w14:textId="77777777" w:rsidR="008667A0" w:rsidRDefault="00165603">
            <w:pPr>
              <w:cnfStyle w:val="000000000000" w:firstRow="0" w:lastRow="0" w:firstColumn="0" w:lastColumn="0" w:oddVBand="0" w:evenVBand="0" w:oddHBand="0" w:evenHBand="0" w:firstRowFirstColumn="0" w:firstRowLastColumn="0" w:lastRowFirstColumn="0" w:lastRowLastColumn="0"/>
            </w:pPr>
            <w:r>
              <w:t>31.5</w:t>
            </w:r>
          </w:p>
        </w:tc>
      </w:tr>
      <w:tr w:rsidR="008667A0" w14:paraId="58FE1486"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130" w:author="Kevin Toohey" w:date="2023-10-03T16:59:00Z">
              <w:tcPr>
                <w:tcW w:w="5040" w:type="dxa"/>
              </w:tcPr>
            </w:tcPrChange>
          </w:tcPr>
          <w:p w14:paraId="14133633" w14:textId="77777777" w:rsidR="008667A0" w:rsidRDefault="00165603">
            <w:r>
              <w:t xml:space="preserve">  CPI+4.0%p.a. over a 12-year rolling period(%)</w:t>
            </w:r>
          </w:p>
        </w:tc>
        <w:tc>
          <w:tcPr>
            <w:tcW w:w="1652" w:type="dxa"/>
            <w:tcPrChange w:id="2131" w:author="Kevin Toohey" w:date="2023-10-03T16:59:00Z">
              <w:tcPr>
                <w:tcW w:w="2408" w:type="dxa"/>
              </w:tcPr>
            </w:tcPrChange>
          </w:tcPr>
          <w:p w14:paraId="4012F27C" w14:textId="77777777" w:rsidR="008667A0" w:rsidRDefault="00165603">
            <w:pPr>
              <w:cnfStyle w:val="000000000000" w:firstRow="0" w:lastRow="0" w:firstColumn="0" w:lastColumn="0" w:oddVBand="0" w:evenVBand="0" w:oddHBand="0" w:evenHBand="0" w:firstRowFirstColumn="0" w:firstRowLastColumn="0" w:lastRowFirstColumn="0" w:lastRowLastColumn="0"/>
            </w:pPr>
            <w:r>
              <w:t>84.8</w:t>
            </w:r>
          </w:p>
        </w:tc>
        <w:tc>
          <w:tcPr>
            <w:tcW w:w="1559" w:type="dxa"/>
            <w:tcPrChange w:id="2132" w:author="Kevin Toohey" w:date="2023-10-03T16:59:00Z">
              <w:tcPr>
                <w:tcW w:w="2408" w:type="dxa"/>
              </w:tcPr>
            </w:tcPrChange>
          </w:tcPr>
          <w:p w14:paraId="31ED531E" w14:textId="77777777" w:rsidR="008667A0" w:rsidRDefault="00165603">
            <w:pPr>
              <w:cnfStyle w:val="000000000000" w:firstRow="0" w:lastRow="0" w:firstColumn="0" w:lastColumn="0" w:oddVBand="0" w:evenVBand="0" w:oddHBand="0" w:evenHBand="0" w:firstRowFirstColumn="0" w:firstRowLastColumn="0" w:lastRowFirstColumn="0" w:lastRowLastColumn="0"/>
            </w:pPr>
            <w:r>
              <w:t>81.0</w:t>
            </w:r>
          </w:p>
        </w:tc>
        <w:tc>
          <w:tcPr>
            <w:tcW w:w="1559" w:type="dxa"/>
            <w:tcPrChange w:id="2133" w:author="Kevin Toohey" w:date="2023-10-03T16:59:00Z">
              <w:tcPr>
                <w:tcW w:w="2408" w:type="dxa"/>
              </w:tcPr>
            </w:tcPrChange>
          </w:tcPr>
          <w:p w14:paraId="789A7817" w14:textId="77777777" w:rsidR="008667A0" w:rsidRDefault="00165603">
            <w:pPr>
              <w:cnfStyle w:val="000000000000" w:firstRow="0" w:lastRow="0" w:firstColumn="0" w:lastColumn="0" w:oddVBand="0" w:evenVBand="0" w:oddHBand="0" w:evenHBand="0" w:firstRowFirstColumn="0" w:firstRowLastColumn="0" w:lastRowFirstColumn="0" w:lastRowLastColumn="0"/>
            </w:pPr>
            <w:r>
              <w:t>86.8</w:t>
            </w:r>
          </w:p>
        </w:tc>
      </w:tr>
      <w:tr w:rsidR="008667A0" w14:paraId="699F81F2"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134" w:author="Kevin Toohey" w:date="2023-10-03T16:59:00Z">
              <w:tcPr>
                <w:tcW w:w="5040" w:type="dxa"/>
              </w:tcPr>
            </w:tcPrChange>
          </w:tcPr>
          <w:p w14:paraId="2666306C" w14:textId="77777777" w:rsidR="008667A0" w:rsidRDefault="00165603">
            <w:r>
              <w:t xml:space="preserve">  CPI+4.5%p.a. over a 12-year rolling period(%)</w:t>
            </w:r>
          </w:p>
        </w:tc>
        <w:tc>
          <w:tcPr>
            <w:tcW w:w="1652" w:type="dxa"/>
            <w:tcPrChange w:id="2135" w:author="Kevin Toohey" w:date="2023-10-03T16:59:00Z">
              <w:tcPr>
                <w:tcW w:w="2408" w:type="dxa"/>
              </w:tcPr>
            </w:tcPrChange>
          </w:tcPr>
          <w:p w14:paraId="395C6D9C" w14:textId="77777777" w:rsidR="008667A0" w:rsidRDefault="00165603">
            <w:pPr>
              <w:cnfStyle w:val="000000000000" w:firstRow="0" w:lastRow="0" w:firstColumn="0" w:lastColumn="0" w:oddVBand="0" w:evenVBand="0" w:oddHBand="0" w:evenHBand="0" w:firstRowFirstColumn="0" w:firstRowLastColumn="0" w:lastRowFirstColumn="0" w:lastRowLastColumn="0"/>
            </w:pPr>
            <w:r>
              <w:t>74.9</w:t>
            </w:r>
          </w:p>
        </w:tc>
        <w:tc>
          <w:tcPr>
            <w:tcW w:w="1559" w:type="dxa"/>
            <w:tcPrChange w:id="2136" w:author="Kevin Toohey" w:date="2023-10-03T16:59:00Z">
              <w:tcPr>
                <w:tcW w:w="2408" w:type="dxa"/>
              </w:tcPr>
            </w:tcPrChange>
          </w:tcPr>
          <w:p w14:paraId="29E5D35D" w14:textId="77777777" w:rsidR="008667A0" w:rsidRDefault="00165603">
            <w:pPr>
              <w:cnfStyle w:val="000000000000" w:firstRow="0" w:lastRow="0" w:firstColumn="0" w:lastColumn="0" w:oddVBand="0" w:evenVBand="0" w:oddHBand="0" w:evenHBand="0" w:firstRowFirstColumn="0" w:firstRowLastColumn="0" w:lastRowFirstColumn="0" w:lastRowLastColumn="0"/>
            </w:pPr>
            <w:r>
              <w:t>71.1</w:t>
            </w:r>
          </w:p>
        </w:tc>
        <w:tc>
          <w:tcPr>
            <w:tcW w:w="1559" w:type="dxa"/>
            <w:tcPrChange w:id="2137" w:author="Kevin Toohey" w:date="2023-10-03T16:59:00Z">
              <w:tcPr>
                <w:tcW w:w="2408" w:type="dxa"/>
              </w:tcPr>
            </w:tcPrChange>
          </w:tcPr>
          <w:p w14:paraId="70EA5A85" w14:textId="77777777" w:rsidR="008667A0" w:rsidRDefault="00165603">
            <w:pPr>
              <w:cnfStyle w:val="000000000000" w:firstRow="0" w:lastRow="0" w:firstColumn="0" w:lastColumn="0" w:oddVBand="0" w:evenVBand="0" w:oddHBand="0" w:evenHBand="0" w:firstRowFirstColumn="0" w:firstRowLastColumn="0" w:lastRowFirstColumn="0" w:lastRowLastColumn="0"/>
            </w:pPr>
            <w:r>
              <w:t>76.8</w:t>
            </w:r>
          </w:p>
        </w:tc>
      </w:tr>
      <w:tr w:rsidR="008667A0" w14:paraId="631171AC"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138" w:author="Kevin Toohey" w:date="2023-10-03T16:59:00Z">
              <w:tcPr>
                <w:tcW w:w="5040" w:type="dxa"/>
              </w:tcPr>
            </w:tcPrChange>
          </w:tcPr>
          <w:p w14:paraId="274914D4" w14:textId="77777777" w:rsidR="008667A0" w:rsidRDefault="00165603">
            <w:pPr>
              <w:pStyle w:val="Mark1"/>
            </w:pPr>
            <w:r>
              <w:t xml:space="preserve">  CPI+5.0%p.a. over a 12-year rolling period(%)</w:t>
            </w:r>
          </w:p>
        </w:tc>
        <w:tc>
          <w:tcPr>
            <w:tcW w:w="1652" w:type="dxa"/>
            <w:tcPrChange w:id="2139" w:author="Kevin Toohey" w:date="2023-10-03T16:59:00Z">
              <w:tcPr>
                <w:tcW w:w="2408" w:type="dxa"/>
              </w:tcPr>
            </w:tcPrChange>
          </w:tcPr>
          <w:p w14:paraId="39B0E2C8"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61.6</w:t>
            </w:r>
          </w:p>
        </w:tc>
        <w:tc>
          <w:tcPr>
            <w:tcW w:w="1559" w:type="dxa"/>
            <w:tcPrChange w:id="2140" w:author="Kevin Toohey" w:date="2023-10-03T16:59:00Z">
              <w:tcPr>
                <w:tcW w:w="2408" w:type="dxa"/>
              </w:tcPr>
            </w:tcPrChange>
          </w:tcPr>
          <w:p w14:paraId="51F8DD5C"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58.6</w:t>
            </w:r>
          </w:p>
        </w:tc>
        <w:tc>
          <w:tcPr>
            <w:tcW w:w="1559" w:type="dxa"/>
            <w:tcPrChange w:id="2141" w:author="Kevin Toohey" w:date="2023-10-03T16:59:00Z">
              <w:tcPr>
                <w:tcW w:w="2408" w:type="dxa"/>
              </w:tcPr>
            </w:tcPrChange>
          </w:tcPr>
          <w:p w14:paraId="5350EFEE"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62.9</w:t>
            </w:r>
          </w:p>
        </w:tc>
      </w:tr>
      <w:tr w:rsidR="008667A0" w14:paraId="4078526F"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142" w:author="Kevin Toohey" w:date="2023-10-03T16:59:00Z">
              <w:tcPr>
                <w:tcW w:w="5040" w:type="dxa"/>
              </w:tcPr>
            </w:tcPrChange>
          </w:tcPr>
          <w:p w14:paraId="2F42C920" w14:textId="77777777" w:rsidR="008667A0" w:rsidRDefault="00165603">
            <w:r>
              <w:t xml:space="preserve">  CPI+5.5%p.a. over a 12-year rolling period(%)</w:t>
            </w:r>
          </w:p>
        </w:tc>
        <w:tc>
          <w:tcPr>
            <w:tcW w:w="1652" w:type="dxa"/>
            <w:tcPrChange w:id="2143" w:author="Kevin Toohey" w:date="2023-10-03T16:59:00Z">
              <w:tcPr>
                <w:tcW w:w="2408" w:type="dxa"/>
              </w:tcPr>
            </w:tcPrChange>
          </w:tcPr>
          <w:p w14:paraId="302A8AD8" w14:textId="77777777" w:rsidR="008667A0" w:rsidRDefault="00165603">
            <w:pPr>
              <w:cnfStyle w:val="000000000000" w:firstRow="0" w:lastRow="0" w:firstColumn="0" w:lastColumn="0" w:oddVBand="0" w:evenVBand="0" w:oddHBand="0" w:evenHBand="0" w:firstRowFirstColumn="0" w:firstRowLastColumn="0" w:lastRowFirstColumn="0" w:lastRowLastColumn="0"/>
            </w:pPr>
            <w:r>
              <w:t>46.0</w:t>
            </w:r>
          </w:p>
        </w:tc>
        <w:tc>
          <w:tcPr>
            <w:tcW w:w="1559" w:type="dxa"/>
            <w:tcPrChange w:id="2144" w:author="Kevin Toohey" w:date="2023-10-03T16:59:00Z">
              <w:tcPr>
                <w:tcW w:w="2408" w:type="dxa"/>
              </w:tcPr>
            </w:tcPrChange>
          </w:tcPr>
          <w:p w14:paraId="6B1D5F7A" w14:textId="77777777" w:rsidR="008667A0" w:rsidRDefault="00165603">
            <w:pPr>
              <w:cnfStyle w:val="000000000000" w:firstRow="0" w:lastRow="0" w:firstColumn="0" w:lastColumn="0" w:oddVBand="0" w:evenVBand="0" w:oddHBand="0" w:evenHBand="0" w:firstRowFirstColumn="0" w:firstRowLastColumn="0" w:lastRowFirstColumn="0" w:lastRowLastColumn="0"/>
            </w:pPr>
            <w:r>
              <w:t>44.4</w:t>
            </w:r>
          </w:p>
        </w:tc>
        <w:tc>
          <w:tcPr>
            <w:tcW w:w="1559" w:type="dxa"/>
            <w:tcPrChange w:id="2145" w:author="Kevin Toohey" w:date="2023-10-03T16:59:00Z">
              <w:tcPr>
                <w:tcW w:w="2408" w:type="dxa"/>
              </w:tcPr>
            </w:tcPrChange>
          </w:tcPr>
          <w:p w14:paraId="60E4B172" w14:textId="77777777" w:rsidR="008667A0" w:rsidRDefault="00165603">
            <w:pPr>
              <w:cnfStyle w:val="000000000000" w:firstRow="0" w:lastRow="0" w:firstColumn="0" w:lastColumn="0" w:oddVBand="0" w:evenVBand="0" w:oddHBand="0" w:evenHBand="0" w:firstRowFirstColumn="0" w:firstRowLastColumn="0" w:lastRowFirstColumn="0" w:lastRowLastColumn="0"/>
            </w:pPr>
            <w:r>
              <w:t>46.1</w:t>
            </w:r>
          </w:p>
        </w:tc>
      </w:tr>
      <w:tr w:rsidR="008667A0" w14:paraId="0456D57E"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146" w:author="Kevin Toohey" w:date="2023-10-03T16:59:00Z">
              <w:tcPr>
                <w:tcW w:w="5040" w:type="dxa"/>
              </w:tcPr>
            </w:tcPrChange>
          </w:tcPr>
          <w:p w14:paraId="62FF3501" w14:textId="77777777" w:rsidR="008667A0" w:rsidRDefault="00165603">
            <w:r>
              <w:t xml:space="preserve">  CPI+6.0%p.a. over a 12-year rolling period(%)</w:t>
            </w:r>
          </w:p>
        </w:tc>
        <w:tc>
          <w:tcPr>
            <w:tcW w:w="1652" w:type="dxa"/>
            <w:tcPrChange w:id="2147" w:author="Kevin Toohey" w:date="2023-10-03T16:59:00Z">
              <w:tcPr>
                <w:tcW w:w="2408" w:type="dxa"/>
              </w:tcPr>
            </w:tcPrChange>
          </w:tcPr>
          <w:p w14:paraId="73A1488B" w14:textId="77777777" w:rsidR="008667A0" w:rsidRDefault="00165603">
            <w:pPr>
              <w:cnfStyle w:val="000000000000" w:firstRow="0" w:lastRow="0" w:firstColumn="0" w:lastColumn="0" w:oddVBand="0" w:evenVBand="0" w:oddHBand="0" w:evenHBand="0" w:firstRowFirstColumn="0" w:firstRowLastColumn="0" w:lastRowFirstColumn="0" w:lastRowLastColumn="0"/>
            </w:pPr>
            <w:r>
              <w:t>30.3</w:t>
            </w:r>
          </w:p>
        </w:tc>
        <w:tc>
          <w:tcPr>
            <w:tcW w:w="1559" w:type="dxa"/>
            <w:tcPrChange w:id="2148" w:author="Kevin Toohey" w:date="2023-10-03T16:59:00Z">
              <w:tcPr>
                <w:tcW w:w="2408" w:type="dxa"/>
              </w:tcPr>
            </w:tcPrChange>
          </w:tcPr>
          <w:p w14:paraId="0D68ECE4" w14:textId="77777777" w:rsidR="008667A0" w:rsidRDefault="00165603">
            <w:pPr>
              <w:cnfStyle w:val="000000000000" w:firstRow="0" w:lastRow="0" w:firstColumn="0" w:lastColumn="0" w:oddVBand="0" w:evenVBand="0" w:oddHBand="0" w:evenHBand="0" w:firstRowFirstColumn="0" w:firstRowLastColumn="0" w:lastRowFirstColumn="0" w:lastRowLastColumn="0"/>
            </w:pPr>
            <w:r>
              <w:t>30.3</w:t>
            </w:r>
          </w:p>
        </w:tc>
        <w:tc>
          <w:tcPr>
            <w:tcW w:w="1559" w:type="dxa"/>
            <w:tcPrChange w:id="2149" w:author="Kevin Toohey" w:date="2023-10-03T16:59:00Z">
              <w:tcPr>
                <w:tcW w:w="2408" w:type="dxa"/>
              </w:tcPr>
            </w:tcPrChange>
          </w:tcPr>
          <w:p w14:paraId="0D54ABFE" w14:textId="77777777" w:rsidR="008667A0" w:rsidRDefault="00165603">
            <w:pPr>
              <w:cnfStyle w:val="000000000000" w:firstRow="0" w:lastRow="0" w:firstColumn="0" w:lastColumn="0" w:oddVBand="0" w:evenVBand="0" w:oddHBand="0" w:evenHBand="0" w:firstRowFirstColumn="0" w:firstRowLastColumn="0" w:lastRowFirstColumn="0" w:lastRowLastColumn="0"/>
            </w:pPr>
            <w:r>
              <w:t>29.3</w:t>
            </w:r>
          </w:p>
        </w:tc>
      </w:tr>
      <w:tr w:rsidR="008667A0" w14:paraId="001C9E52"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150" w:author="Kevin Toohey" w:date="2023-10-03T16:59:00Z">
              <w:tcPr>
                <w:tcW w:w="5040" w:type="dxa"/>
              </w:tcPr>
            </w:tcPrChange>
          </w:tcPr>
          <w:p w14:paraId="1248E851" w14:textId="77777777" w:rsidR="008667A0" w:rsidRDefault="00165603">
            <w:r>
              <w:t xml:space="preserve">  CPI+4.0%p.a. over a 13-year rolling period(%)</w:t>
            </w:r>
          </w:p>
        </w:tc>
        <w:tc>
          <w:tcPr>
            <w:tcW w:w="1652" w:type="dxa"/>
            <w:tcPrChange w:id="2151" w:author="Kevin Toohey" w:date="2023-10-03T16:59:00Z">
              <w:tcPr>
                <w:tcW w:w="2408" w:type="dxa"/>
              </w:tcPr>
            </w:tcPrChange>
          </w:tcPr>
          <w:p w14:paraId="12051EFB" w14:textId="77777777" w:rsidR="008667A0" w:rsidRDefault="00165603">
            <w:pPr>
              <w:cnfStyle w:val="000000000000" w:firstRow="0" w:lastRow="0" w:firstColumn="0" w:lastColumn="0" w:oddVBand="0" w:evenVBand="0" w:oddHBand="0" w:evenHBand="0" w:firstRowFirstColumn="0" w:firstRowLastColumn="0" w:lastRowFirstColumn="0" w:lastRowLastColumn="0"/>
            </w:pPr>
            <w:r>
              <w:t>87.5</w:t>
            </w:r>
          </w:p>
        </w:tc>
        <w:tc>
          <w:tcPr>
            <w:tcW w:w="1559" w:type="dxa"/>
            <w:tcPrChange w:id="2152" w:author="Kevin Toohey" w:date="2023-10-03T16:59:00Z">
              <w:tcPr>
                <w:tcW w:w="2408" w:type="dxa"/>
              </w:tcPr>
            </w:tcPrChange>
          </w:tcPr>
          <w:p w14:paraId="69823575" w14:textId="77777777" w:rsidR="008667A0" w:rsidRDefault="00165603">
            <w:pPr>
              <w:cnfStyle w:val="000000000000" w:firstRow="0" w:lastRow="0" w:firstColumn="0" w:lastColumn="0" w:oddVBand="0" w:evenVBand="0" w:oddHBand="0" w:evenHBand="0" w:firstRowFirstColumn="0" w:firstRowLastColumn="0" w:lastRowFirstColumn="0" w:lastRowLastColumn="0"/>
            </w:pPr>
            <w:r>
              <w:t>83.6</w:t>
            </w:r>
          </w:p>
        </w:tc>
        <w:tc>
          <w:tcPr>
            <w:tcW w:w="1559" w:type="dxa"/>
            <w:tcPrChange w:id="2153" w:author="Kevin Toohey" w:date="2023-10-03T16:59:00Z">
              <w:tcPr>
                <w:tcW w:w="2408" w:type="dxa"/>
              </w:tcPr>
            </w:tcPrChange>
          </w:tcPr>
          <w:p w14:paraId="4349C523" w14:textId="77777777" w:rsidR="008667A0" w:rsidRDefault="00165603">
            <w:pPr>
              <w:cnfStyle w:val="000000000000" w:firstRow="0" w:lastRow="0" w:firstColumn="0" w:lastColumn="0" w:oddVBand="0" w:evenVBand="0" w:oddHBand="0" w:evenHBand="0" w:firstRowFirstColumn="0" w:firstRowLastColumn="0" w:lastRowFirstColumn="0" w:lastRowLastColumn="0"/>
            </w:pPr>
            <w:r>
              <w:t>89.4</w:t>
            </w:r>
          </w:p>
        </w:tc>
      </w:tr>
      <w:tr w:rsidR="008667A0" w14:paraId="19D16C82"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154" w:author="Kevin Toohey" w:date="2023-10-03T16:59:00Z">
              <w:tcPr>
                <w:tcW w:w="5040" w:type="dxa"/>
              </w:tcPr>
            </w:tcPrChange>
          </w:tcPr>
          <w:p w14:paraId="64F251A8" w14:textId="77777777" w:rsidR="008667A0" w:rsidRDefault="00165603">
            <w:r>
              <w:t xml:space="preserve">  CPI+4.5%p.a. over a 13-year rolling period(%)</w:t>
            </w:r>
          </w:p>
        </w:tc>
        <w:tc>
          <w:tcPr>
            <w:tcW w:w="1652" w:type="dxa"/>
            <w:tcPrChange w:id="2155" w:author="Kevin Toohey" w:date="2023-10-03T16:59:00Z">
              <w:tcPr>
                <w:tcW w:w="2408" w:type="dxa"/>
              </w:tcPr>
            </w:tcPrChange>
          </w:tcPr>
          <w:p w14:paraId="3F3377C5" w14:textId="77777777" w:rsidR="008667A0" w:rsidRDefault="00165603">
            <w:pPr>
              <w:cnfStyle w:val="000000000000" w:firstRow="0" w:lastRow="0" w:firstColumn="0" w:lastColumn="0" w:oddVBand="0" w:evenVBand="0" w:oddHBand="0" w:evenHBand="0" w:firstRowFirstColumn="0" w:firstRowLastColumn="0" w:lastRowFirstColumn="0" w:lastRowLastColumn="0"/>
            </w:pPr>
            <w:r>
              <w:t>77.4</w:t>
            </w:r>
          </w:p>
        </w:tc>
        <w:tc>
          <w:tcPr>
            <w:tcW w:w="1559" w:type="dxa"/>
            <w:tcPrChange w:id="2156" w:author="Kevin Toohey" w:date="2023-10-03T16:59:00Z">
              <w:tcPr>
                <w:tcW w:w="2408" w:type="dxa"/>
              </w:tcPr>
            </w:tcPrChange>
          </w:tcPr>
          <w:p w14:paraId="34868B59" w14:textId="77777777" w:rsidR="008667A0" w:rsidRDefault="00165603">
            <w:pPr>
              <w:cnfStyle w:val="000000000000" w:firstRow="0" w:lastRow="0" w:firstColumn="0" w:lastColumn="0" w:oddVBand="0" w:evenVBand="0" w:oddHBand="0" w:evenHBand="0" w:firstRowFirstColumn="0" w:firstRowLastColumn="0" w:lastRowFirstColumn="0" w:lastRowLastColumn="0"/>
            </w:pPr>
            <w:r>
              <w:t>73.3</w:t>
            </w:r>
          </w:p>
        </w:tc>
        <w:tc>
          <w:tcPr>
            <w:tcW w:w="1559" w:type="dxa"/>
            <w:tcPrChange w:id="2157" w:author="Kevin Toohey" w:date="2023-10-03T16:59:00Z">
              <w:tcPr>
                <w:tcW w:w="2408" w:type="dxa"/>
              </w:tcPr>
            </w:tcPrChange>
          </w:tcPr>
          <w:p w14:paraId="289C9373" w14:textId="77777777" w:rsidR="008667A0" w:rsidRDefault="00165603">
            <w:pPr>
              <w:cnfStyle w:val="000000000000" w:firstRow="0" w:lastRow="0" w:firstColumn="0" w:lastColumn="0" w:oddVBand="0" w:evenVBand="0" w:oddHBand="0" w:evenHBand="0" w:firstRowFirstColumn="0" w:firstRowLastColumn="0" w:lastRowFirstColumn="0" w:lastRowLastColumn="0"/>
            </w:pPr>
            <w:r>
              <w:t>79.4</w:t>
            </w:r>
          </w:p>
        </w:tc>
      </w:tr>
      <w:tr w:rsidR="008667A0" w14:paraId="1F522A65"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158" w:author="Kevin Toohey" w:date="2023-10-03T16:59:00Z">
              <w:tcPr>
                <w:tcW w:w="5040" w:type="dxa"/>
              </w:tcPr>
            </w:tcPrChange>
          </w:tcPr>
          <w:p w14:paraId="123C86E1" w14:textId="77777777" w:rsidR="008667A0" w:rsidRDefault="00165603">
            <w:r>
              <w:t xml:space="preserve">  CPI+5.0%p.a. over a 13-year rolling period(%)</w:t>
            </w:r>
          </w:p>
        </w:tc>
        <w:tc>
          <w:tcPr>
            <w:tcW w:w="1652" w:type="dxa"/>
            <w:tcPrChange w:id="2159" w:author="Kevin Toohey" w:date="2023-10-03T16:59:00Z">
              <w:tcPr>
                <w:tcW w:w="2408" w:type="dxa"/>
              </w:tcPr>
            </w:tcPrChange>
          </w:tcPr>
          <w:p w14:paraId="370F1C70" w14:textId="77777777" w:rsidR="008667A0" w:rsidRDefault="00165603">
            <w:pPr>
              <w:cnfStyle w:val="000000000000" w:firstRow="0" w:lastRow="0" w:firstColumn="0" w:lastColumn="0" w:oddVBand="0" w:evenVBand="0" w:oddHBand="0" w:evenHBand="0" w:firstRowFirstColumn="0" w:firstRowLastColumn="0" w:lastRowFirstColumn="0" w:lastRowLastColumn="0"/>
            </w:pPr>
            <w:r>
              <w:t>63.0</w:t>
            </w:r>
          </w:p>
        </w:tc>
        <w:tc>
          <w:tcPr>
            <w:tcW w:w="1559" w:type="dxa"/>
            <w:tcPrChange w:id="2160" w:author="Kevin Toohey" w:date="2023-10-03T16:59:00Z">
              <w:tcPr>
                <w:tcW w:w="2408" w:type="dxa"/>
              </w:tcPr>
            </w:tcPrChange>
          </w:tcPr>
          <w:p w14:paraId="59C2BF17" w14:textId="77777777" w:rsidR="008667A0" w:rsidRDefault="00165603">
            <w:pPr>
              <w:cnfStyle w:val="000000000000" w:firstRow="0" w:lastRow="0" w:firstColumn="0" w:lastColumn="0" w:oddVBand="0" w:evenVBand="0" w:oddHBand="0" w:evenHBand="0" w:firstRowFirstColumn="0" w:firstRowLastColumn="0" w:lastRowFirstColumn="0" w:lastRowLastColumn="0"/>
            </w:pPr>
            <w:r>
              <w:t>59.6</w:t>
            </w:r>
          </w:p>
        </w:tc>
        <w:tc>
          <w:tcPr>
            <w:tcW w:w="1559" w:type="dxa"/>
            <w:tcPrChange w:id="2161" w:author="Kevin Toohey" w:date="2023-10-03T16:59:00Z">
              <w:tcPr>
                <w:tcW w:w="2408" w:type="dxa"/>
              </w:tcPr>
            </w:tcPrChange>
          </w:tcPr>
          <w:p w14:paraId="1F29BD5C" w14:textId="77777777" w:rsidR="008667A0" w:rsidRDefault="00165603">
            <w:pPr>
              <w:cnfStyle w:val="000000000000" w:firstRow="0" w:lastRow="0" w:firstColumn="0" w:lastColumn="0" w:oddVBand="0" w:evenVBand="0" w:oddHBand="0" w:evenHBand="0" w:firstRowFirstColumn="0" w:firstRowLastColumn="0" w:lastRowFirstColumn="0" w:lastRowLastColumn="0"/>
            </w:pPr>
            <w:r>
              <w:t>64.4</w:t>
            </w:r>
          </w:p>
        </w:tc>
      </w:tr>
      <w:tr w:rsidR="008667A0" w14:paraId="5089A165"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162" w:author="Kevin Toohey" w:date="2023-10-03T16:59:00Z">
              <w:tcPr>
                <w:tcW w:w="5040" w:type="dxa"/>
              </w:tcPr>
            </w:tcPrChange>
          </w:tcPr>
          <w:p w14:paraId="2E313278" w14:textId="77777777" w:rsidR="008667A0" w:rsidRDefault="00165603">
            <w:r>
              <w:t xml:space="preserve">  CPI+5.5%p.a. over a 13-year rolling period(%)</w:t>
            </w:r>
          </w:p>
        </w:tc>
        <w:tc>
          <w:tcPr>
            <w:tcW w:w="1652" w:type="dxa"/>
            <w:tcPrChange w:id="2163" w:author="Kevin Toohey" w:date="2023-10-03T16:59:00Z">
              <w:tcPr>
                <w:tcW w:w="2408" w:type="dxa"/>
              </w:tcPr>
            </w:tcPrChange>
          </w:tcPr>
          <w:p w14:paraId="3069EDE7" w14:textId="77777777" w:rsidR="008667A0" w:rsidRDefault="00165603">
            <w:pPr>
              <w:cnfStyle w:val="000000000000" w:firstRow="0" w:lastRow="0" w:firstColumn="0" w:lastColumn="0" w:oddVBand="0" w:evenVBand="0" w:oddHBand="0" w:evenHBand="0" w:firstRowFirstColumn="0" w:firstRowLastColumn="0" w:lastRowFirstColumn="0" w:lastRowLastColumn="0"/>
            </w:pPr>
            <w:r>
              <w:t>45.5</w:t>
            </w:r>
          </w:p>
        </w:tc>
        <w:tc>
          <w:tcPr>
            <w:tcW w:w="1559" w:type="dxa"/>
            <w:tcPrChange w:id="2164" w:author="Kevin Toohey" w:date="2023-10-03T16:59:00Z">
              <w:tcPr>
                <w:tcW w:w="2408" w:type="dxa"/>
              </w:tcPr>
            </w:tcPrChange>
          </w:tcPr>
          <w:p w14:paraId="6AD87542" w14:textId="77777777" w:rsidR="008667A0" w:rsidRDefault="00165603">
            <w:pPr>
              <w:cnfStyle w:val="000000000000" w:firstRow="0" w:lastRow="0" w:firstColumn="0" w:lastColumn="0" w:oddVBand="0" w:evenVBand="0" w:oddHBand="0" w:evenHBand="0" w:firstRowFirstColumn="0" w:firstRowLastColumn="0" w:lastRowFirstColumn="0" w:lastRowLastColumn="0"/>
            </w:pPr>
            <w:r>
              <w:t>43.7</w:t>
            </w:r>
          </w:p>
        </w:tc>
        <w:tc>
          <w:tcPr>
            <w:tcW w:w="1559" w:type="dxa"/>
            <w:tcPrChange w:id="2165" w:author="Kevin Toohey" w:date="2023-10-03T16:59:00Z">
              <w:tcPr>
                <w:tcW w:w="2408" w:type="dxa"/>
              </w:tcPr>
            </w:tcPrChange>
          </w:tcPr>
          <w:p w14:paraId="0D17439D" w14:textId="77777777" w:rsidR="008667A0" w:rsidRDefault="00165603">
            <w:pPr>
              <w:cnfStyle w:val="000000000000" w:firstRow="0" w:lastRow="0" w:firstColumn="0" w:lastColumn="0" w:oddVBand="0" w:evenVBand="0" w:oddHBand="0" w:evenHBand="0" w:firstRowFirstColumn="0" w:firstRowLastColumn="0" w:lastRowFirstColumn="0" w:lastRowLastColumn="0"/>
            </w:pPr>
            <w:r>
              <w:t>45.6</w:t>
            </w:r>
          </w:p>
        </w:tc>
      </w:tr>
      <w:tr w:rsidR="008667A0" w14:paraId="124D4773"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166" w:author="Kevin Toohey" w:date="2023-10-03T16:59:00Z">
              <w:tcPr>
                <w:tcW w:w="5040" w:type="dxa"/>
              </w:tcPr>
            </w:tcPrChange>
          </w:tcPr>
          <w:p w14:paraId="4B0184D8" w14:textId="77777777" w:rsidR="008667A0" w:rsidRDefault="00165603">
            <w:r>
              <w:t xml:space="preserve">  CPI+6.0%p.a. over a 13-year rolling period(%)</w:t>
            </w:r>
          </w:p>
        </w:tc>
        <w:tc>
          <w:tcPr>
            <w:tcW w:w="1652" w:type="dxa"/>
            <w:tcPrChange w:id="2167" w:author="Kevin Toohey" w:date="2023-10-03T16:59:00Z">
              <w:tcPr>
                <w:tcW w:w="2408" w:type="dxa"/>
              </w:tcPr>
            </w:tcPrChange>
          </w:tcPr>
          <w:p w14:paraId="1452348E" w14:textId="77777777" w:rsidR="008667A0" w:rsidRDefault="00165603">
            <w:pPr>
              <w:cnfStyle w:val="000000000000" w:firstRow="0" w:lastRow="0" w:firstColumn="0" w:lastColumn="0" w:oddVBand="0" w:evenVBand="0" w:oddHBand="0" w:evenHBand="0" w:firstRowFirstColumn="0" w:firstRowLastColumn="0" w:lastRowFirstColumn="0" w:lastRowLastColumn="0"/>
            </w:pPr>
            <w:r>
              <w:t>28.0</w:t>
            </w:r>
          </w:p>
        </w:tc>
        <w:tc>
          <w:tcPr>
            <w:tcW w:w="1559" w:type="dxa"/>
            <w:tcPrChange w:id="2168" w:author="Kevin Toohey" w:date="2023-10-03T16:59:00Z">
              <w:tcPr>
                <w:tcW w:w="2408" w:type="dxa"/>
              </w:tcPr>
            </w:tcPrChange>
          </w:tcPr>
          <w:p w14:paraId="30B6D625" w14:textId="77777777" w:rsidR="008667A0" w:rsidRDefault="00165603">
            <w:pPr>
              <w:cnfStyle w:val="000000000000" w:firstRow="0" w:lastRow="0" w:firstColumn="0" w:lastColumn="0" w:oddVBand="0" w:evenVBand="0" w:oddHBand="0" w:evenHBand="0" w:firstRowFirstColumn="0" w:firstRowLastColumn="0" w:lastRowFirstColumn="0" w:lastRowLastColumn="0"/>
            </w:pPr>
            <w:r>
              <w:t>28.1</w:t>
            </w:r>
          </w:p>
        </w:tc>
        <w:tc>
          <w:tcPr>
            <w:tcW w:w="1559" w:type="dxa"/>
            <w:tcPrChange w:id="2169" w:author="Kevin Toohey" w:date="2023-10-03T16:59:00Z">
              <w:tcPr>
                <w:tcW w:w="2408" w:type="dxa"/>
              </w:tcPr>
            </w:tcPrChange>
          </w:tcPr>
          <w:p w14:paraId="714229DF" w14:textId="77777777" w:rsidR="008667A0" w:rsidRDefault="00165603">
            <w:pPr>
              <w:cnfStyle w:val="000000000000" w:firstRow="0" w:lastRow="0" w:firstColumn="0" w:lastColumn="0" w:oddVBand="0" w:evenVBand="0" w:oddHBand="0" w:evenHBand="0" w:firstRowFirstColumn="0" w:firstRowLastColumn="0" w:lastRowFirstColumn="0" w:lastRowLastColumn="0"/>
            </w:pPr>
            <w:r>
              <w:t>26.9</w:t>
            </w:r>
          </w:p>
        </w:tc>
      </w:tr>
      <w:tr w:rsidR="008667A0" w14:paraId="08BEB69C"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170" w:author="Kevin Toohey" w:date="2023-10-03T16:59:00Z">
              <w:tcPr>
                <w:tcW w:w="5040" w:type="dxa"/>
              </w:tcPr>
            </w:tcPrChange>
          </w:tcPr>
          <w:p w14:paraId="39BACEEF" w14:textId="77777777" w:rsidR="008667A0" w:rsidRDefault="00165603">
            <w:r>
              <w:t xml:space="preserve">  CPI+4.0%p.a. over a 14-year rolling period(%)</w:t>
            </w:r>
          </w:p>
        </w:tc>
        <w:tc>
          <w:tcPr>
            <w:tcW w:w="1652" w:type="dxa"/>
            <w:tcPrChange w:id="2171" w:author="Kevin Toohey" w:date="2023-10-03T16:59:00Z">
              <w:tcPr>
                <w:tcW w:w="2408" w:type="dxa"/>
              </w:tcPr>
            </w:tcPrChange>
          </w:tcPr>
          <w:p w14:paraId="4EA17D97" w14:textId="77777777" w:rsidR="008667A0" w:rsidRDefault="00165603">
            <w:pPr>
              <w:cnfStyle w:val="000000000000" w:firstRow="0" w:lastRow="0" w:firstColumn="0" w:lastColumn="0" w:oddVBand="0" w:evenVBand="0" w:oddHBand="0" w:evenHBand="0" w:firstRowFirstColumn="0" w:firstRowLastColumn="0" w:lastRowFirstColumn="0" w:lastRowLastColumn="0"/>
            </w:pPr>
            <w:r>
              <w:t>90.0</w:t>
            </w:r>
          </w:p>
        </w:tc>
        <w:tc>
          <w:tcPr>
            <w:tcW w:w="1559" w:type="dxa"/>
            <w:tcPrChange w:id="2172" w:author="Kevin Toohey" w:date="2023-10-03T16:59:00Z">
              <w:tcPr>
                <w:tcW w:w="2408" w:type="dxa"/>
              </w:tcPr>
            </w:tcPrChange>
          </w:tcPr>
          <w:p w14:paraId="245BF0BC" w14:textId="77777777" w:rsidR="008667A0" w:rsidRDefault="00165603">
            <w:pPr>
              <w:cnfStyle w:val="000000000000" w:firstRow="0" w:lastRow="0" w:firstColumn="0" w:lastColumn="0" w:oddVBand="0" w:evenVBand="0" w:oddHBand="0" w:evenHBand="0" w:firstRowFirstColumn="0" w:firstRowLastColumn="0" w:lastRowFirstColumn="0" w:lastRowLastColumn="0"/>
            </w:pPr>
            <w:r>
              <w:t>86.2</w:t>
            </w:r>
          </w:p>
        </w:tc>
        <w:tc>
          <w:tcPr>
            <w:tcW w:w="1559" w:type="dxa"/>
            <w:tcPrChange w:id="2173" w:author="Kevin Toohey" w:date="2023-10-03T16:59:00Z">
              <w:tcPr>
                <w:tcW w:w="2408" w:type="dxa"/>
              </w:tcPr>
            </w:tcPrChange>
          </w:tcPr>
          <w:p w14:paraId="762F1ED5" w14:textId="77777777" w:rsidR="008667A0" w:rsidRDefault="00165603">
            <w:pPr>
              <w:cnfStyle w:val="000000000000" w:firstRow="0" w:lastRow="0" w:firstColumn="0" w:lastColumn="0" w:oddVBand="0" w:evenVBand="0" w:oddHBand="0" w:evenHBand="0" w:firstRowFirstColumn="0" w:firstRowLastColumn="0" w:lastRowFirstColumn="0" w:lastRowLastColumn="0"/>
            </w:pPr>
            <w:r>
              <w:t>91.8</w:t>
            </w:r>
          </w:p>
        </w:tc>
      </w:tr>
      <w:tr w:rsidR="008667A0" w14:paraId="17062900"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174" w:author="Kevin Toohey" w:date="2023-10-03T16:59:00Z">
              <w:tcPr>
                <w:tcW w:w="5040" w:type="dxa"/>
              </w:tcPr>
            </w:tcPrChange>
          </w:tcPr>
          <w:p w14:paraId="17704170" w14:textId="77777777" w:rsidR="008667A0" w:rsidRDefault="00165603">
            <w:r>
              <w:t xml:space="preserve">  CPI+4.5%p.a. over a 14-year rolling period(%)</w:t>
            </w:r>
          </w:p>
        </w:tc>
        <w:tc>
          <w:tcPr>
            <w:tcW w:w="1652" w:type="dxa"/>
            <w:tcPrChange w:id="2175" w:author="Kevin Toohey" w:date="2023-10-03T16:59:00Z">
              <w:tcPr>
                <w:tcW w:w="2408" w:type="dxa"/>
              </w:tcPr>
            </w:tcPrChange>
          </w:tcPr>
          <w:p w14:paraId="488B1318" w14:textId="77777777" w:rsidR="008667A0" w:rsidRDefault="00165603">
            <w:pPr>
              <w:cnfStyle w:val="000000000000" w:firstRow="0" w:lastRow="0" w:firstColumn="0" w:lastColumn="0" w:oddVBand="0" w:evenVBand="0" w:oddHBand="0" w:evenHBand="0" w:firstRowFirstColumn="0" w:firstRowLastColumn="0" w:lastRowFirstColumn="0" w:lastRowLastColumn="0"/>
            </w:pPr>
            <w:r>
              <w:t>79.9</w:t>
            </w:r>
          </w:p>
        </w:tc>
        <w:tc>
          <w:tcPr>
            <w:tcW w:w="1559" w:type="dxa"/>
            <w:tcPrChange w:id="2176" w:author="Kevin Toohey" w:date="2023-10-03T16:59:00Z">
              <w:tcPr>
                <w:tcW w:w="2408" w:type="dxa"/>
              </w:tcPr>
            </w:tcPrChange>
          </w:tcPr>
          <w:p w14:paraId="1A685C68" w14:textId="77777777" w:rsidR="008667A0" w:rsidRDefault="00165603">
            <w:pPr>
              <w:cnfStyle w:val="000000000000" w:firstRow="0" w:lastRow="0" w:firstColumn="0" w:lastColumn="0" w:oddVBand="0" w:evenVBand="0" w:oddHBand="0" w:evenHBand="0" w:firstRowFirstColumn="0" w:firstRowLastColumn="0" w:lastRowFirstColumn="0" w:lastRowLastColumn="0"/>
            </w:pPr>
            <w:r>
              <w:t>75.6</w:t>
            </w:r>
          </w:p>
        </w:tc>
        <w:tc>
          <w:tcPr>
            <w:tcW w:w="1559" w:type="dxa"/>
            <w:tcPrChange w:id="2177" w:author="Kevin Toohey" w:date="2023-10-03T16:59:00Z">
              <w:tcPr>
                <w:tcW w:w="2408" w:type="dxa"/>
              </w:tcPr>
            </w:tcPrChange>
          </w:tcPr>
          <w:p w14:paraId="30ADCFB5" w14:textId="77777777" w:rsidR="008667A0" w:rsidRDefault="00165603">
            <w:pPr>
              <w:cnfStyle w:val="000000000000" w:firstRow="0" w:lastRow="0" w:firstColumn="0" w:lastColumn="0" w:oddVBand="0" w:evenVBand="0" w:oddHBand="0" w:evenHBand="0" w:firstRowFirstColumn="0" w:firstRowLastColumn="0" w:lastRowFirstColumn="0" w:lastRowLastColumn="0"/>
            </w:pPr>
            <w:r>
              <w:t>82.0</w:t>
            </w:r>
          </w:p>
        </w:tc>
      </w:tr>
      <w:tr w:rsidR="008667A0" w14:paraId="0AF65238"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178" w:author="Kevin Toohey" w:date="2023-10-03T16:59:00Z">
              <w:tcPr>
                <w:tcW w:w="5040" w:type="dxa"/>
              </w:tcPr>
            </w:tcPrChange>
          </w:tcPr>
          <w:p w14:paraId="625F9B19" w14:textId="77777777" w:rsidR="008667A0" w:rsidRDefault="00165603">
            <w:r>
              <w:t xml:space="preserve">  CPI+5.0%p.a. over a 14-year rolling period(%)</w:t>
            </w:r>
          </w:p>
        </w:tc>
        <w:tc>
          <w:tcPr>
            <w:tcW w:w="1652" w:type="dxa"/>
            <w:tcPrChange w:id="2179" w:author="Kevin Toohey" w:date="2023-10-03T16:59:00Z">
              <w:tcPr>
                <w:tcW w:w="2408" w:type="dxa"/>
              </w:tcPr>
            </w:tcPrChange>
          </w:tcPr>
          <w:p w14:paraId="08CDED78" w14:textId="77777777" w:rsidR="008667A0" w:rsidRDefault="00165603">
            <w:pPr>
              <w:cnfStyle w:val="000000000000" w:firstRow="0" w:lastRow="0" w:firstColumn="0" w:lastColumn="0" w:oddVBand="0" w:evenVBand="0" w:oddHBand="0" w:evenHBand="0" w:firstRowFirstColumn="0" w:firstRowLastColumn="0" w:lastRowFirstColumn="0" w:lastRowLastColumn="0"/>
            </w:pPr>
            <w:r>
              <w:t>64.5</w:t>
            </w:r>
          </w:p>
        </w:tc>
        <w:tc>
          <w:tcPr>
            <w:tcW w:w="1559" w:type="dxa"/>
            <w:tcPrChange w:id="2180" w:author="Kevin Toohey" w:date="2023-10-03T16:59:00Z">
              <w:tcPr>
                <w:tcW w:w="2408" w:type="dxa"/>
              </w:tcPr>
            </w:tcPrChange>
          </w:tcPr>
          <w:p w14:paraId="5F1BD0D6" w14:textId="77777777" w:rsidR="008667A0" w:rsidRDefault="00165603">
            <w:pPr>
              <w:cnfStyle w:val="000000000000" w:firstRow="0" w:lastRow="0" w:firstColumn="0" w:lastColumn="0" w:oddVBand="0" w:evenVBand="0" w:oddHBand="0" w:evenHBand="0" w:firstRowFirstColumn="0" w:firstRowLastColumn="0" w:lastRowFirstColumn="0" w:lastRowLastColumn="0"/>
            </w:pPr>
            <w:r>
              <w:t>60.7</w:t>
            </w:r>
          </w:p>
        </w:tc>
        <w:tc>
          <w:tcPr>
            <w:tcW w:w="1559" w:type="dxa"/>
            <w:tcPrChange w:id="2181" w:author="Kevin Toohey" w:date="2023-10-03T16:59:00Z">
              <w:tcPr>
                <w:tcW w:w="2408" w:type="dxa"/>
              </w:tcPr>
            </w:tcPrChange>
          </w:tcPr>
          <w:p w14:paraId="49277D14" w14:textId="77777777" w:rsidR="008667A0" w:rsidRDefault="00165603">
            <w:pPr>
              <w:cnfStyle w:val="000000000000" w:firstRow="0" w:lastRow="0" w:firstColumn="0" w:lastColumn="0" w:oddVBand="0" w:evenVBand="0" w:oddHBand="0" w:evenHBand="0" w:firstRowFirstColumn="0" w:firstRowLastColumn="0" w:lastRowFirstColumn="0" w:lastRowLastColumn="0"/>
            </w:pPr>
            <w:r>
              <w:t>66.0</w:t>
            </w:r>
          </w:p>
        </w:tc>
      </w:tr>
      <w:tr w:rsidR="008667A0" w14:paraId="731F2D08"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182" w:author="Kevin Toohey" w:date="2023-10-03T16:59:00Z">
              <w:tcPr>
                <w:tcW w:w="5040" w:type="dxa"/>
              </w:tcPr>
            </w:tcPrChange>
          </w:tcPr>
          <w:p w14:paraId="26BCDBAD" w14:textId="77777777" w:rsidR="008667A0" w:rsidRDefault="00165603">
            <w:r>
              <w:t xml:space="preserve">  CPI+5.5%p.a. over a 14-year rolling period(%)</w:t>
            </w:r>
          </w:p>
        </w:tc>
        <w:tc>
          <w:tcPr>
            <w:tcW w:w="1652" w:type="dxa"/>
            <w:tcPrChange w:id="2183" w:author="Kevin Toohey" w:date="2023-10-03T16:59:00Z">
              <w:tcPr>
                <w:tcW w:w="2408" w:type="dxa"/>
              </w:tcPr>
            </w:tcPrChange>
          </w:tcPr>
          <w:p w14:paraId="36445191" w14:textId="77777777" w:rsidR="008667A0" w:rsidRDefault="00165603">
            <w:pPr>
              <w:cnfStyle w:val="000000000000" w:firstRow="0" w:lastRow="0" w:firstColumn="0" w:lastColumn="0" w:oddVBand="0" w:evenVBand="0" w:oddHBand="0" w:evenHBand="0" w:firstRowFirstColumn="0" w:firstRowLastColumn="0" w:lastRowFirstColumn="0" w:lastRowLastColumn="0"/>
            </w:pPr>
            <w:r>
              <w:t>45.0</w:t>
            </w:r>
          </w:p>
        </w:tc>
        <w:tc>
          <w:tcPr>
            <w:tcW w:w="1559" w:type="dxa"/>
            <w:tcPrChange w:id="2184" w:author="Kevin Toohey" w:date="2023-10-03T16:59:00Z">
              <w:tcPr>
                <w:tcW w:w="2408" w:type="dxa"/>
              </w:tcPr>
            </w:tcPrChange>
          </w:tcPr>
          <w:p w14:paraId="75F9F9B8" w14:textId="77777777" w:rsidR="008667A0" w:rsidRDefault="00165603">
            <w:pPr>
              <w:cnfStyle w:val="000000000000" w:firstRow="0" w:lastRow="0" w:firstColumn="0" w:lastColumn="0" w:oddVBand="0" w:evenVBand="0" w:oddHBand="0" w:evenHBand="0" w:firstRowFirstColumn="0" w:firstRowLastColumn="0" w:lastRowFirstColumn="0" w:lastRowLastColumn="0"/>
            </w:pPr>
            <w:r>
              <w:t>43.0</w:t>
            </w:r>
          </w:p>
        </w:tc>
        <w:tc>
          <w:tcPr>
            <w:tcW w:w="1559" w:type="dxa"/>
            <w:tcPrChange w:id="2185" w:author="Kevin Toohey" w:date="2023-10-03T16:59:00Z">
              <w:tcPr>
                <w:tcW w:w="2408" w:type="dxa"/>
              </w:tcPr>
            </w:tcPrChange>
          </w:tcPr>
          <w:p w14:paraId="11EE0414" w14:textId="77777777" w:rsidR="008667A0" w:rsidRDefault="00165603">
            <w:pPr>
              <w:cnfStyle w:val="000000000000" w:firstRow="0" w:lastRow="0" w:firstColumn="0" w:lastColumn="0" w:oddVBand="0" w:evenVBand="0" w:oddHBand="0" w:evenHBand="0" w:firstRowFirstColumn="0" w:firstRowLastColumn="0" w:lastRowFirstColumn="0" w:lastRowLastColumn="0"/>
            </w:pPr>
            <w:r>
              <w:t>45.1</w:t>
            </w:r>
          </w:p>
        </w:tc>
      </w:tr>
      <w:tr w:rsidR="008667A0" w14:paraId="2CF0EF73"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186" w:author="Kevin Toohey" w:date="2023-10-03T16:59:00Z">
              <w:tcPr>
                <w:tcW w:w="5040" w:type="dxa"/>
              </w:tcPr>
            </w:tcPrChange>
          </w:tcPr>
          <w:p w14:paraId="0E0F8DD6" w14:textId="77777777" w:rsidR="008667A0" w:rsidRDefault="00165603">
            <w:r>
              <w:t xml:space="preserve">  CPI+6.0%p.a. over a 14-year rolling period(%)</w:t>
            </w:r>
          </w:p>
        </w:tc>
        <w:tc>
          <w:tcPr>
            <w:tcW w:w="1652" w:type="dxa"/>
            <w:tcPrChange w:id="2187" w:author="Kevin Toohey" w:date="2023-10-03T16:59:00Z">
              <w:tcPr>
                <w:tcW w:w="2408" w:type="dxa"/>
              </w:tcPr>
            </w:tcPrChange>
          </w:tcPr>
          <w:p w14:paraId="05C0FD06" w14:textId="77777777" w:rsidR="008667A0" w:rsidRDefault="00165603">
            <w:pPr>
              <w:cnfStyle w:val="000000000000" w:firstRow="0" w:lastRow="0" w:firstColumn="0" w:lastColumn="0" w:oddVBand="0" w:evenVBand="0" w:oddHBand="0" w:evenHBand="0" w:firstRowFirstColumn="0" w:firstRowLastColumn="0" w:lastRowFirstColumn="0" w:lastRowLastColumn="0"/>
            </w:pPr>
            <w:r>
              <w:t>25.6</w:t>
            </w:r>
          </w:p>
        </w:tc>
        <w:tc>
          <w:tcPr>
            <w:tcW w:w="1559" w:type="dxa"/>
            <w:tcPrChange w:id="2188" w:author="Kevin Toohey" w:date="2023-10-03T16:59:00Z">
              <w:tcPr>
                <w:tcW w:w="2408" w:type="dxa"/>
              </w:tcPr>
            </w:tcPrChange>
          </w:tcPr>
          <w:p w14:paraId="57B77E15" w14:textId="77777777" w:rsidR="008667A0" w:rsidRDefault="00165603">
            <w:pPr>
              <w:cnfStyle w:val="000000000000" w:firstRow="0" w:lastRow="0" w:firstColumn="0" w:lastColumn="0" w:oddVBand="0" w:evenVBand="0" w:oddHBand="0" w:evenHBand="0" w:firstRowFirstColumn="0" w:firstRowLastColumn="0" w:lastRowFirstColumn="0" w:lastRowLastColumn="0"/>
            </w:pPr>
            <w:r>
              <w:t>25.7</w:t>
            </w:r>
          </w:p>
        </w:tc>
        <w:tc>
          <w:tcPr>
            <w:tcW w:w="1559" w:type="dxa"/>
            <w:tcPrChange w:id="2189" w:author="Kevin Toohey" w:date="2023-10-03T16:59:00Z">
              <w:tcPr>
                <w:tcW w:w="2408" w:type="dxa"/>
              </w:tcPr>
            </w:tcPrChange>
          </w:tcPr>
          <w:p w14:paraId="356CE098" w14:textId="77777777" w:rsidR="008667A0" w:rsidRDefault="00165603">
            <w:pPr>
              <w:cnfStyle w:val="000000000000" w:firstRow="0" w:lastRow="0" w:firstColumn="0" w:lastColumn="0" w:oddVBand="0" w:evenVBand="0" w:oddHBand="0" w:evenHBand="0" w:firstRowFirstColumn="0" w:firstRowLastColumn="0" w:lastRowFirstColumn="0" w:lastRowLastColumn="0"/>
            </w:pPr>
            <w:r>
              <w:t>24.5</w:t>
            </w:r>
          </w:p>
        </w:tc>
      </w:tr>
      <w:tr w:rsidR="008667A0" w14:paraId="069388E2"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190" w:author="Kevin Toohey" w:date="2023-10-03T16:59:00Z">
              <w:tcPr>
                <w:tcW w:w="5040" w:type="dxa"/>
              </w:tcPr>
            </w:tcPrChange>
          </w:tcPr>
          <w:p w14:paraId="321EEC84" w14:textId="77777777" w:rsidR="008667A0" w:rsidRDefault="00165603">
            <w:r>
              <w:rPr>
                <w:b/>
              </w:rPr>
              <w:t>Annualised Value at Risk</w:t>
            </w:r>
          </w:p>
        </w:tc>
        <w:tc>
          <w:tcPr>
            <w:tcW w:w="1652" w:type="dxa"/>
            <w:tcPrChange w:id="2191" w:author="Kevin Toohey" w:date="2023-10-03T16:59:00Z">
              <w:tcPr>
                <w:tcW w:w="2408" w:type="dxa"/>
              </w:tcPr>
            </w:tcPrChange>
          </w:tcPr>
          <w:p w14:paraId="6764405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2192" w:author="Kevin Toohey" w:date="2023-10-03T16:59:00Z">
              <w:tcPr>
                <w:tcW w:w="2408" w:type="dxa"/>
              </w:tcPr>
            </w:tcPrChange>
          </w:tcPr>
          <w:p w14:paraId="0C05593F"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2193" w:author="Kevin Toohey" w:date="2023-10-03T16:59:00Z">
              <w:tcPr>
                <w:tcW w:w="2408" w:type="dxa"/>
              </w:tcPr>
            </w:tcPrChange>
          </w:tcPr>
          <w:p w14:paraId="443D813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6D43428B"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194" w:author="Kevin Toohey" w:date="2023-10-03T16:59:00Z">
              <w:tcPr>
                <w:tcW w:w="5040" w:type="dxa"/>
              </w:tcPr>
            </w:tcPrChange>
          </w:tcPr>
          <w:p w14:paraId="64F6EE69" w14:textId="77777777" w:rsidR="008667A0" w:rsidRDefault="00165603">
            <w:r>
              <w:t xml:space="preserve">  1 in 20 year event(%)</w:t>
            </w:r>
          </w:p>
        </w:tc>
        <w:tc>
          <w:tcPr>
            <w:tcW w:w="1652" w:type="dxa"/>
            <w:tcPrChange w:id="2195" w:author="Kevin Toohey" w:date="2023-10-03T16:59:00Z">
              <w:tcPr>
                <w:tcW w:w="2408" w:type="dxa"/>
              </w:tcPr>
            </w:tcPrChange>
          </w:tcPr>
          <w:p w14:paraId="702527B4" w14:textId="77777777" w:rsidR="008667A0" w:rsidRDefault="00165603">
            <w:pPr>
              <w:cnfStyle w:val="000000000000" w:firstRow="0" w:lastRow="0" w:firstColumn="0" w:lastColumn="0" w:oddVBand="0" w:evenVBand="0" w:oddHBand="0" w:evenHBand="0" w:firstRowFirstColumn="0" w:firstRowLastColumn="0" w:lastRowFirstColumn="0" w:lastRowLastColumn="0"/>
            </w:pPr>
            <w:r>
              <w:t>-8.6</w:t>
            </w:r>
          </w:p>
        </w:tc>
        <w:tc>
          <w:tcPr>
            <w:tcW w:w="1559" w:type="dxa"/>
            <w:tcPrChange w:id="2196" w:author="Kevin Toohey" w:date="2023-10-03T16:59:00Z">
              <w:tcPr>
                <w:tcW w:w="2408" w:type="dxa"/>
              </w:tcPr>
            </w:tcPrChange>
          </w:tcPr>
          <w:p w14:paraId="5C71245E" w14:textId="77777777" w:rsidR="008667A0" w:rsidRDefault="00165603">
            <w:pPr>
              <w:cnfStyle w:val="000000000000" w:firstRow="0" w:lastRow="0" w:firstColumn="0" w:lastColumn="0" w:oddVBand="0" w:evenVBand="0" w:oddHBand="0" w:evenHBand="0" w:firstRowFirstColumn="0" w:firstRowLastColumn="0" w:lastRowFirstColumn="0" w:lastRowLastColumn="0"/>
            </w:pPr>
            <w:r>
              <w:t>-10.5</w:t>
            </w:r>
          </w:p>
        </w:tc>
        <w:tc>
          <w:tcPr>
            <w:tcW w:w="1559" w:type="dxa"/>
            <w:tcPrChange w:id="2197" w:author="Kevin Toohey" w:date="2023-10-03T16:59:00Z">
              <w:tcPr>
                <w:tcW w:w="2408" w:type="dxa"/>
              </w:tcPr>
            </w:tcPrChange>
          </w:tcPr>
          <w:p w14:paraId="7B8D0D46" w14:textId="77777777" w:rsidR="008667A0" w:rsidRDefault="00165603">
            <w:pPr>
              <w:cnfStyle w:val="000000000000" w:firstRow="0" w:lastRow="0" w:firstColumn="0" w:lastColumn="0" w:oddVBand="0" w:evenVBand="0" w:oddHBand="0" w:evenHBand="0" w:firstRowFirstColumn="0" w:firstRowLastColumn="0" w:lastRowFirstColumn="0" w:lastRowLastColumn="0"/>
            </w:pPr>
            <w:r>
              <w:t>-7.4</w:t>
            </w:r>
          </w:p>
        </w:tc>
      </w:tr>
      <w:tr w:rsidR="008667A0" w14:paraId="2CE20E0C"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198" w:author="Kevin Toohey" w:date="2023-10-03T16:59:00Z">
              <w:tcPr>
                <w:tcW w:w="5040" w:type="dxa"/>
              </w:tcPr>
            </w:tcPrChange>
          </w:tcPr>
          <w:p w14:paraId="485CC21C" w14:textId="77777777" w:rsidR="008667A0" w:rsidRDefault="00165603">
            <w:r>
              <w:rPr>
                <w:b/>
              </w:rPr>
              <w:t>Frequency of Negative Annual Total Return</w:t>
            </w:r>
          </w:p>
        </w:tc>
        <w:tc>
          <w:tcPr>
            <w:tcW w:w="1652" w:type="dxa"/>
            <w:tcPrChange w:id="2199" w:author="Kevin Toohey" w:date="2023-10-03T16:59:00Z">
              <w:tcPr>
                <w:tcW w:w="2408" w:type="dxa"/>
              </w:tcPr>
            </w:tcPrChange>
          </w:tcPr>
          <w:p w14:paraId="298F9081"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2200" w:author="Kevin Toohey" w:date="2023-10-03T16:59:00Z">
              <w:tcPr>
                <w:tcW w:w="2408" w:type="dxa"/>
              </w:tcPr>
            </w:tcPrChange>
          </w:tcPr>
          <w:p w14:paraId="03A760A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2201" w:author="Kevin Toohey" w:date="2023-10-03T16:59:00Z">
              <w:tcPr>
                <w:tcW w:w="2408" w:type="dxa"/>
              </w:tcPr>
            </w:tcPrChange>
          </w:tcPr>
          <w:p w14:paraId="4733E4EC"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4DC613CA"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202" w:author="Kevin Toohey" w:date="2023-10-03T16:59:00Z">
              <w:tcPr>
                <w:tcW w:w="5040" w:type="dxa"/>
              </w:tcPr>
            </w:tcPrChange>
          </w:tcPr>
          <w:p w14:paraId="7741B3CE" w14:textId="77777777" w:rsidR="008667A0" w:rsidRDefault="00165603">
            <w:r>
              <w:t xml:space="preserve">  Number of Negative Annual Return in any 20-year period</w:t>
            </w:r>
          </w:p>
        </w:tc>
        <w:tc>
          <w:tcPr>
            <w:tcW w:w="1652" w:type="dxa"/>
            <w:tcPrChange w:id="2203" w:author="Kevin Toohey" w:date="2023-10-03T16:59:00Z">
              <w:tcPr>
                <w:tcW w:w="2408" w:type="dxa"/>
              </w:tcPr>
            </w:tcPrChange>
          </w:tcPr>
          <w:p w14:paraId="2E9BD0AF" w14:textId="77777777" w:rsidR="008667A0" w:rsidRDefault="00165603">
            <w:pPr>
              <w:cnfStyle w:val="000000000000" w:firstRow="0" w:lastRow="0" w:firstColumn="0" w:lastColumn="0" w:oddVBand="0" w:evenVBand="0" w:oddHBand="0" w:evenHBand="0" w:firstRowFirstColumn="0" w:firstRowLastColumn="0" w:lastRowFirstColumn="0" w:lastRowLastColumn="0"/>
            </w:pPr>
            <w:r>
              <w:t>4.3</w:t>
            </w:r>
          </w:p>
        </w:tc>
        <w:tc>
          <w:tcPr>
            <w:tcW w:w="1559" w:type="dxa"/>
            <w:tcPrChange w:id="2204" w:author="Kevin Toohey" w:date="2023-10-03T16:59:00Z">
              <w:tcPr>
                <w:tcW w:w="2408" w:type="dxa"/>
              </w:tcPr>
            </w:tcPrChange>
          </w:tcPr>
          <w:p w14:paraId="2AA1A450" w14:textId="77777777" w:rsidR="008667A0" w:rsidRDefault="00165603">
            <w:pPr>
              <w:cnfStyle w:val="000000000000" w:firstRow="0" w:lastRow="0" w:firstColumn="0" w:lastColumn="0" w:oddVBand="0" w:evenVBand="0" w:oddHBand="0" w:evenHBand="0" w:firstRowFirstColumn="0" w:firstRowLastColumn="0" w:lastRowFirstColumn="0" w:lastRowLastColumn="0"/>
            </w:pPr>
            <w:r>
              <w:t>4.8</w:t>
            </w:r>
          </w:p>
        </w:tc>
        <w:tc>
          <w:tcPr>
            <w:tcW w:w="1559" w:type="dxa"/>
            <w:tcPrChange w:id="2205" w:author="Kevin Toohey" w:date="2023-10-03T16:59:00Z">
              <w:tcPr>
                <w:tcW w:w="2408" w:type="dxa"/>
              </w:tcPr>
            </w:tcPrChange>
          </w:tcPr>
          <w:p w14:paraId="162969A1" w14:textId="77777777" w:rsidR="008667A0" w:rsidRDefault="00165603">
            <w:pPr>
              <w:cnfStyle w:val="000000000000" w:firstRow="0" w:lastRow="0" w:firstColumn="0" w:lastColumn="0" w:oddVBand="0" w:evenVBand="0" w:oddHBand="0" w:evenHBand="0" w:firstRowFirstColumn="0" w:firstRowLastColumn="0" w:lastRowFirstColumn="0" w:lastRowLastColumn="0"/>
            </w:pPr>
            <w:r>
              <w:t>3.9</w:t>
            </w:r>
          </w:p>
        </w:tc>
      </w:tr>
      <w:tr w:rsidR="008667A0" w14:paraId="6E5C662D"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206" w:author="Kevin Toohey" w:date="2023-10-03T16:59:00Z">
              <w:tcPr>
                <w:tcW w:w="5040" w:type="dxa"/>
              </w:tcPr>
            </w:tcPrChange>
          </w:tcPr>
          <w:p w14:paraId="42F1FF1B" w14:textId="77777777" w:rsidR="008667A0" w:rsidRDefault="00165603">
            <w:r>
              <w:t xml:space="preserve">  Probability of a Negative Annual Return(%)</w:t>
            </w:r>
          </w:p>
        </w:tc>
        <w:tc>
          <w:tcPr>
            <w:tcW w:w="1652" w:type="dxa"/>
            <w:tcPrChange w:id="2207" w:author="Kevin Toohey" w:date="2023-10-03T16:59:00Z">
              <w:tcPr>
                <w:tcW w:w="2408" w:type="dxa"/>
              </w:tcPr>
            </w:tcPrChange>
          </w:tcPr>
          <w:p w14:paraId="58D476AA" w14:textId="77777777" w:rsidR="008667A0" w:rsidRDefault="00165603">
            <w:pPr>
              <w:cnfStyle w:val="000000000000" w:firstRow="0" w:lastRow="0" w:firstColumn="0" w:lastColumn="0" w:oddVBand="0" w:evenVBand="0" w:oddHBand="0" w:evenHBand="0" w:firstRowFirstColumn="0" w:firstRowLastColumn="0" w:lastRowFirstColumn="0" w:lastRowLastColumn="0"/>
            </w:pPr>
            <w:r>
              <w:t>21.4</w:t>
            </w:r>
          </w:p>
        </w:tc>
        <w:tc>
          <w:tcPr>
            <w:tcW w:w="1559" w:type="dxa"/>
            <w:tcPrChange w:id="2208" w:author="Kevin Toohey" w:date="2023-10-03T16:59:00Z">
              <w:tcPr>
                <w:tcW w:w="2408" w:type="dxa"/>
              </w:tcPr>
            </w:tcPrChange>
          </w:tcPr>
          <w:p w14:paraId="69D93903" w14:textId="77777777" w:rsidR="008667A0" w:rsidRDefault="00165603">
            <w:pPr>
              <w:cnfStyle w:val="000000000000" w:firstRow="0" w:lastRow="0" w:firstColumn="0" w:lastColumn="0" w:oddVBand="0" w:evenVBand="0" w:oddHBand="0" w:evenHBand="0" w:firstRowFirstColumn="0" w:firstRowLastColumn="0" w:lastRowFirstColumn="0" w:lastRowLastColumn="0"/>
            </w:pPr>
            <w:r>
              <w:t>23.9</w:t>
            </w:r>
          </w:p>
        </w:tc>
        <w:tc>
          <w:tcPr>
            <w:tcW w:w="1559" w:type="dxa"/>
            <w:tcPrChange w:id="2209" w:author="Kevin Toohey" w:date="2023-10-03T16:59:00Z">
              <w:tcPr>
                <w:tcW w:w="2408" w:type="dxa"/>
              </w:tcPr>
            </w:tcPrChange>
          </w:tcPr>
          <w:p w14:paraId="4D6D1F73" w14:textId="77777777" w:rsidR="008667A0" w:rsidRDefault="00165603">
            <w:pPr>
              <w:cnfStyle w:val="000000000000" w:firstRow="0" w:lastRow="0" w:firstColumn="0" w:lastColumn="0" w:oddVBand="0" w:evenVBand="0" w:oddHBand="0" w:evenHBand="0" w:firstRowFirstColumn="0" w:firstRowLastColumn="0" w:lastRowFirstColumn="0" w:lastRowLastColumn="0"/>
            </w:pPr>
            <w:r>
              <w:t>19.6</w:t>
            </w:r>
          </w:p>
        </w:tc>
      </w:tr>
    </w:tbl>
    <w:p w14:paraId="69C8BFA9" w14:textId="77777777" w:rsidR="008667A0" w:rsidRDefault="008667A0">
      <w:pPr>
        <w:pStyle w:val="BodyStyle"/>
      </w:pPr>
    </w:p>
    <w:p w14:paraId="556DA536" w14:textId="77777777" w:rsidR="008667A0" w:rsidRDefault="00165603">
      <w:pPr>
        <w:pStyle w:val="BodyStyle"/>
      </w:pPr>
      <w:r>
        <w:lastRenderedPageBreak/>
        <w:t>Table 22 tests and demonstrates the returns, volatility of returns and the probabilities of the current SAA meeting the current stated investment objective of CPI + 5.0% pa over 12-year periods, on a forecast basis, before management fees and tax.</w:t>
      </w:r>
    </w:p>
    <w:p w14:paraId="6A67FB41" w14:textId="77777777" w:rsidR="008667A0" w:rsidRDefault="00165603">
      <w:pPr>
        <w:pStyle w:val="T-Title"/>
      </w:pPr>
      <w:r>
        <w:t>Table 22: Scenario 2 Forecast Analysis – Strategic Asset Allocations</w:t>
      </w:r>
    </w:p>
    <w:tbl>
      <w:tblPr>
        <w:tblStyle w:val="Table2"/>
        <w:tblW w:w="9639" w:type="dxa"/>
        <w:tblLook w:val="04A0" w:firstRow="1" w:lastRow="0" w:firstColumn="1" w:lastColumn="0" w:noHBand="0" w:noVBand="1"/>
        <w:tblPrChange w:id="2210" w:author="Kevin Toohey" w:date="2023-10-03T16:59:00Z">
          <w:tblPr>
            <w:tblStyle w:val="Table2"/>
            <w:tblW w:w="0" w:type="auto"/>
            <w:tblLook w:val="04A0" w:firstRow="1" w:lastRow="0" w:firstColumn="1" w:lastColumn="0" w:noHBand="0" w:noVBand="1"/>
          </w:tblPr>
        </w:tblPrChange>
      </w:tblPr>
      <w:tblGrid>
        <w:gridCol w:w="4962"/>
        <w:gridCol w:w="1559"/>
        <w:gridCol w:w="1559"/>
        <w:gridCol w:w="1559"/>
        <w:tblGridChange w:id="2211">
          <w:tblGrid>
            <w:gridCol w:w="3877"/>
            <w:gridCol w:w="1899"/>
            <w:gridCol w:w="1928"/>
            <w:gridCol w:w="1928"/>
          </w:tblGrid>
        </w:tblGridChange>
      </w:tblGrid>
      <w:tr w:rsidR="008667A0" w14:paraId="66950980" w14:textId="77777777" w:rsidTr="004C05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Change w:id="2212" w:author="Kevin Toohey" w:date="2023-10-03T16:59:00Z">
              <w:tcPr>
                <w:tcW w:w="5040" w:type="dxa"/>
              </w:tcPr>
            </w:tcPrChange>
          </w:tcPr>
          <w:p w14:paraId="321EE95F" w14:textId="77777777" w:rsidR="008667A0" w:rsidRDefault="00165603">
            <w:pPr>
              <w:cnfStyle w:val="101000000000" w:firstRow="1" w:lastRow="0" w:firstColumn="1" w:lastColumn="0" w:oddVBand="0" w:evenVBand="0" w:oddHBand="0" w:evenHBand="0" w:firstRowFirstColumn="0" w:firstRowLastColumn="0" w:lastRowFirstColumn="0" w:lastRowLastColumn="0"/>
            </w:pPr>
            <w:r>
              <w:t>Category</w:t>
            </w:r>
          </w:p>
        </w:tc>
        <w:tc>
          <w:tcPr>
            <w:tcW w:w="1559" w:type="dxa"/>
            <w:tcPrChange w:id="2213" w:author="Kevin Toohey" w:date="2023-10-03T16:59:00Z">
              <w:tcPr>
                <w:tcW w:w="2408" w:type="dxa"/>
              </w:tcPr>
            </w:tcPrChange>
          </w:tcPr>
          <w:p w14:paraId="66EBA58B"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559" w:type="dxa"/>
            <w:tcPrChange w:id="2214" w:author="Kevin Toohey" w:date="2023-10-03T16:59:00Z">
              <w:tcPr>
                <w:tcW w:w="2408" w:type="dxa"/>
              </w:tcPr>
            </w:tcPrChange>
          </w:tcPr>
          <w:p w14:paraId="793AC2FF" w14:textId="77777777" w:rsidR="008667A0" w:rsidRDefault="00165603">
            <w:pPr>
              <w:cnfStyle w:val="100000000000" w:firstRow="1" w:lastRow="0" w:firstColumn="0" w:lastColumn="0" w:oddVBand="0" w:evenVBand="0" w:oddHBand="0" w:evenHBand="0" w:firstRowFirstColumn="0" w:firstRowLastColumn="0" w:lastRowFirstColumn="0" w:lastRowLastColumn="0"/>
            </w:pPr>
            <w:r>
              <w:t>Most Volatile Portfolio P1</w:t>
            </w:r>
          </w:p>
        </w:tc>
        <w:tc>
          <w:tcPr>
            <w:tcW w:w="1559" w:type="dxa"/>
            <w:tcPrChange w:id="2215" w:author="Kevin Toohey" w:date="2023-10-03T16:59:00Z">
              <w:tcPr>
                <w:tcW w:w="2408" w:type="dxa"/>
              </w:tcPr>
            </w:tcPrChange>
          </w:tcPr>
          <w:p w14:paraId="5E57BA5A" w14:textId="77777777" w:rsidR="008667A0" w:rsidRDefault="00165603">
            <w:pPr>
              <w:cnfStyle w:val="100000000000" w:firstRow="1" w:lastRow="0" w:firstColumn="0" w:lastColumn="0" w:oddVBand="0" w:evenVBand="0" w:oddHBand="0" w:evenHBand="0" w:firstRowFirstColumn="0" w:firstRowLastColumn="0" w:lastRowFirstColumn="0" w:lastRowLastColumn="0"/>
            </w:pPr>
            <w:r>
              <w:t>Least Volatile Portfolio P2</w:t>
            </w:r>
          </w:p>
        </w:tc>
      </w:tr>
      <w:tr w:rsidR="008667A0" w14:paraId="6423408F"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216" w:author="Kevin Toohey" w:date="2023-10-03T16:59:00Z">
              <w:tcPr>
                <w:tcW w:w="5040" w:type="dxa"/>
              </w:tcPr>
            </w:tcPrChange>
          </w:tcPr>
          <w:p w14:paraId="7E9A6889" w14:textId="77777777" w:rsidR="008667A0" w:rsidRDefault="00165603">
            <w:r>
              <w:rPr>
                <w:b/>
              </w:rPr>
              <w:t>Asset Classes</w:t>
            </w:r>
          </w:p>
        </w:tc>
        <w:tc>
          <w:tcPr>
            <w:tcW w:w="1559" w:type="dxa"/>
            <w:tcPrChange w:id="2217" w:author="Kevin Toohey" w:date="2023-10-03T16:59:00Z">
              <w:tcPr>
                <w:tcW w:w="2408" w:type="dxa"/>
              </w:tcPr>
            </w:tcPrChange>
          </w:tcPr>
          <w:p w14:paraId="04A94556"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2218" w:author="Kevin Toohey" w:date="2023-10-03T16:59:00Z">
              <w:tcPr>
                <w:tcW w:w="2408" w:type="dxa"/>
              </w:tcPr>
            </w:tcPrChange>
          </w:tcPr>
          <w:p w14:paraId="6CD5A791"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2219" w:author="Kevin Toohey" w:date="2023-10-03T16:59:00Z">
              <w:tcPr>
                <w:tcW w:w="2408" w:type="dxa"/>
              </w:tcPr>
            </w:tcPrChange>
          </w:tcPr>
          <w:p w14:paraId="5B8A4FC6"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74195DA7"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220" w:author="Kevin Toohey" w:date="2023-10-03T16:59:00Z">
              <w:tcPr>
                <w:tcW w:w="5040" w:type="dxa"/>
              </w:tcPr>
            </w:tcPrChange>
          </w:tcPr>
          <w:p w14:paraId="3770A1CA" w14:textId="77777777" w:rsidR="008667A0" w:rsidRDefault="00165603">
            <w:r>
              <w:t xml:space="preserve">  Cash(%)</w:t>
            </w:r>
          </w:p>
        </w:tc>
        <w:tc>
          <w:tcPr>
            <w:tcW w:w="1559" w:type="dxa"/>
            <w:tcPrChange w:id="2221" w:author="Kevin Toohey" w:date="2023-10-03T16:59:00Z">
              <w:tcPr>
                <w:tcW w:w="2408" w:type="dxa"/>
              </w:tcPr>
            </w:tcPrChange>
          </w:tcPr>
          <w:p w14:paraId="76FB952D" w14:textId="77777777" w:rsidR="008667A0" w:rsidRDefault="00165603">
            <w:pPr>
              <w:cnfStyle w:val="000000000000" w:firstRow="0" w:lastRow="0" w:firstColumn="0" w:lastColumn="0" w:oddVBand="0" w:evenVBand="0" w:oddHBand="0" w:evenHBand="0" w:firstRowFirstColumn="0" w:firstRowLastColumn="0" w:lastRowFirstColumn="0" w:lastRowLastColumn="0"/>
            </w:pPr>
            <w:r>
              <w:t>1.0</w:t>
            </w:r>
          </w:p>
        </w:tc>
        <w:tc>
          <w:tcPr>
            <w:tcW w:w="1559" w:type="dxa"/>
            <w:tcPrChange w:id="2222" w:author="Kevin Toohey" w:date="2023-10-03T16:59:00Z">
              <w:tcPr>
                <w:tcW w:w="2408" w:type="dxa"/>
              </w:tcPr>
            </w:tcPrChange>
          </w:tcPr>
          <w:p w14:paraId="2C96D489" w14:textId="77777777" w:rsidR="008667A0" w:rsidRDefault="00165603">
            <w:pPr>
              <w:cnfStyle w:val="000000000000" w:firstRow="0" w:lastRow="0" w:firstColumn="0" w:lastColumn="0" w:oddVBand="0" w:evenVBand="0" w:oddHBand="0" w:evenHBand="0" w:firstRowFirstColumn="0" w:firstRowLastColumn="0" w:lastRowFirstColumn="0" w:lastRowLastColumn="0"/>
            </w:pPr>
            <w:r>
              <w:t>0.5</w:t>
            </w:r>
          </w:p>
        </w:tc>
        <w:tc>
          <w:tcPr>
            <w:tcW w:w="1559" w:type="dxa"/>
            <w:tcPrChange w:id="2223" w:author="Kevin Toohey" w:date="2023-10-03T16:59:00Z">
              <w:tcPr>
                <w:tcW w:w="2408" w:type="dxa"/>
              </w:tcPr>
            </w:tcPrChange>
          </w:tcPr>
          <w:p w14:paraId="316468E8" w14:textId="77777777" w:rsidR="008667A0" w:rsidRDefault="00165603">
            <w:pPr>
              <w:cnfStyle w:val="000000000000" w:firstRow="0" w:lastRow="0" w:firstColumn="0" w:lastColumn="0" w:oddVBand="0" w:evenVBand="0" w:oddHBand="0" w:evenHBand="0" w:firstRowFirstColumn="0" w:firstRowLastColumn="0" w:lastRowFirstColumn="0" w:lastRowLastColumn="0"/>
            </w:pPr>
            <w:r>
              <w:t>1.0</w:t>
            </w:r>
          </w:p>
        </w:tc>
      </w:tr>
      <w:tr w:rsidR="008667A0" w14:paraId="56190B7A"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224" w:author="Kevin Toohey" w:date="2023-10-03T16:59:00Z">
              <w:tcPr>
                <w:tcW w:w="5040" w:type="dxa"/>
              </w:tcPr>
            </w:tcPrChange>
          </w:tcPr>
          <w:p w14:paraId="0C2AB38D" w14:textId="77777777" w:rsidR="008667A0" w:rsidRDefault="00165603">
            <w:r>
              <w:t xml:space="preserve">  Australian Shares(%)</w:t>
            </w:r>
          </w:p>
        </w:tc>
        <w:tc>
          <w:tcPr>
            <w:tcW w:w="1559" w:type="dxa"/>
            <w:tcPrChange w:id="2225" w:author="Kevin Toohey" w:date="2023-10-03T16:59:00Z">
              <w:tcPr>
                <w:tcW w:w="2408" w:type="dxa"/>
              </w:tcPr>
            </w:tcPrChange>
          </w:tcPr>
          <w:p w14:paraId="5D36E0A4"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559" w:type="dxa"/>
            <w:tcPrChange w:id="2226" w:author="Kevin Toohey" w:date="2023-10-03T16:59:00Z">
              <w:tcPr>
                <w:tcW w:w="2408" w:type="dxa"/>
              </w:tcPr>
            </w:tcPrChange>
          </w:tcPr>
          <w:p w14:paraId="1D54EB2B" w14:textId="77777777" w:rsidR="008667A0" w:rsidRDefault="00165603">
            <w:pPr>
              <w:cnfStyle w:val="000000000000" w:firstRow="0" w:lastRow="0" w:firstColumn="0" w:lastColumn="0" w:oddVBand="0" w:evenVBand="0" w:oddHBand="0" w:evenHBand="0" w:firstRowFirstColumn="0" w:firstRowLastColumn="0" w:lastRowFirstColumn="0" w:lastRowLastColumn="0"/>
            </w:pPr>
            <w:r>
              <w:t>55.0</w:t>
            </w:r>
          </w:p>
        </w:tc>
        <w:tc>
          <w:tcPr>
            <w:tcW w:w="1559" w:type="dxa"/>
            <w:tcPrChange w:id="2227" w:author="Kevin Toohey" w:date="2023-10-03T16:59:00Z">
              <w:tcPr>
                <w:tcW w:w="2408" w:type="dxa"/>
              </w:tcPr>
            </w:tcPrChange>
          </w:tcPr>
          <w:p w14:paraId="5DCE8033" w14:textId="77777777" w:rsidR="008667A0" w:rsidRDefault="00165603">
            <w:pPr>
              <w:cnfStyle w:val="000000000000" w:firstRow="0" w:lastRow="0" w:firstColumn="0" w:lastColumn="0" w:oddVBand="0" w:evenVBand="0" w:oddHBand="0" w:evenHBand="0" w:firstRowFirstColumn="0" w:firstRowLastColumn="0" w:lastRowFirstColumn="0" w:lastRowLastColumn="0"/>
            </w:pPr>
            <w:r>
              <w:t>25.0</w:t>
            </w:r>
          </w:p>
        </w:tc>
      </w:tr>
      <w:tr w:rsidR="008667A0" w14:paraId="2D1836A8"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228" w:author="Kevin Toohey" w:date="2023-10-03T16:59:00Z">
              <w:tcPr>
                <w:tcW w:w="5040" w:type="dxa"/>
              </w:tcPr>
            </w:tcPrChange>
          </w:tcPr>
          <w:p w14:paraId="19DA3731" w14:textId="77777777" w:rsidR="008667A0" w:rsidRDefault="00165603">
            <w:r>
              <w:t xml:space="preserve">  International Shares(%)</w:t>
            </w:r>
          </w:p>
        </w:tc>
        <w:tc>
          <w:tcPr>
            <w:tcW w:w="1559" w:type="dxa"/>
            <w:tcPrChange w:id="2229" w:author="Kevin Toohey" w:date="2023-10-03T16:59:00Z">
              <w:tcPr>
                <w:tcW w:w="2408" w:type="dxa"/>
              </w:tcPr>
            </w:tcPrChange>
          </w:tcPr>
          <w:p w14:paraId="63840D8B"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559" w:type="dxa"/>
            <w:tcPrChange w:id="2230" w:author="Kevin Toohey" w:date="2023-10-03T16:59:00Z">
              <w:tcPr>
                <w:tcW w:w="2408" w:type="dxa"/>
              </w:tcPr>
            </w:tcPrChange>
          </w:tcPr>
          <w:p w14:paraId="5C0876EB" w14:textId="77777777" w:rsidR="008667A0" w:rsidRDefault="00165603">
            <w:pPr>
              <w:cnfStyle w:val="000000000000" w:firstRow="0" w:lastRow="0" w:firstColumn="0" w:lastColumn="0" w:oddVBand="0" w:evenVBand="0" w:oddHBand="0" w:evenHBand="0" w:firstRowFirstColumn="0" w:firstRowLastColumn="0" w:lastRowFirstColumn="0" w:lastRowLastColumn="0"/>
            </w:pPr>
            <w:r>
              <w:t>32.0</w:t>
            </w:r>
          </w:p>
        </w:tc>
        <w:tc>
          <w:tcPr>
            <w:tcW w:w="1559" w:type="dxa"/>
            <w:tcPrChange w:id="2231" w:author="Kevin Toohey" w:date="2023-10-03T16:59:00Z">
              <w:tcPr>
                <w:tcW w:w="2408" w:type="dxa"/>
              </w:tcPr>
            </w:tcPrChange>
          </w:tcPr>
          <w:p w14:paraId="4BC70504" w14:textId="77777777" w:rsidR="008667A0" w:rsidRDefault="00165603">
            <w:pPr>
              <w:cnfStyle w:val="000000000000" w:firstRow="0" w:lastRow="0" w:firstColumn="0" w:lastColumn="0" w:oddVBand="0" w:evenVBand="0" w:oddHBand="0" w:evenHBand="0" w:firstRowFirstColumn="0" w:firstRowLastColumn="0" w:lastRowFirstColumn="0" w:lastRowLastColumn="0"/>
            </w:pPr>
            <w:r>
              <w:t>49.0</w:t>
            </w:r>
          </w:p>
        </w:tc>
      </w:tr>
      <w:tr w:rsidR="008667A0" w14:paraId="6C40B177"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232" w:author="Kevin Toohey" w:date="2023-10-03T16:59:00Z">
              <w:tcPr>
                <w:tcW w:w="5040" w:type="dxa"/>
              </w:tcPr>
            </w:tcPrChange>
          </w:tcPr>
          <w:p w14:paraId="14F59A75" w14:textId="77777777" w:rsidR="008667A0" w:rsidRDefault="00165603">
            <w:r>
              <w:t xml:space="preserve">  Real Assets(%)</w:t>
            </w:r>
          </w:p>
        </w:tc>
        <w:tc>
          <w:tcPr>
            <w:tcW w:w="1559" w:type="dxa"/>
            <w:tcPrChange w:id="2233" w:author="Kevin Toohey" w:date="2023-10-03T16:59:00Z">
              <w:tcPr>
                <w:tcW w:w="2408" w:type="dxa"/>
              </w:tcPr>
            </w:tcPrChange>
          </w:tcPr>
          <w:p w14:paraId="2D3342A9" w14:textId="77777777" w:rsidR="008667A0" w:rsidRDefault="00165603">
            <w:pPr>
              <w:cnfStyle w:val="000000000000" w:firstRow="0" w:lastRow="0" w:firstColumn="0" w:lastColumn="0" w:oddVBand="0" w:evenVBand="0" w:oddHBand="0" w:evenHBand="0" w:firstRowFirstColumn="0" w:firstRowLastColumn="0" w:lastRowFirstColumn="0" w:lastRowLastColumn="0"/>
            </w:pPr>
            <w:r>
              <w:t>4.0</w:t>
            </w:r>
          </w:p>
        </w:tc>
        <w:tc>
          <w:tcPr>
            <w:tcW w:w="1559" w:type="dxa"/>
            <w:tcPrChange w:id="2234" w:author="Kevin Toohey" w:date="2023-10-03T16:59:00Z">
              <w:tcPr>
                <w:tcW w:w="2408" w:type="dxa"/>
              </w:tcPr>
            </w:tcPrChange>
          </w:tcPr>
          <w:p w14:paraId="2291242A"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559" w:type="dxa"/>
            <w:tcPrChange w:id="2235" w:author="Kevin Toohey" w:date="2023-10-03T16:59:00Z">
              <w:tcPr>
                <w:tcW w:w="2408" w:type="dxa"/>
              </w:tcPr>
            </w:tcPrChange>
          </w:tcPr>
          <w:p w14:paraId="35251FC6"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32BD87AF"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236" w:author="Kevin Toohey" w:date="2023-10-03T16:59:00Z">
              <w:tcPr>
                <w:tcW w:w="5040" w:type="dxa"/>
              </w:tcPr>
            </w:tcPrChange>
          </w:tcPr>
          <w:p w14:paraId="08E50776" w14:textId="77777777" w:rsidR="008667A0" w:rsidRDefault="00165603">
            <w:r>
              <w:t xml:space="preserve">  Alternatives(%)</w:t>
            </w:r>
          </w:p>
        </w:tc>
        <w:tc>
          <w:tcPr>
            <w:tcW w:w="1559" w:type="dxa"/>
            <w:tcPrChange w:id="2237" w:author="Kevin Toohey" w:date="2023-10-03T16:59:00Z">
              <w:tcPr>
                <w:tcW w:w="2408" w:type="dxa"/>
              </w:tcPr>
            </w:tcPrChange>
          </w:tcPr>
          <w:p w14:paraId="555BFCA1"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559" w:type="dxa"/>
            <w:tcPrChange w:id="2238" w:author="Kevin Toohey" w:date="2023-10-03T16:59:00Z">
              <w:tcPr>
                <w:tcW w:w="2408" w:type="dxa"/>
              </w:tcPr>
            </w:tcPrChange>
          </w:tcPr>
          <w:p w14:paraId="44F78042" w14:textId="77777777" w:rsidR="008667A0" w:rsidRDefault="00165603">
            <w:pPr>
              <w:cnfStyle w:val="000000000000" w:firstRow="0" w:lastRow="0" w:firstColumn="0" w:lastColumn="0" w:oddVBand="0" w:evenVBand="0" w:oddHBand="0" w:evenHBand="0" w:firstRowFirstColumn="0" w:firstRowLastColumn="0" w:lastRowFirstColumn="0" w:lastRowLastColumn="0"/>
            </w:pPr>
            <w:r>
              <w:t>2.0</w:t>
            </w:r>
          </w:p>
        </w:tc>
        <w:tc>
          <w:tcPr>
            <w:tcW w:w="1559" w:type="dxa"/>
            <w:tcPrChange w:id="2239" w:author="Kevin Toohey" w:date="2023-10-03T16:59:00Z">
              <w:tcPr>
                <w:tcW w:w="2408" w:type="dxa"/>
              </w:tcPr>
            </w:tcPrChange>
          </w:tcPr>
          <w:p w14:paraId="660040A9" w14:textId="77777777" w:rsidR="008667A0" w:rsidRDefault="00165603">
            <w:pPr>
              <w:cnfStyle w:val="000000000000" w:firstRow="0" w:lastRow="0" w:firstColumn="0" w:lastColumn="0" w:oddVBand="0" w:evenVBand="0" w:oddHBand="0" w:evenHBand="0" w:firstRowFirstColumn="0" w:firstRowLastColumn="0" w:lastRowFirstColumn="0" w:lastRowLastColumn="0"/>
            </w:pPr>
            <w:r>
              <w:t>25.0</w:t>
            </w:r>
          </w:p>
        </w:tc>
      </w:tr>
      <w:tr w:rsidR="008667A0" w14:paraId="42BC6786"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240" w:author="Kevin Toohey" w:date="2023-10-03T16:59:00Z">
              <w:tcPr>
                <w:tcW w:w="5040" w:type="dxa"/>
              </w:tcPr>
            </w:tcPrChange>
          </w:tcPr>
          <w:p w14:paraId="2C0B1AD1" w14:textId="77777777" w:rsidR="008667A0" w:rsidRDefault="00165603">
            <w:r>
              <w:t xml:space="preserve">  Long Duration(%)</w:t>
            </w:r>
          </w:p>
        </w:tc>
        <w:tc>
          <w:tcPr>
            <w:tcW w:w="1559" w:type="dxa"/>
            <w:tcPrChange w:id="2241" w:author="Kevin Toohey" w:date="2023-10-03T16:59:00Z">
              <w:tcPr>
                <w:tcW w:w="2408" w:type="dxa"/>
              </w:tcPr>
            </w:tcPrChange>
          </w:tcPr>
          <w:p w14:paraId="4110A063"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c>
          <w:tcPr>
            <w:tcW w:w="1559" w:type="dxa"/>
            <w:tcPrChange w:id="2242" w:author="Kevin Toohey" w:date="2023-10-03T16:59:00Z">
              <w:tcPr>
                <w:tcW w:w="2408" w:type="dxa"/>
              </w:tcPr>
            </w:tcPrChange>
          </w:tcPr>
          <w:p w14:paraId="35E5D559"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c>
          <w:tcPr>
            <w:tcW w:w="1559" w:type="dxa"/>
            <w:tcPrChange w:id="2243" w:author="Kevin Toohey" w:date="2023-10-03T16:59:00Z">
              <w:tcPr>
                <w:tcW w:w="2408" w:type="dxa"/>
              </w:tcPr>
            </w:tcPrChange>
          </w:tcPr>
          <w:p w14:paraId="4D3699F0"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4872C79D"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244" w:author="Kevin Toohey" w:date="2023-10-03T16:59:00Z">
              <w:tcPr>
                <w:tcW w:w="5040" w:type="dxa"/>
              </w:tcPr>
            </w:tcPrChange>
          </w:tcPr>
          <w:p w14:paraId="50DC69A1" w14:textId="77777777" w:rsidR="008667A0" w:rsidRDefault="00165603">
            <w:r>
              <w:t xml:space="preserve">  Floating Rate(%)</w:t>
            </w:r>
          </w:p>
        </w:tc>
        <w:tc>
          <w:tcPr>
            <w:tcW w:w="1559" w:type="dxa"/>
            <w:tcPrChange w:id="2245" w:author="Kevin Toohey" w:date="2023-10-03T16:59:00Z">
              <w:tcPr>
                <w:tcW w:w="2408" w:type="dxa"/>
              </w:tcPr>
            </w:tcPrChange>
          </w:tcPr>
          <w:p w14:paraId="32CD192F"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c>
          <w:tcPr>
            <w:tcW w:w="1559" w:type="dxa"/>
            <w:tcPrChange w:id="2246" w:author="Kevin Toohey" w:date="2023-10-03T16:59:00Z">
              <w:tcPr>
                <w:tcW w:w="2408" w:type="dxa"/>
              </w:tcPr>
            </w:tcPrChange>
          </w:tcPr>
          <w:p w14:paraId="014BF5CC" w14:textId="77777777" w:rsidR="008667A0" w:rsidRDefault="00165603">
            <w:pPr>
              <w:cnfStyle w:val="000000000000" w:firstRow="0" w:lastRow="0" w:firstColumn="0" w:lastColumn="0" w:oddVBand="0" w:evenVBand="0" w:oddHBand="0" w:evenHBand="0" w:firstRowFirstColumn="0" w:firstRowLastColumn="0" w:lastRowFirstColumn="0" w:lastRowLastColumn="0"/>
            </w:pPr>
            <w:r>
              <w:t>0.5</w:t>
            </w:r>
          </w:p>
        </w:tc>
        <w:tc>
          <w:tcPr>
            <w:tcW w:w="1559" w:type="dxa"/>
            <w:tcPrChange w:id="2247" w:author="Kevin Toohey" w:date="2023-10-03T16:59:00Z">
              <w:tcPr>
                <w:tcW w:w="2408" w:type="dxa"/>
              </w:tcPr>
            </w:tcPrChange>
          </w:tcPr>
          <w:p w14:paraId="5A213ECB"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1A56BE20"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248" w:author="Kevin Toohey" w:date="2023-10-03T16:59:00Z">
              <w:tcPr>
                <w:tcW w:w="5040" w:type="dxa"/>
              </w:tcPr>
            </w:tcPrChange>
          </w:tcPr>
          <w:p w14:paraId="7660BD7B" w14:textId="77777777" w:rsidR="008667A0" w:rsidRDefault="00165603">
            <w:r>
              <w:rPr>
                <w:b/>
              </w:rPr>
              <w:t>Total</w:t>
            </w:r>
          </w:p>
        </w:tc>
        <w:tc>
          <w:tcPr>
            <w:tcW w:w="1559" w:type="dxa"/>
            <w:tcPrChange w:id="2249" w:author="Kevin Toohey" w:date="2023-10-03T16:59:00Z">
              <w:tcPr>
                <w:tcW w:w="2408" w:type="dxa"/>
              </w:tcPr>
            </w:tcPrChange>
          </w:tcPr>
          <w:p w14:paraId="785203A7"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59" w:type="dxa"/>
            <w:tcPrChange w:id="2250" w:author="Kevin Toohey" w:date="2023-10-03T16:59:00Z">
              <w:tcPr>
                <w:tcW w:w="2408" w:type="dxa"/>
              </w:tcPr>
            </w:tcPrChange>
          </w:tcPr>
          <w:p w14:paraId="7D631420"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59" w:type="dxa"/>
            <w:tcPrChange w:id="2251" w:author="Kevin Toohey" w:date="2023-10-03T16:59:00Z">
              <w:tcPr>
                <w:tcW w:w="2408" w:type="dxa"/>
              </w:tcPr>
            </w:tcPrChange>
          </w:tcPr>
          <w:p w14:paraId="5D081692"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r>
      <w:tr w:rsidR="008667A0" w14:paraId="054EA4D6"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252" w:author="Kevin Toohey" w:date="2023-10-03T16:59:00Z">
              <w:tcPr>
                <w:tcW w:w="5040" w:type="dxa"/>
              </w:tcPr>
            </w:tcPrChange>
          </w:tcPr>
          <w:p w14:paraId="0CC8985C" w14:textId="77777777" w:rsidR="008667A0" w:rsidRDefault="00165603">
            <w:r>
              <w:t xml:space="preserve">  Growth(%)</w:t>
            </w:r>
          </w:p>
        </w:tc>
        <w:tc>
          <w:tcPr>
            <w:tcW w:w="1559" w:type="dxa"/>
            <w:tcPrChange w:id="2253" w:author="Kevin Toohey" w:date="2023-10-03T16:59:00Z">
              <w:tcPr>
                <w:tcW w:w="2408" w:type="dxa"/>
              </w:tcPr>
            </w:tcPrChange>
          </w:tcPr>
          <w:p w14:paraId="0689C6E2" w14:textId="77777777" w:rsidR="008667A0" w:rsidRDefault="00165603">
            <w:pPr>
              <w:cnfStyle w:val="000000000000" w:firstRow="0" w:lastRow="0" w:firstColumn="0" w:lastColumn="0" w:oddVBand="0" w:evenVBand="0" w:oddHBand="0" w:evenHBand="0" w:firstRowFirstColumn="0" w:firstRowLastColumn="0" w:lastRowFirstColumn="0" w:lastRowLastColumn="0"/>
            </w:pPr>
            <w:r>
              <w:t>99.0</w:t>
            </w:r>
          </w:p>
        </w:tc>
        <w:tc>
          <w:tcPr>
            <w:tcW w:w="1559" w:type="dxa"/>
            <w:tcPrChange w:id="2254" w:author="Kevin Toohey" w:date="2023-10-03T16:59:00Z">
              <w:tcPr>
                <w:tcW w:w="2408" w:type="dxa"/>
              </w:tcPr>
            </w:tcPrChange>
          </w:tcPr>
          <w:p w14:paraId="6E9F8E30" w14:textId="77777777" w:rsidR="008667A0" w:rsidRDefault="00165603">
            <w:pPr>
              <w:cnfStyle w:val="000000000000" w:firstRow="0" w:lastRow="0" w:firstColumn="0" w:lastColumn="0" w:oddVBand="0" w:evenVBand="0" w:oddHBand="0" w:evenHBand="0" w:firstRowFirstColumn="0" w:firstRowLastColumn="0" w:lastRowFirstColumn="0" w:lastRowLastColumn="0"/>
            </w:pPr>
            <w:r>
              <w:t>99.0</w:t>
            </w:r>
          </w:p>
        </w:tc>
        <w:tc>
          <w:tcPr>
            <w:tcW w:w="1559" w:type="dxa"/>
            <w:tcPrChange w:id="2255" w:author="Kevin Toohey" w:date="2023-10-03T16:59:00Z">
              <w:tcPr>
                <w:tcW w:w="2408" w:type="dxa"/>
              </w:tcPr>
            </w:tcPrChange>
          </w:tcPr>
          <w:p w14:paraId="7A1EA937" w14:textId="77777777" w:rsidR="008667A0" w:rsidRDefault="00165603">
            <w:pPr>
              <w:cnfStyle w:val="000000000000" w:firstRow="0" w:lastRow="0" w:firstColumn="0" w:lastColumn="0" w:oddVBand="0" w:evenVBand="0" w:oddHBand="0" w:evenHBand="0" w:firstRowFirstColumn="0" w:firstRowLastColumn="0" w:lastRowFirstColumn="0" w:lastRowLastColumn="0"/>
            </w:pPr>
            <w:r>
              <w:t>99.0</w:t>
            </w:r>
          </w:p>
        </w:tc>
      </w:tr>
      <w:tr w:rsidR="008667A0" w14:paraId="1F5C22D4"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256" w:author="Kevin Toohey" w:date="2023-10-03T16:59:00Z">
              <w:tcPr>
                <w:tcW w:w="5040" w:type="dxa"/>
              </w:tcPr>
            </w:tcPrChange>
          </w:tcPr>
          <w:p w14:paraId="351650FA" w14:textId="77777777" w:rsidR="008667A0" w:rsidRDefault="00165603">
            <w:r>
              <w:t xml:space="preserve">  Defensive(%)</w:t>
            </w:r>
          </w:p>
        </w:tc>
        <w:tc>
          <w:tcPr>
            <w:tcW w:w="1559" w:type="dxa"/>
            <w:tcPrChange w:id="2257" w:author="Kevin Toohey" w:date="2023-10-03T16:59:00Z">
              <w:tcPr>
                <w:tcW w:w="2408" w:type="dxa"/>
              </w:tcPr>
            </w:tcPrChange>
          </w:tcPr>
          <w:p w14:paraId="342D593E" w14:textId="77777777" w:rsidR="008667A0" w:rsidRDefault="00165603">
            <w:pPr>
              <w:cnfStyle w:val="000000000000" w:firstRow="0" w:lastRow="0" w:firstColumn="0" w:lastColumn="0" w:oddVBand="0" w:evenVBand="0" w:oddHBand="0" w:evenHBand="0" w:firstRowFirstColumn="0" w:firstRowLastColumn="0" w:lastRowFirstColumn="0" w:lastRowLastColumn="0"/>
            </w:pPr>
            <w:r>
              <w:t>1.0</w:t>
            </w:r>
          </w:p>
        </w:tc>
        <w:tc>
          <w:tcPr>
            <w:tcW w:w="1559" w:type="dxa"/>
            <w:tcPrChange w:id="2258" w:author="Kevin Toohey" w:date="2023-10-03T16:59:00Z">
              <w:tcPr>
                <w:tcW w:w="2408" w:type="dxa"/>
              </w:tcPr>
            </w:tcPrChange>
          </w:tcPr>
          <w:p w14:paraId="4AC571DF" w14:textId="77777777" w:rsidR="008667A0" w:rsidRDefault="00165603">
            <w:pPr>
              <w:cnfStyle w:val="000000000000" w:firstRow="0" w:lastRow="0" w:firstColumn="0" w:lastColumn="0" w:oddVBand="0" w:evenVBand="0" w:oddHBand="0" w:evenHBand="0" w:firstRowFirstColumn="0" w:firstRowLastColumn="0" w:lastRowFirstColumn="0" w:lastRowLastColumn="0"/>
            </w:pPr>
            <w:r>
              <w:t>1.0</w:t>
            </w:r>
          </w:p>
        </w:tc>
        <w:tc>
          <w:tcPr>
            <w:tcW w:w="1559" w:type="dxa"/>
            <w:tcPrChange w:id="2259" w:author="Kevin Toohey" w:date="2023-10-03T16:59:00Z">
              <w:tcPr>
                <w:tcW w:w="2408" w:type="dxa"/>
              </w:tcPr>
            </w:tcPrChange>
          </w:tcPr>
          <w:p w14:paraId="13AE4365" w14:textId="77777777" w:rsidR="008667A0" w:rsidRDefault="00165603">
            <w:pPr>
              <w:cnfStyle w:val="000000000000" w:firstRow="0" w:lastRow="0" w:firstColumn="0" w:lastColumn="0" w:oddVBand="0" w:evenVBand="0" w:oddHBand="0" w:evenHBand="0" w:firstRowFirstColumn="0" w:firstRowLastColumn="0" w:lastRowFirstColumn="0" w:lastRowLastColumn="0"/>
            </w:pPr>
            <w:r>
              <w:t>1.0</w:t>
            </w:r>
          </w:p>
        </w:tc>
      </w:tr>
      <w:tr w:rsidR="008667A0" w14:paraId="2DF748CD"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260" w:author="Kevin Toohey" w:date="2023-10-03T16:59:00Z">
              <w:tcPr>
                <w:tcW w:w="5040" w:type="dxa"/>
              </w:tcPr>
            </w:tcPrChange>
          </w:tcPr>
          <w:p w14:paraId="2CB0EE24" w14:textId="77777777" w:rsidR="008667A0" w:rsidRDefault="00165603">
            <w:r>
              <w:rPr>
                <w:b/>
              </w:rPr>
              <w:t>Scenario Analysis</w:t>
            </w:r>
          </w:p>
        </w:tc>
        <w:tc>
          <w:tcPr>
            <w:tcW w:w="1559" w:type="dxa"/>
            <w:tcPrChange w:id="2261" w:author="Kevin Toohey" w:date="2023-10-03T16:59:00Z">
              <w:tcPr>
                <w:tcW w:w="2408" w:type="dxa"/>
              </w:tcPr>
            </w:tcPrChange>
          </w:tcPr>
          <w:p w14:paraId="1AACADBA"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2262" w:author="Kevin Toohey" w:date="2023-10-03T16:59:00Z">
              <w:tcPr>
                <w:tcW w:w="2408" w:type="dxa"/>
              </w:tcPr>
            </w:tcPrChange>
          </w:tcPr>
          <w:p w14:paraId="6D91797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2263" w:author="Kevin Toohey" w:date="2023-10-03T16:59:00Z">
              <w:tcPr>
                <w:tcW w:w="2408" w:type="dxa"/>
              </w:tcPr>
            </w:tcPrChange>
          </w:tcPr>
          <w:p w14:paraId="00ED62E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2B450A05"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264" w:author="Kevin Toohey" w:date="2023-10-03T16:59:00Z">
              <w:tcPr>
                <w:tcW w:w="5040" w:type="dxa"/>
              </w:tcPr>
            </w:tcPrChange>
          </w:tcPr>
          <w:p w14:paraId="02B0AC01" w14:textId="77777777" w:rsidR="008667A0" w:rsidRDefault="00165603">
            <w:r>
              <w:t xml:space="preserve">  Return(%,p.a.)</w:t>
            </w:r>
          </w:p>
        </w:tc>
        <w:tc>
          <w:tcPr>
            <w:tcW w:w="1559" w:type="dxa"/>
            <w:tcPrChange w:id="2265" w:author="Kevin Toohey" w:date="2023-10-03T16:59:00Z">
              <w:tcPr>
                <w:tcW w:w="2408" w:type="dxa"/>
              </w:tcPr>
            </w:tcPrChange>
          </w:tcPr>
          <w:p w14:paraId="4EC364F0" w14:textId="77777777" w:rsidR="008667A0" w:rsidRDefault="00165603">
            <w:pPr>
              <w:cnfStyle w:val="000000000000" w:firstRow="0" w:lastRow="0" w:firstColumn="0" w:lastColumn="0" w:oddVBand="0" w:evenVBand="0" w:oddHBand="0" w:evenHBand="0" w:firstRowFirstColumn="0" w:firstRowLastColumn="0" w:lastRowFirstColumn="0" w:lastRowLastColumn="0"/>
            </w:pPr>
            <w:r>
              <w:t>7.6</w:t>
            </w:r>
          </w:p>
        </w:tc>
        <w:tc>
          <w:tcPr>
            <w:tcW w:w="1559" w:type="dxa"/>
            <w:tcPrChange w:id="2266" w:author="Kevin Toohey" w:date="2023-10-03T16:59:00Z">
              <w:tcPr>
                <w:tcW w:w="2408" w:type="dxa"/>
              </w:tcPr>
            </w:tcPrChange>
          </w:tcPr>
          <w:p w14:paraId="390420B9" w14:textId="77777777" w:rsidR="008667A0" w:rsidRDefault="00165603">
            <w:pPr>
              <w:cnfStyle w:val="000000000000" w:firstRow="0" w:lastRow="0" w:firstColumn="0" w:lastColumn="0" w:oddVBand="0" w:evenVBand="0" w:oddHBand="0" w:evenHBand="0" w:firstRowFirstColumn="0" w:firstRowLastColumn="0" w:lastRowFirstColumn="0" w:lastRowLastColumn="0"/>
            </w:pPr>
            <w:r>
              <w:t>7.7</w:t>
            </w:r>
          </w:p>
        </w:tc>
        <w:tc>
          <w:tcPr>
            <w:tcW w:w="1559" w:type="dxa"/>
            <w:tcPrChange w:id="2267" w:author="Kevin Toohey" w:date="2023-10-03T16:59:00Z">
              <w:tcPr>
                <w:tcW w:w="2408" w:type="dxa"/>
              </w:tcPr>
            </w:tcPrChange>
          </w:tcPr>
          <w:p w14:paraId="6E681D9D" w14:textId="77777777" w:rsidR="008667A0" w:rsidRDefault="00165603">
            <w:pPr>
              <w:cnfStyle w:val="000000000000" w:firstRow="0" w:lastRow="0" w:firstColumn="0" w:lastColumn="0" w:oddVBand="0" w:evenVBand="0" w:oddHBand="0" w:evenHBand="0" w:firstRowFirstColumn="0" w:firstRowLastColumn="0" w:lastRowFirstColumn="0" w:lastRowLastColumn="0"/>
            </w:pPr>
            <w:r>
              <w:t>7.5</w:t>
            </w:r>
          </w:p>
        </w:tc>
      </w:tr>
      <w:tr w:rsidR="008667A0" w14:paraId="3187183E"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268" w:author="Kevin Toohey" w:date="2023-10-03T16:59:00Z">
              <w:tcPr>
                <w:tcW w:w="5040" w:type="dxa"/>
              </w:tcPr>
            </w:tcPrChange>
          </w:tcPr>
          <w:p w14:paraId="129E3092" w14:textId="77777777" w:rsidR="008667A0" w:rsidRDefault="00165603">
            <w:r>
              <w:t xml:space="preserve">  Volatility(%,p.a.)</w:t>
            </w:r>
          </w:p>
        </w:tc>
        <w:tc>
          <w:tcPr>
            <w:tcW w:w="1559" w:type="dxa"/>
            <w:tcPrChange w:id="2269" w:author="Kevin Toohey" w:date="2023-10-03T16:59:00Z">
              <w:tcPr>
                <w:tcW w:w="2408" w:type="dxa"/>
              </w:tcPr>
            </w:tcPrChange>
          </w:tcPr>
          <w:p w14:paraId="59BA00D8" w14:textId="77777777" w:rsidR="008667A0" w:rsidRDefault="00165603">
            <w:pPr>
              <w:cnfStyle w:val="000000000000" w:firstRow="0" w:lastRow="0" w:firstColumn="0" w:lastColumn="0" w:oddVBand="0" w:evenVBand="0" w:oddHBand="0" w:evenHBand="0" w:firstRowFirstColumn="0" w:firstRowLastColumn="0" w:lastRowFirstColumn="0" w:lastRowLastColumn="0"/>
            </w:pPr>
            <w:r>
              <w:t>11.8</w:t>
            </w:r>
          </w:p>
        </w:tc>
        <w:tc>
          <w:tcPr>
            <w:tcW w:w="1559" w:type="dxa"/>
            <w:tcPrChange w:id="2270" w:author="Kevin Toohey" w:date="2023-10-03T16:59:00Z">
              <w:tcPr>
                <w:tcW w:w="2408" w:type="dxa"/>
              </w:tcPr>
            </w:tcPrChange>
          </w:tcPr>
          <w:p w14:paraId="4FBF33F6" w14:textId="77777777" w:rsidR="008667A0" w:rsidRDefault="00165603">
            <w:pPr>
              <w:cnfStyle w:val="000000000000" w:firstRow="0" w:lastRow="0" w:firstColumn="0" w:lastColumn="0" w:oddVBand="0" w:evenVBand="0" w:oddHBand="0" w:evenHBand="0" w:firstRowFirstColumn="0" w:firstRowLastColumn="0" w:lastRowFirstColumn="0" w:lastRowLastColumn="0"/>
            </w:pPr>
            <w:r>
              <w:t>13.0</w:t>
            </w:r>
          </w:p>
        </w:tc>
        <w:tc>
          <w:tcPr>
            <w:tcW w:w="1559" w:type="dxa"/>
            <w:tcPrChange w:id="2271" w:author="Kevin Toohey" w:date="2023-10-03T16:59:00Z">
              <w:tcPr>
                <w:tcW w:w="2408" w:type="dxa"/>
              </w:tcPr>
            </w:tcPrChange>
          </w:tcPr>
          <w:p w14:paraId="753947DE" w14:textId="77777777" w:rsidR="008667A0" w:rsidRDefault="00165603">
            <w:pPr>
              <w:cnfStyle w:val="000000000000" w:firstRow="0" w:lastRow="0" w:firstColumn="0" w:lastColumn="0" w:oddVBand="0" w:evenVBand="0" w:oddHBand="0" w:evenHBand="0" w:firstRowFirstColumn="0" w:firstRowLastColumn="0" w:lastRowFirstColumn="0" w:lastRowLastColumn="0"/>
            </w:pPr>
            <w:r>
              <w:t>11.1</w:t>
            </w:r>
          </w:p>
        </w:tc>
      </w:tr>
      <w:tr w:rsidR="008667A0" w14:paraId="3A93D6B7"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272" w:author="Kevin Toohey" w:date="2023-10-03T16:59:00Z">
              <w:tcPr>
                <w:tcW w:w="5040" w:type="dxa"/>
              </w:tcPr>
            </w:tcPrChange>
          </w:tcPr>
          <w:p w14:paraId="26B9E176" w14:textId="77777777" w:rsidR="008667A0" w:rsidRDefault="00165603">
            <w:r>
              <w:t xml:space="preserve">  Sharpe</w:t>
            </w:r>
          </w:p>
        </w:tc>
        <w:tc>
          <w:tcPr>
            <w:tcW w:w="1559" w:type="dxa"/>
            <w:tcPrChange w:id="2273" w:author="Kevin Toohey" w:date="2023-10-03T16:59:00Z">
              <w:tcPr>
                <w:tcW w:w="2408" w:type="dxa"/>
              </w:tcPr>
            </w:tcPrChange>
          </w:tcPr>
          <w:p w14:paraId="440B24AA" w14:textId="77777777" w:rsidR="008667A0" w:rsidRDefault="00165603">
            <w:pPr>
              <w:cnfStyle w:val="000000000000" w:firstRow="0" w:lastRow="0" w:firstColumn="0" w:lastColumn="0" w:oddVBand="0" w:evenVBand="0" w:oddHBand="0" w:evenHBand="0" w:firstRowFirstColumn="0" w:firstRowLastColumn="0" w:lastRowFirstColumn="0" w:lastRowLastColumn="0"/>
            </w:pPr>
            <w:r>
              <w:t>0.41</w:t>
            </w:r>
          </w:p>
        </w:tc>
        <w:tc>
          <w:tcPr>
            <w:tcW w:w="1559" w:type="dxa"/>
            <w:tcPrChange w:id="2274" w:author="Kevin Toohey" w:date="2023-10-03T16:59:00Z">
              <w:tcPr>
                <w:tcW w:w="2408" w:type="dxa"/>
              </w:tcPr>
            </w:tcPrChange>
          </w:tcPr>
          <w:p w14:paraId="7A8A5B75" w14:textId="77777777" w:rsidR="008667A0" w:rsidRDefault="00165603">
            <w:pPr>
              <w:cnfStyle w:val="000000000000" w:firstRow="0" w:lastRow="0" w:firstColumn="0" w:lastColumn="0" w:oddVBand="0" w:evenVBand="0" w:oddHBand="0" w:evenHBand="0" w:firstRowFirstColumn="0" w:firstRowLastColumn="0" w:lastRowFirstColumn="0" w:lastRowLastColumn="0"/>
            </w:pPr>
            <w:r>
              <w:t>0.38</w:t>
            </w:r>
          </w:p>
        </w:tc>
        <w:tc>
          <w:tcPr>
            <w:tcW w:w="1559" w:type="dxa"/>
            <w:tcPrChange w:id="2275" w:author="Kevin Toohey" w:date="2023-10-03T16:59:00Z">
              <w:tcPr>
                <w:tcW w:w="2408" w:type="dxa"/>
              </w:tcPr>
            </w:tcPrChange>
          </w:tcPr>
          <w:p w14:paraId="28E37F35" w14:textId="77777777" w:rsidR="008667A0" w:rsidRDefault="00165603">
            <w:pPr>
              <w:cnfStyle w:val="000000000000" w:firstRow="0" w:lastRow="0" w:firstColumn="0" w:lastColumn="0" w:oddVBand="0" w:evenVBand="0" w:oddHBand="0" w:evenHBand="0" w:firstRowFirstColumn="0" w:firstRowLastColumn="0" w:lastRowFirstColumn="0" w:lastRowLastColumn="0"/>
            </w:pPr>
            <w:r>
              <w:t>0.43</w:t>
            </w:r>
          </w:p>
        </w:tc>
      </w:tr>
      <w:tr w:rsidR="008667A0" w14:paraId="6AD77669"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276" w:author="Kevin Toohey" w:date="2023-10-03T16:59:00Z">
              <w:tcPr>
                <w:tcW w:w="5040" w:type="dxa"/>
              </w:tcPr>
            </w:tcPrChange>
          </w:tcPr>
          <w:p w14:paraId="54A108BD" w14:textId="77777777" w:rsidR="008667A0" w:rsidRDefault="00165603">
            <w:r>
              <w:t xml:space="preserve">  Risk Band</w:t>
            </w:r>
          </w:p>
        </w:tc>
        <w:tc>
          <w:tcPr>
            <w:tcW w:w="1559" w:type="dxa"/>
            <w:tcPrChange w:id="2277" w:author="Kevin Toohey" w:date="2023-10-03T16:59:00Z">
              <w:tcPr>
                <w:tcW w:w="2408" w:type="dxa"/>
              </w:tcPr>
            </w:tcPrChange>
          </w:tcPr>
          <w:p w14:paraId="40D927D5"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c>
          <w:tcPr>
            <w:tcW w:w="1559" w:type="dxa"/>
            <w:tcPrChange w:id="2278" w:author="Kevin Toohey" w:date="2023-10-03T16:59:00Z">
              <w:tcPr>
                <w:tcW w:w="2408" w:type="dxa"/>
              </w:tcPr>
            </w:tcPrChange>
          </w:tcPr>
          <w:p w14:paraId="65D9E2CE"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c>
          <w:tcPr>
            <w:tcW w:w="1559" w:type="dxa"/>
            <w:tcPrChange w:id="2279" w:author="Kevin Toohey" w:date="2023-10-03T16:59:00Z">
              <w:tcPr>
                <w:tcW w:w="2408" w:type="dxa"/>
              </w:tcPr>
            </w:tcPrChange>
          </w:tcPr>
          <w:p w14:paraId="72DEDD2A"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r>
      <w:tr w:rsidR="008667A0" w14:paraId="1E8A3FC8"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280" w:author="Kevin Toohey" w:date="2023-10-03T16:59:00Z">
              <w:tcPr>
                <w:tcW w:w="5040" w:type="dxa"/>
              </w:tcPr>
            </w:tcPrChange>
          </w:tcPr>
          <w:p w14:paraId="66E6988C" w14:textId="77777777" w:rsidR="008667A0" w:rsidRDefault="00165603">
            <w:r>
              <w:t xml:space="preserve">  Risk Level</w:t>
            </w:r>
          </w:p>
        </w:tc>
        <w:tc>
          <w:tcPr>
            <w:tcW w:w="1559" w:type="dxa"/>
            <w:tcPrChange w:id="2281" w:author="Kevin Toohey" w:date="2023-10-03T16:59:00Z">
              <w:tcPr>
                <w:tcW w:w="2408" w:type="dxa"/>
              </w:tcPr>
            </w:tcPrChange>
          </w:tcPr>
          <w:p w14:paraId="37771D2F"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c>
          <w:tcPr>
            <w:tcW w:w="1559" w:type="dxa"/>
            <w:tcPrChange w:id="2282" w:author="Kevin Toohey" w:date="2023-10-03T16:59:00Z">
              <w:tcPr>
                <w:tcW w:w="2408" w:type="dxa"/>
              </w:tcPr>
            </w:tcPrChange>
          </w:tcPr>
          <w:p w14:paraId="6FA7643F"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c>
          <w:tcPr>
            <w:tcW w:w="1559" w:type="dxa"/>
            <w:tcPrChange w:id="2283" w:author="Kevin Toohey" w:date="2023-10-03T16:59:00Z">
              <w:tcPr>
                <w:tcW w:w="2408" w:type="dxa"/>
              </w:tcPr>
            </w:tcPrChange>
          </w:tcPr>
          <w:p w14:paraId="03BDAC5E"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r>
      <w:tr w:rsidR="008667A0" w14:paraId="1217876E"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284" w:author="Kevin Toohey" w:date="2023-10-03T16:59:00Z">
              <w:tcPr>
                <w:tcW w:w="5040" w:type="dxa"/>
              </w:tcPr>
            </w:tcPrChange>
          </w:tcPr>
          <w:p w14:paraId="38BDA6E3" w14:textId="77777777" w:rsidR="008667A0" w:rsidRDefault="00165603">
            <w:r>
              <w:rPr>
                <w:b/>
              </w:rPr>
              <w:t>Probability of Achieving CPI-based Return Target</w:t>
            </w:r>
          </w:p>
        </w:tc>
        <w:tc>
          <w:tcPr>
            <w:tcW w:w="1559" w:type="dxa"/>
            <w:tcPrChange w:id="2285" w:author="Kevin Toohey" w:date="2023-10-03T16:59:00Z">
              <w:tcPr>
                <w:tcW w:w="2408" w:type="dxa"/>
              </w:tcPr>
            </w:tcPrChange>
          </w:tcPr>
          <w:p w14:paraId="5EB8140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2286" w:author="Kevin Toohey" w:date="2023-10-03T16:59:00Z">
              <w:tcPr>
                <w:tcW w:w="2408" w:type="dxa"/>
              </w:tcPr>
            </w:tcPrChange>
          </w:tcPr>
          <w:p w14:paraId="56E527E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2287" w:author="Kevin Toohey" w:date="2023-10-03T16:59:00Z">
              <w:tcPr>
                <w:tcW w:w="2408" w:type="dxa"/>
              </w:tcPr>
            </w:tcPrChange>
          </w:tcPr>
          <w:p w14:paraId="3038E78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68CB9AFB"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288" w:author="Kevin Toohey" w:date="2023-10-03T16:59:00Z">
              <w:tcPr>
                <w:tcW w:w="5040" w:type="dxa"/>
              </w:tcPr>
            </w:tcPrChange>
          </w:tcPr>
          <w:p w14:paraId="2BB348D3" w14:textId="77777777" w:rsidR="008667A0" w:rsidRDefault="00165603">
            <w:r>
              <w:t xml:space="preserve">  CPI+4.0%p.a. over a 10-year rolling period(%)</w:t>
            </w:r>
          </w:p>
        </w:tc>
        <w:tc>
          <w:tcPr>
            <w:tcW w:w="1559" w:type="dxa"/>
            <w:tcPrChange w:id="2289" w:author="Kevin Toohey" w:date="2023-10-03T16:59:00Z">
              <w:tcPr>
                <w:tcW w:w="2408" w:type="dxa"/>
              </w:tcPr>
            </w:tcPrChange>
          </w:tcPr>
          <w:p w14:paraId="17FD9388" w14:textId="77777777" w:rsidR="008667A0" w:rsidRDefault="00165603">
            <w:pPr>
              <w:cnfStyle w:val="000000000000" w:firstRow="0" w:lastRow="0" w:firstColumn="0" w:lastColumn="0" w:oddVBand="0" w:evenVBand="0" w:oddHBand="0" w:evenHBand="0" w:firstRowFirstColumn="0" w:firstRowLastColumn="0" w:lastRowFirstColumn="0" w:lastRowLastColumn="0"/>
            </w:pPr>
            <w:r>
              <w:t>70.3</w:t>
            </w:r>
          </w:p>
        </w:tc>
        <w:tc>
          <w:tcPr>
            <w:tcW w:w="1559" w:type="dxa"/>
            <w:tcPrChange w:id="2290" w:author="Kevin Toohey" w:date="2023-10-03T16:59:00Z">
              <w:tcPr>
                <w:tcW w:w="2408" w:type="dxa"/>
              </w:tcPr>
            </w:tcPrChange>
          </w:tcPr>
          <w:p w14:paraId="761189D1" w14:textId="77777777" w:rsidR="008667A0" w:rsidRDefault="00165603">
            <w:pPr>
              <w:cnfStyle w:val="000000000000" w:firstRow="0" w:lastRow="0" w:firstColumn="0" w:lastColumn="0" w:oddVBand="0" w:evenVBand="0" w:oddHBand="0" w:evenHBand="0" w:firstRowFirstColumn="0" w:firstRowLastColumn="0" w:lastRowFirstColumn="0" w:lastRowLastColumn="0"/>
            </w:pPr>
            <w:r>
              <w:t>70.3</w:t>
            </w:r>
          </w:p>
        </w:tc>
        <w:tc>
          <w:tcPr>
            <w:tcW w:w="1559" w:type="dxa"/>
            <w:tcPrChange w:id="2291" w:author="Kevin Toohey" w:date="2023-10-03T16:59:00Z">
              <w:tcPr>
                <w:tcW w:w="2408" w:type="dxa"/>
              </w:tcPr>
            </w:tcPrChange>
          </w:tcPr>
          <w:p w14:paraId="19E106B9" w14:textId="77777777" w:rsidR="008667A0" w:rsidRDefault="00165603">
            <w:pPr>
              <w:cnfStyle w:val="000000000000" w:firstRow="0" w:lastRow="0" w:firstColumn="0" w:lastColumn="0" w:oddVBand="0" w:evenVBand="0" w:oddHBand="0" w:evenHBand="0" w:firstRowFirstColumn="0" w:firstRowLastColumn="0" w:lastRowFirstColumn="0" w:lastRowLastColumn="0"/>
            </w:pPr>
            <w:r>
              <w:t>70.2</w:t>
            </w:r>
          </w:p>
        </w:tc>
      </w:tr>
      <w:tr w:rsidR="008667A0" w14:paraId="1AFDB8A5"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292" w:author="Kevin Toohey" w:date="2023-10-03T16:59:00Z">
              <w:tcPr>
                <w:tcW w:w="5040" w:type="dxa"/>
              </w:tcPr>
            </w:tcPrChange>
          </w:tcPr>
          <w:p w14:paraId="66057CBA" w14:textId="77777777" w:rsidR="008667A0" w:rsidRDefault="00165603">
            <w:r>
              <w:t xml:space="preserve">  CPI+4.5%p.a. over a 10-year rolling period(%)</w:t>
            </w:r>
          </w:p>
        </w:tc>
        <w:tc>
          <w:tcPr>
            <w:tcW w:w="1559" w:type="dxa"/>
            <w:tcPrChange w:id="2293" w:author="Kevin Toohey" w:date="2023-10-03T16:59:00Z">
              <w:tcPr>
                <w:tcW w:w="2408" w:type="dxa"/>
              </w:tcPr>
            </w:tcPrChange>
          </w:tcPr>
          <w:p w14:paraId="7B8EDAD6" w14:textId="77777777" w:rsidR="008667A0" w:rsidRDefault="00165603">
            <w:pPr>
              <w:cnfStyle w:val="000000000000" w:firstRow="0" w:lastRow="0" w:firstColumn="0" w:lastColumn="0" w:oddVBand="0" w:evenVBand="0" w:oddHBand="0" w:evenHBand="0" w:firstRowFirstColumn="0" w:firstRowLastColumn="0" w:lastRowFirstColumn="0" w:lastRowLastColumn="0"/>
            </w:pPr>
            <w:r>
              <w:t>61.5</w:t>
            </w:r>
          </w:p>
        </w:tc>
        <w:tc>
          <w:tcPr>
            <w:tcW w:w="1559" w:type="dxa"/>
            <w:tcPrChange w:id="2294" w:author="Kevin Toohey" w:date="2023-10-03T16:59:00Z">
              <w:tcPr>
                <w:tcW w:w="2408" w:type="dxa"/>
              </w:tcPr>
            </w:tcPrChange>
          </w:tcPr>
          <w:p w14:paraId="326E39D5" w14:textId="77777777" w:rsidR="008667A0" w:rsidRDefault="00165603">
            <w:pPr>
              <w:cnfStyle w:val="000000000000" w:firstRow="0" w:lastRow="0" w:firstColumn="0" w:lastColumn="0" w:oddVBand="0" w:evenVBand="0" w:oddHBand="0" w:evenHBand="0" w:firstRowFirstColumn="0" w:firstRowLastColumn="0" w:lastRowFirstColumn="0" w:lastRowLastColumn="0"/>
            </w:pPr>
            <w:r>
              <w:t>62.3</w:t>
            </w:r>
          </w:p>
        </w:tc>
        <w:tc>
          <w:tcPr>
            <w:tcW w:w="1559" w:type="dxa"/>
            <w:tcPrChange w:id="2295" w:author="Kevin Toohey" w:date="2023-10-03T16:59:00Z">
              <w:tcPr>
                <w:tcW w:w="2408" w:type="dxa"/>
              </w:tcPr>
            </w:tcPrChange>
          </w:tcPr>
          <w:p w14:paraId="49AD5E0B" w14:textId="77777777" w:rsidR="008667A0" w:rsidRDefault="00165603">
            <w:pPr>
              <w:cnfStyle w:val="000000000000" w:firstRow="0" w:lastRow="0" w:firstColumn="0" w:lastColumn="0" w:oddVBand="0" w:evenVBand="0" w:oddHBand="0" w:evenHBand="0" w:firstRowFirstColumn="0" w:firstRowLastColumn="0" w:lastRowFirstColumn="0" w:lastRowLastColumn="0"/>
            </w:pPr>
            <w:r>
              <w:t>60.7</w:t>
            </w:r>
          </w:p>
        </w:tc>
      </w:tr>
      <w:tr w:rsidR="008667A0" w14:paraId="29AF3DCA"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296" w:author="Kevin Toohey" w:date="2023-10-03T16:59:00Z">
              <w:tcPr>
                <w:tcW w:w="5040" w:type="dxa"/>
              </w:tcPr>
            </w:tcPrChange>
          </w:tcPr>
          <w:p w14:paraId="12A153F5" w14:textId="77777777" w:rsidR="008667A0" w:rsidRDefault="00165603">
            <w:r>
              <w:t xml:space="preserve">  CPI+5.0%p.a. over a 10-year rolling period(%)</w:t>
            </w:r>
          </w:p>
        </w:tc>
        <w:tc>
          <w:tcPr>
            <w:tcW w:w="1559" w:type="dxa"/>
            <w:tcPrChange w:id="2297" w:author="Kevin Toohey" w:date="2023-10-03T16:59:00Z">
              <w:tcPr>
                <w:tcW w:w="2408" w:type="dxa"/>
              </w:tcPr>
            </w:tcPrChange>
          </w:tcPr>
          <w:p w14:paraId="521E9274" w14:textId="77777777" w:rsidR="008667A0" w:rsidRDefault="00165603">
            <w:pPr>
              <w:cnfStyle w:val="000000000000" w:firstRow="0" w:lastRow="0" w:firstColumn="0" w:lastColumn="0" w:oddVBand="0" w:evenVBand="0" w:oddHBand="0" w:evenHBand="0" w:firstRowFirstColumn="0" w:firstRowLastColumn="0" w:lastRowFirstColumn="0" w:lastRowLastColumn="0"/>
            </w:pPr>
            <w:r>
              <w:t>51.7</w:t>
            </w:r>
          </w:p>
        </w:tc>
        <w:tc>
          <w:tcPr>
            <w:tcW w:w="1559" w:type="dxa"/>
            <w:tcPrChange w:id="2298" w:author="Kevin Toohey" w:date="2023-10-03T16:59:00Z">
              <w:tcPr>
                <w:tcW w:w="2408" w:type="dxa"/>
              </w:tcPr>
            </w:tcPrChange>
          </w:tcPr>
          <w:p w14:paraId="79E54BAC" w14:textId="77777777" w:rsidR="008667A0" w:rsidRDefault="00165603">
            <w:pPr>
              <w:cnfStyle w:val="000000000000" w:firstRow="0" w:lastRow="0" w:firstColumn="0" w:lastColumn="0" w:oddVBand="0" w:evenVBand="0" w:oddHBand="0" w:evenHBand="0" w:firstRowFirstColumn="0" w:firstRowLastColumn="0" w:lastRowFirstColumn="0" w:lastRowLastColumn="0"/>
            </w:pPr>
            <w:r>
              <w:t>53.4</w:t>
            </w:r>
          </w:p>
        </w:tc>
        <w:tc>
          <w:tcPr>
            <w:tcW w:w="1559" w:type="dxa"/>
            <w:tcPrChange w:id="2299" w:author="Kevin Toohey" w:date="2023-10-03T16:59:00Z">
              <w:tcPr>
                <w:tcW w:w="2408" w:type="dxa"/>
              </w:tcPr>
            </w:tcPrChange>
          </w:tcPr>
          <w:p w14:paraId="6C94F606" w14:textId="77777777" w:rsidR="008667A0" w:rsidRDefault="00165603">
            <w:pPr>
              <w:cnfStyle w:val="000000000000" w:firstRow="0" w:lastRow="0" w:firstColumn="0" w:lastColumn="0" w:oddVBand="0" w:evenVBand="0" w:oddHBand="0" w:evenHBand="0" w:firstRowFirstColumn="0" w:firstRowLastColumn="0" w:lastRowFirstColumn="0" w:lastRowLastColumn="0"/>
            </w:pPr>
            <w:r>
              <w:t>50.1</w:t>
            </w:r>
          </w:p>
        </w:tc>
      </w:tr>
      <w:tr w:rsidR="008667A0" w14:paraId="2AEEF335"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300" w:author="Kevin Toohey" w:date="2023-10-03T16:59:00Z">
              <w:tcPr>
                <w:tcW w:w="5040" w:type="dxa"/>
              </w:tcPr>
            </w:tcPrChange>
          </w:tcPr>
          <w:p w14:paraId="42E240BB" w14:textId="77777777" w:rsidR="008667A0" w:rsidRDefault="00165603">
            <w:r>
              <w:t xml:space="preserve">  CPI+5.5%p.a. over a 10-year rolling period(%)</w:t>
            </w:r>
          </w:p>
        </w:tc>
        <w:tc>
          <w:tcPr>
            <w:tcW w:w="1559" w:type="dxa"/>
            <w:tcPrChange w:id="2301" w:author="Kevin Toohey" w:date="2023-10-03T16:59:00Z">
              <w:tcPr>
                <w:tcW w:w="2408" w:type="dxa"/>
              </w:tcPr>
            </w:tcPrChange>
          </w:tcPr>
          <w:p w14:paraId="7CDA114F" w14:textId="77777777" w:rsidR="008667A0" w:rsidRDefault="00165603">
            <w:pPr>
              <w:cnfStyle w:val="000000000000" w:firstRow="0" w:lastRow="0" w:firstColumn="0" w:lastColumn="0" w:oddVBand="0" w:evenVBand="0" w:oddHBand="0" w:evenHBand="0" w:firstRowFirstColumn="0" w:firstRowLastColumn="0" w:lastRowFirstColumn="0" w:lastRowLastColumn="0"/>
            </w:pPr>
            <w:r>
              <w:t>41.3</w:t>
            </w:r>
          </w:p>
        </w:tc>
        <w:tc>
          <w:tcPr>
            <w:tcW w:w="1559" w:type="dxa"/>
            <w:tcPrChange w:id="2302" w:author="Kevin Toohey" w:date="2023-10-03T16:59:00Z">
              <w:tcPr>
                <w:tcW w:w="2408" w:type="dxa"/>
              </w:tcPr>
            </w:tcPrChange>
          </w:tcPr>
          <w:p w14:paraId="54D6F98F" w14:textId="77777777" w:rsidR="008667A0" w:rsidRDefault="00165603">
            <w:pPr>
              <w:cnfStyle w:val="000000000000" w:firstRow="0" w:lastRow="0" w:firstColumn="0" w:lastColumn="0" w:oddVBand="0" w:evenVBand="0" w:oddHBand="0" w:evenHBand="0" w:firstRowFirstColumn="0" w:firstRowLastColumn="0" w:lastRowFirstColumn="0" w:lastRowLastColumn="0"/>
            </w:pPr>
            <w:r>
              <w:t>44.0</w:t>
            </w:r>
          </w:p>
        </w:tc>
        <w:tc>
          <w:tcPr>
            <w:tcW w:w="1559" w:type="dxa"/>
            <w:tcPrChange w:id="2303" w:author="Kevin Toohey" w:date="2023-10-03T16:59:00Z">
              <w:tcPr>
                <w:tcW w:w="2408" w:type="dxa"/>
              </w:tcPr>
            </w:tcPrChange>
          </w:tcPr>
          <w:p w14:paraId="5630D883" w14:textId="77777777" w:rsidR="008667A0" w:rsidRDefault="00165603">
            <w:pPr>
              <w:cnfStyle w:val="000000000000" w:firstRow="0" w:lastRow="0" w:firstColumn="0" w:lastColumn="0" w:oddVBand="0" w:evenVBand="0" w:oddHBand="0" w:evenHBand="0" w:firstRowFirstColumn="0" w:firstRowLastColumn="0" w:lastRowFirstColumn="0" w:lastRowLastColumn="0"/>
            </w:pPr>
            <w:r>
              <w:t>39.1</w:t>
            </w:r>
          </w:p>
        </w:tc>
      </w:tr>
      <w:tr w:rsidR="008667A0" w14:paraId="20EC30FF"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304" w:author="Kevin Toohey" w:date="2023-10-03T16:59:00Z">
              <w:tcPr>
                <w:tcW w:w="5040" w:type="dxa"/>
              </w:tcPr>
            </w:tcPrChange>
          </w:tcPr>
          <w:p w14:paraId="2BF4F506" w14:textId="77777777" w:rsidR="008667A0" w:rsidRDefault="00165603">
            <w:r>
              <w:t xml:space="preserve">  CPI+6.0%p.a. over a 10-year rolling period(%)</w:t>
            </w:r>
          </w:p>
        </w:tc>
        <w:tc>
          <w:tcPr>
            <w:tcW w:w="1559" w:type="dxa"/>
            <w:tcPrChange w:id="2305" w:author="Kevin Toohey" w:date="2023-10-03T16:59:00Z">
              <w:tcPr>
                <w:tcW w:w="2408" w:type="dxa"/>
              </w:tcPr>
            </w:tcPrChange>
          </w:tcPr>
          <w:p w14:paraId="6F68A691" w14:textId="77777777" w:rsidR="008667A0" w:rsidRDefault="00165603">
            <w:pPr>
              <w:cnfStyle w:val="000000000000" w:firstRow="0" w:lastRow="0" w:firstColumn="0" w:lastColumn="0" w:oddVBand="0" w:evenVBand="0" w:oddHBand="0" w:evenHBand="0" w:firstRowFirstColumn="0" w:firstRowLastColumn="0" w:lastRowFirstColumn="0" w:lastRowLastColumn="0"/>
            </w:pPr>
            <w:r>
              <w:t>31.1</w:t>
            </w:r>
          </w:p>
        </w:tc>
        <w:tc>
          <w:tcPr>
            <w:tcW w:w="1559" w:type="dxa"/>
            <w:tcPrChange w:id="2306" w:author="Kevin Toohey" w:date="2023-10-03T16:59:00Z">
              <w:tcPr>
                <w:tcW w:w="2408" w:type="dxa"/>
              </w:tcPr>
            </w:tcPrChange>
          </w:tcPr>
          <w:p w14:paraId="1CCAFC25" w14:textId="77777777" w:rsidR="008667A0" w:rsidRDefault="00165603">
            <w:pPr>
              <w:cnfStyle w:val="000000000000" w:firstRow="0" w:lastRow="0" w:firstColumn="0" w:lastColumn="0" w:oddVBand="0" w:evenVBand="0" w:oddHBand="0" w:evenHBand="0" w:firstRowFirstColumn="0" w:firstRowLastColumn="0" w:lastRowFirstColumn="0" w:lastRowLastColumn="0"/>
            </w:pPr>
            <w:r>
              <w:t>34.5</w:t>
            </w:r>
          </w:p>
        </w:tc>
        <w:tc>
          <w:tcPr>
            <w:tcW w:w="1559" w:type="dxa"/>
            <w:tcPrChange w:id="2307" w:author="Kevin Toohey" w:date="2023-10-03T16:59:00Z">
              <w:tcPr>
                <w:tcW w:w="2408" w:type="dxa"/>
              </w:tcPr>
            </w:tcPrChange>
          </w:tcPr>
          <w:p w14:paraId="3237C779" w14:textId="77777777" w:rsidR="008667A0" w:rsidRDefault="00165603">
            <w:pPr>
              <w:cnfStyle w:val="000000000000" w:firstRow="0" w:lastRow="0" w:firstColumn="0" w:lastColumn="0" w:oddVBand="0" w:evenVBand="0" w:oddHBand="0" w:evenHBand="0" w:firstRowFirstColumn="0" w:firstRowLastColumn="0" w:lastRowFirstColumn="0" w:lastRowLastColumn="0"/>
            </w:pPr>
            <w:r>
              <w:t>28.5</w:t>
            </w:r>
          </w:p>
        </w:tc>
      </w:tr>
      <w:tr w:rsidR="008667A0" w14:paraId="7A814216"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308" w:author="Kevin Toohey" w:date="2023-10-03T16:59:00Z">
              <w:tcPr>
                <w:tcW w:w="5040" w:type="dxa"/>
              </w:tcPr>
            </w:tcPrChange>
          </w:tcPr>
          <w:p w14:paraId="2020576B" w14:textId="77777777" w:rsidR="008667A0" w:rsidRDefault="00165603">
            <w:r>
              <w:t xml:space="preserve">  CPI+4.0%p.a. over a 11-year rolling period(%)</w:t>
            </w:r>
          </w:p>
        </w:tc>
        <w:tc>
          <w:tcPr>
            <w:tcW w:w="1559" w:type="dxa"/>
            <w:tcPrChange w:id="2309" w:author="Kevin Toohey" w:date="2023-10-03T16:59:00Z">
              <w:tcPr>
                <w:tcW w:w="2408" w:type="dxa"/>
              </w:tcPr>
            </w:tcPrChange>
          </w:tcPr>
          <w:p w14:paraId="13C660DE" w14:textId="77777777" w:rsidR="008667A0" w:rsidRDefault="00165603">
            <w:pPr>
              <w:cnfStyle w:val="000000000000" w:firstRow="0" w:lastRow="0" w:firstColumn="0" w:lastColumn="0" w:oddVBand="0" w:evenVBand="0" w:oddHBand="0" w:evenHBand="0" w:firstRowFirstColumn="0" w:firstRowLastColumn="0" w:lastRowFirstColumn="0" w:lastRowLastColumn="0"/>
            </w:pPr>
            <w:r>
              <w:t>72.5</w:t>
            </w:r>
          </w:p>
        </w:tc>
        <w:tc>
          <w:tcPr>
            <w:tcW w:w="1559" w:type="dxa"/>
            <w:tcPrChange w:id="2310" w:author="Kevin Toohey" w:date="2023-10-03T16:59:00Z">
              <w:tcPr>
                <w:tcW w:w="2408" w:type="dxa"/>
              </w:tcPr>
            </w:tcPrChange>
          </w:tcPr>
          <w:p w14:paraId="3C7ED294" w14:textId="77777777" w:rsidR="008667A0" w:rsidRDefault="00165603">
            <w:pPr>
              <w:cnfStyle w:val="000000000000" w:firstRow="0" w:lastRow="0" w:firstColumn="0" w:lastColumn="0" w:oddVBand="0" w:evenVBand="0" w:oddHBand="0" w:evenHBand="0" w:firstRowFirstColumn="0" w:firstRowLastColumn="0" w:lastRowFirstColumn="0" w:lastRowLastColumn="0"/>
            </w:pPr>
            <w:r>
              <w:t>72.5</w:t>
            </w:r>
          </w:p>
        </w:tc>
        <w:tc>
          <w:tcPr>
            <w:tcW w:w="1559" w:type="dxa"/>
            <w:tcPrChange w:id="2311" w:author="Kevin Toohey" w:date="2023-10-03T16:59:00Z">
              <w:tcPr>
                <w:tcW w:w="2408" w:type="dxa"/>
              </w:tcPr>
            </w:tcPrChange>
          </w:tcPr>
          <w:p w14:paraId="68615EDD" w14:textId="77777777" w:rsidR="008667A0" w:rsidRDefault="00165603">
            <w:pPr>
              <w:cnfStyle w:val="000000000000" w:firstRow="0" w:lastRow="0" w:firstColumn="0" w:lastColumn="0" w:oddVBand="0" w:evenVBand="0" w:oddHBand="0" w:evenHBand="0" w:firstRowFirstColumn="0" w:firstRowLastColumn="0" w:lastRowFirstColumn="0" w:lastRowLastColumn="0"/>
            </w:pPr>
            <w:r>
              <w:t>72.4</w:t>
            </w:r>
          </w:p>
        </w:tc>
      </w:tr>
      <w:tr w:rsidR="008667A0" w14:paraId="791A6C20"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312" w:author="Kevin Toohey" w:date="2023-10-03T16:59:00Z">
              <w:tcPr>
                <w:tcW w:w="5040" w:type="dxa"/>
              </w:tcPr>
            </w:tcPrChange>
          </w:tcPr>
          <w:p w14:paraId="4BD14538" w14:textId="77777777" w:rsidR="008667A0" w:rsidRDefault="00165603">
            <w:r>
              <w:t xml:space="preserve">  CPI+4.5%p.a. over a 11-year rolling period(%)</w:t>
            </w:r>
          </w:p>
        </w:tc>
        <w:tc>
          <w:tcPr>
            <w:tcW w:w="1559" w:type="dxa"/>
            <w:tcPrChange w:id="2313" w:author="Kevin Toohey" w:date="2023-10-03T16:59:00Z">
              <w:tcPr>
                <w:tcW w:w="2408" w:type="dxa"/>
              </w:tcPr>
            </w:tcPrChange>
          </w:tcPr>
          <w:p w14:paraId="36595FAB" w14:textId="77777777" w:rsidR="008667A0" w:rsidRDefault="00165603">
            <w:pPr>
              <w:cnfStyle w:val="000000000000" w:firstRow="0" w:lastRow="0" w:firstColumn="0" w:lastColumn="0" w:oddVBand="0" w:evenVBand="0" w:oddHBand="0" w:evenHBand="0" w:firstRowFirstColumn="0" w:firstRowLastColumn="0" w:lastRowFirstColumn="0" w:lastRowLastColumn="0"/>
            </w:pPr>
            <w:r>
              <w:t>62.9</w:t>
            </w:r>
          </w:p>
        </w:tc>
        <w:tc>
          <w:tcPr>
            <w:tcW w:w="1559" w:type="dxa"/>
            <w:tcPrChange w:id="2314" w:author="Kevin Toohey" w:date="2023-10-03T16:59:00Z">
              <w:tcPr>
                <w:tcW w:w="2408" w:type="dxa"/>
              </w:tcPr>
            </w:tcPrChange>
          </w:tcPr>
          <w:p w14:paraId="1DB7F34C" w14:textId="77777777" w:rsidR="008667A0" w:rsidRDefault="00165603">
            <w:pPr>
              <w:cnfStyle w:val="000000000000" w:firstRow="0" w:lastRow="0" w:firstColumn="0" w:lastColumn="0" w:oddVBand="0" w:evenVBand="0" w:oddHBand="0" w:evenHBand="0" w:firstRowFirstColumn="0" w:firstRowLastColumn="0" w:lastRowFirstColumn="0" w:lastRowLastColumn="0"/>
            </w:pPr>
            <w:r>
              <w:t>63.8</w:t>
            </w:r>
          </w:p>
        </w:tc>
        <w:tc>
          <w:tcPr>
            <w:tcW w:w="1559" w:type="dxa"/>
            <w:tcPrChange w:id="2315" w:author="Kevin Toohey" w:date="2023-10-03T16:59:00Z">
              <w:tcPr>
                <w:tcW w:w="2408" w:type="dxa"/>
              </w:tcPr>
            </w:tcPrChange>
          </w:tcPr>
          <w:p w14:paraId="34FD6BB9" w14:textId="77777777" w:rsidR="008667A0" w:rsidRDefault="00165603">
            <w:pPr>
              <w:cnfStyle w:val="000000000000" w:firstRow="0" w:lastRow="0" w:firstColumn="0" w:lastColumn="0" w:oddVBand="0" w:evenVBand="0" w:oddHBand="0" w:evenHBand="0" w:firstRowFirstColumn="0" w:firstRowLastColumn="0" w:lastRowFirstColumn="0" w:lastRowLastColumn="0"/>
            </w:pPr>
            <w:r>
              <w:t>62.0</w:t>
            </w:r>
          </w:p>
        </w:tc>
      </w:tr>
      <w:tr w:rsidR="008667A0" w14:paraId="227E04B6"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316" w:author="Kevin Toohey" w:date="2023-10-03T16:59:00Z">
              <w:tcPr>
                <w:tcW w:w="5040" w:type="dxa"/>
              </w:tcPr>
            </w:tcPrChange>
          </w:tcPr>
          <w:p w14:paraId="05B2F240" w14:textId="77777777" w:rsidR="008667A0" w:rsidRDefault="00165603">
            <w:r>
              <w:t xml:space="preserve">  CPI+5.0%p.a. over a 11-year rolling period(%)</w:t>
            </w:r>
          </w:p>
        </w:tc>
        <w:tc>
          <w:tcPr>
            <w:tcW w:w="1559" w:type="dxa"/>
            <w:tcPrChange w:id="2317" w:author="Kevin Toohey" w:date="2023-10-03T16:59:00Z">
              <w:tcPr>
                <w:tcW w:w="2408" w:type="dxa"/>
              </w:tcPr>
            </w:tcPrChange>
          </w:tcPr>
          <w:p w14:paraId="3D044702" w14:textId="77777777" w:rsidR="008667A0" w:rsidRDefault="00165603">
            <w:pPr>
              <w:cnfStyle w:val="000000000000" w:firstRow="0" w:lastRow="0" w:firstColumn="0" w:lastColumn="0" w:oddVBand="0" w:evenVBand="0" w:oddHBand="0" w:evenHBand="0" w:firstRowFirstColumn="0" w:firstRowLastColumn="0" w:lastRowFirstColumn="0" w:lastRowLastColumn="0"/>
            </w:pPr>
            <w:r>
              <w:t>51.9</w:t>
            </w:r>
          </w:p>
        </w:tc>
        <w:tc>
          <w:tcPr>
            <w:tcW w:w="1559" w:type="dxa"/>
            <w:tcPrChange w:id="2318" w:author="Kevin Toohey" w:date="2023-10-03T16:59:00Z">
              <w:tcPr>
                <w:tcW w:w="2408" w:type="dxa"/>
              </w:tcPr>
            </w:tcPrChange>
          </w:tcPr>
          <w:p w14:paraId="6824F5AF" w14:textId="77777777" w:rsidR="008667A0" w:rsidRDefault="00165603">
            <w:pPr>
              <w:cnfStyle w:val="000000000000" w:firstRow="0" w:lastRow="0" w:firstColumn="0" w:lastColumn="0" w:oddVBand="0" w:evenVBand="0" w:oddHBand="0" w:evenHBand="0" w:firstRowFirstColumn="0" w:firstRowLastColumn="0" w:lastRowFirstColumn="0" w:lastRowLastColumn="0"/>
            </w:pPr>
            <w:r>
              <w:t>53.9</w:t>
            </w:r>
          </w:p>
        </w:tc>
        <w:tc>
          <w:tcPr>
            <w:tcW w:w="1559" w:type="dxa"/>
            <w:tcPrChange w:id="2319" w:author="Kevin Toohey" w:date="2023-10-03T16:59:00Z">
              <w:tcPr>
                <w:tcW w:w="2408" w:type="dxa"/>
              </w:tcPr>
            </w:tcPrChange>
          </w:tcPr>
          <w:p w14:paraId="6CF2323B" w14:textId="77777777" w:rsidR="008667A0" w:rsidRDefault="00165603">
            <w:pPr>
              <w:cnfStyle w:val="000000000000" w:firstRow="0" w:lastRow="0" w:firstColumn="0" w:lastColumn="0" w:oddVBand="0" w:evenVBand="0" w:oddHBand="0" w:evenHBand="0" w:firstRowFirstColumn="0" w:firstRowLastColumn="0" w:lastRowFirstColumn="0" w:lastRowLastColumn="0"/>
            </w:pPr>
            <w:r>
              <w:t>50.2</w:t>
            </w:r>
          </w:p>
        </w:tc>
      </w:tr>
      <w:tr w:rsidR="008667A0" w14:paraId="6D61FB26"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320" w:author="Kevin Toohey" w:date="2023-10-03T16:59:00Z">
              <w:tcPr>
                <w:tcW w:w="5040" w:type="dxa"/>
              </w:tcPr>
            </w:tcPrChange>
          </w:tcPr>
          <w:p w14:paraId="57877695" w14:textId="77777777" w:rsidR="008667A0" w:rsidRDefault="00165603">
            <w:r>
              <w:t xml:space="preserve">  CPI+5.5%p.a. over a 11-year rolling period(%)</w:t>
            </w:r>
          </w:p>
        </w:tc>
        <w:tc>
          <w:tcPr>
            <w:tcW w:w="1559" w:type="dxa"/>
            <w:tcPrChange w:id="2321" w:author="Kevin Toohey" w:date="2023-10-03T16:59:00Z">
              <w:tcPr>
                <w:tcW w:w="2408" w:type="dxa"/>
              </w:tcPr>
            </w:tcPrChange>
          </w:tcPr>
          <w:p w14:paraId="02DD2260" w14:textId="77777777" w:rsidR="008667A0" w:rsidRDefault="00165603">
            <w:pPr>
              <w:cnfStyle w:val="000000000000" w:firstRow="0" w:lastRow="0" w:firstColumn="0" w:lastColumn="0" w:oddVBand="0" w:evenVBand="0" w:oddHBand="0" w:evenHBand="0" w:firstRowFirstColumn="0" w:firstRowLastColumn="0" w:lastRowFirstColumn="0" w:lastRowLastColumn="0"/>
            </w:pPr>
            <w:r>
              <w:t>40.2</w:t>
            </w:r>
          </w:p>
        </w:tc>
        <w:tc>
          <w:tcPr>
            <w:tcW w:w="1559" w:type="dxa"/>
            <w:tcPrChange w:id="2322" w:author="Kevin Toohey" w:date="2023-10-03T16:59:00Z">
              <w:tcPr>
                <w:tcW w:w="2408" w:type="dxa"/>
              </w:tcPr>
            </w:tcPrChange>
          </w:tcPr>
          <w:p w14:paraId="787C7418" w14:textId="77777777" w:rsidR="008667A0" w:rsidRDefault="00165603">
            <w:pPr>
              <w:cnfStyle w:val="000000000000" w:firstRow="0" w:lastRow="0" w:firstColumn="0" w:lastColumn="0" w:oddVBand="0" w:evenVBand="0" w:oddHBand="0" w:evenHBand="0" w:firstRowFirstColumn="0" w:firstRowLastColumn="0" w:lastRowFirstColumn="0" w:lastRowLastColumn="0"/>
            </w:pPr>
            <w:r>
              <w:t>43.2</w:t>
            </w:r>
          </w:p>
        </w:tc>
        <w:tc>
          <w:tcPr>
            <w:tcW w:w="1559" w:type="dxa"/>
            <w:tcPrChange w:id="2323" w:author="Kevin Toohey" w:date="2023-10-03T16:59:00Z">
              <w:tcPr>
                <w:tcW w:w="2408" w:type="dxa"/>
              </w:tcPr>
            </w:tcPrChange>
          </w:tcPr>
          <w:p w14:paraId="597EB7E7" w14:textId="77777777" w:rsidR="008667A0" w:rsidRDefault="00165603">
            <w:pPr>
              <w:cnfStyle w:val="000000000000" w:firstRow="0" w:lastRow="0" w:firstColumn="0" w:lastColumn="0" w:oddVBand="0" w:evenVBand="0" w:oddHBand="0" w:evenHBand="0" w:firstRowFirstColumn="0" w:firstRowLastColumn="0" w:lastRowFirstColumn="0" w:lastRowLastColumn="0"/>
            </w:pPr>
            <w:r>
              <w:t>37.7</w:t>
            </w:r>
          </w:p>
        </w:tc>
      </w:tr>
      <w:tr w:rsidR="008667A0" w14:paraId="04821089"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324" w:author="Kevin Toohey" w:date="2023-10-03T16:59:00Z">
              <w:tcPr>
                <w:tcW w:w="5040" w:type="dxa"/>
              </w:tcPr>
            </w:tcPrChange>
          </w:tcPr>
          <w:p w14:paraId="62ECBFAA" w14:textId="77777777" w:rsidR="008667A0" w:rsidRDefault="00165603">
            <w:r>
              <w:t xml:space="preserve">  CPI+6.0%p.a. over a 11-year rolling period(%)</w:t>
            </w:r>
          </w:p>
        </w:tc>
        <w:tc>
          <w:tcPr>
            <w:tcW w:w="1559" w:type="dxa"/>
            <w:tcPrChange w:id="2325" w:author="Kevin Toohey" w:date="2023-10-03T16:59:00Z">
              <w:tcPr>
                <w:tcW w:w="2408" w:type="dxa"/>
              </w:tcPr>
            </w:tcPrChange>
          </w:tcPr>
          <w:p w14:paraId="2F81B519" w14:textId="77777777" w:rsidR="008667A0" w:rsidRDefault="00165603">
            <w:pPr>
              <w:cnfStyle w:val="000000000000" w:firstRow="0" w:lastRow="0" w:firstColumn="0" w:lastColumn="0" w:oddVBand="0" w:evenVBand="0" w:oddHBand="0" w:evenHBand="0" w:firstRowFirstColumn="0" w:firstRowLastColumn="0" w:lastRowFirstColumn="0" w:lastRowLastColumn="0"/>
            </w:pPr>
            <w:r>
              <w:t>28.9</w:t>
            </w:r>
          </w:p>
        </w:tc>
        <w:tc>
          <w:tcPr>
            <w:tcW w:w="1559" w:type="dxa"/>
            <w:tcPrChange w:id="2326" w:author="Kevin Toohey" w:date="2023-10-03T16:59:00Z">
              <w:tcPr>
                <w:tcW w:w="2408" w:type="dxa"/>
              </w:tcPr>
            </w:tcPrChange>
          </w:tcPr>
          <w:p w14:paraId="1E0D5FD8" w14:textId="77777777" w:rsidR="008667A0" w:rsidRDefault="00165603">
            <w:pPr>
              <w:cnfStyle w:val="000000000000" w:firstRow="0" w:lastRow="0" w:firstColumn="0" w:lastColumn="0" w:oddVBand="0" w:evenVBand="0" w:oddHBand="0" w:evenHBand="0" w:firstRowFirstColumn="0" w:firstRowLastColumn="0" w:lastRowFirstColumn="0" w:lastRowLastColumn="0"/>
            </w:pPr>
            <w:r>
              <w:t>32.6</w:t>
            </w:r>
          </w:p>
        </w:tc>
        <w:tc>
          <w:tcPr>
            <w:tcW w:w="1559" w:type="dxa"/>
            <w:tcPrChange w:id="2327" w:author="Kevin Toohey" w:date="2023-10-03T16:59:00Z">
              <w:tcPr>
                <w:tcW w:w="2408" w:type="dxa"/>
              </w:tcPr>
            </w:tcPrChange>
          </w:tcPr>
          <w:p w14:paraId="02229A32" w14:textId="77777777" w:rsidR="008667A0" w:rsidRDefault="00165603">
            <w:pPr>
              <w:cnfStyle w:val="000000000000" w:firstRow="0" w:lastRow="0" w:firstColumn="0" w:lastColumn="0" w:oddVBand="0" w:evenVBand="0" w:oddHBand="0" w:evenHBand="0" w:firstRowFirstColumn="0" w:firstRowLastColumn="0" w:lastRowFirstColumn="0" w:lastRowLastColumn="0"/>
            </w:pPr>
            <w:r>
              <w:t>26.0</w:t>
            </w:r>
          </w:p>
        </w:tc>
      </w:tr>
      <w:tr w:rsidR="008667A0" w14:paraId="7FB9BEE5"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328" w:author="Kevin Toohey" w:date="2023-10-03T16:59:00Z">
              <w:tcPr>
                <w:tcW w:w="5040" w:type="dxa"/>
              </w:tcPr>
            </w:tcPrChange>
          </w:tcPr>
          <w:p w14:paraId="0CC11D3C" w14:textId="77777777" w:rsidR="008667A0" w:rsidRDefault="00165603">
            <w:r>
              <w:t xml:space="preserve">  CPI+4.0%p.a. over a 12-year rolling period(%)</w:t>
            </w:r>
          </w:p>
        </w:tc>
        <w:tc>
          <w:tcPr>
            <w:tcW w:w="1559" w:type="dxa"/>
            <w:tcPrChange w:id="2329" w:author="Kevin Toohey" w:date="2023-10-03T16:59:00Z">
              <w:tcPr>
                <w:tcW w:w="2408" w:type="dxa"/>
              </w:tcPr>
            </w:tcPrChange>
          </w:tcPr>
          <w:p w14:paraId="678B3983" w14:textId="77777777" w:rsidR="008667A0" w:rsidRDefault="00165603">
            <w:pPr>
              <w:cnfStyle w:val="000000000000" w:firstRow="0" w:lastRow="0" w:firstColumn="0" w:lastColumn="0" w:oddVBand="0" w:evenVBand="0" w:oddHBand="0" w:evenHBand="0" w:firstRowFirstColumn="0" w:firstRowLastColumn="0" w:lastRowFirstColumn="0" w:lastRowLastColumn="0"/>
            </w:pPr>
            <w:r>
              <w:t>74.8</w:t>
            </w:r>
          </w:p>
        </w:tc>
        <w:tc>
          <w:tcPr>
            <w:tcW w:w="1559" w:type="dxa"/>
            <w:tcPrChange w:id="2330" w:author="Kevin Toohey" w:date="2023-10-03T16:59:00Z">
              <w:tcPr>
                <w:tcW w:w="2408" w:type="dxa"/>
              </w:tcPr>
            </w:tcPrChange>
          </w:tcPr>
          <w:p w14:paraId="632A4669" w14:textId="77777777" w:rsidR="008667A0" w:rsidRDefault="00165603">
            <w:pPr>
              <w:cnfStyle w:val="000000000000" w:firstRow="0" w:lastRow="0" w:firstColumn="0" w:lastColumn="0" w:oddVBand="0" w:evenVBand="0" w:oddHBand="0" w:evenHBand="0" w:firstRowFirstColumn="0" w:firstRowLastColumn="0" w:lastRowFirstColumn="0" w:lastRowLastColumn="0"/>
            </w:pPr>
            <w:r>
              <w:t>74.8</w:t>
            </w:r>
          </w:p>
        </w:tc>
        <w:tc>
          <w:tcPr>
            <w:tcW w:w="1559" w:type="dxa"/>
            <w:tcPrChange w:id="2331" w:author="Kevin Toohey" w:date="2023-10-03T16:59:00Z">
              <w:tcPr>
                <w:tcW w:w="2408" w:type="dxa"/>
              </w:tcPr>
            </w:tcPrChange>
          </w:tcPr>
          <w:p w14:paraId="67DC0BB3" w14:textId="77777777" w:rsidR="008667A0" w:rsidRDefault="00165603">
            <w:pPr>
              <w:cnfStyle w:val="000000000000" w:firstRow="0" w:lastRow="0" w:firstColumn="0" w:lastColumn="0" w:oddVBand="0" w:evenVBand="0" w:oddHBand="0" w:evenHBand="0" w:firstRowFirstColumn="0" w:firstRowLastColumn="0" w:lastRowFirstColumn="0" w:lastRowLastColumn="0"/>
            </w:pPr>
            <w:r>
              <w:t>74.7</w:t>
            </w:r>
          </w:p>
        </w:tc>
      </w:tr>
      <w:tr w:rsidR="008667A0" w14:paraId="7AD17BC3"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332" w:author="Kevin Toohey" w:date="2023-10-03T16:59:00Z">
              <w:tcPr>
                <w:tcW w:w="5040" w:type="dxa"/>
              </w:tcPr>
            </w:tcPrChange>
          </w:tcPr>
          <w:p w14:paraId="13DD5479" w14:textId="77777777" w:rsidR="008667A0" w:rsidRDefault="00165603">
            <w:r>
              <w:t xml:space="preserve">  CPI+4.5%p.a. over a 12-year rolling period(%)</w:t>
            </w:r>
          </w:p>
        </w:tc>
        <w:tc>
          <w:tcPr>
            <w:tcW w:w="1559" w:type="dxa"/>
            <w:tcPrChange w:id="2333" w:author="Kevin Toohey" w:date="2023-10-03T16:59:00Z">
              <w:tcPr>
                <w:tcW w:w="2408" w:type="dxa"/>
              </w:tcPr>
            </w:tcPrChange>
          </w:tcPr>
          <w:p w14:paraId="2CFE7469" w14:textId="77777777" w:rsidR="008667A0" w:rsidRDefault="00165603">
            <w:pPr>
              <w:cnfStyle w:val="000000000000" w:firstRow="0" w:lastRow="0" w:firstColumn="0" w:lastColumn="0" w:oddVBand="0" w:evenVBand="0" w:oddHBand="0" w:evenHBand="0" w:firstRowFirstColumn="0" w:firstRowLastColumn="0" w:lastRowFirstColumn="0" w:lastRowLastColumn="0"/>
            </w:pPr>
            <w:r>
              <w:t>64.4</w:t>
            </w:r>
          </w:p>
        </w:tc>
        <w:tc>
          <w:tcPr>
            <w:tcW w:w="1559" w:type="dxa"/>
            <w:tcPrChange w:id="2334" w:author="Kevin Toohey" w:date="2023-10-03T16:59:00Z">
              <w:tcPr>
                <w:tcW w:w="2408" w:type="dxa"/>
              </w:tcPr>
            </w:tcPrChange>
          </w:tcPr>
          <w:p w14:paraId="38C49A71" w14:textId="77777777" w:rsidR="008667A0" w:rsidRDefault="00165603">
            <w:pPr>
              <w:cnfStyle w:val="000000000000" w:firstRow="0" w:lastRow="0" w:firstColumn="0" w:lastColumn="0" w:oddVBand="0" w:evenVBand="0" w:oddHBand="0" w:evenHBand="0" w:firstRowFirstColumn="0" w:firstRowLastColumn="0" w:lastRowFirstColumn="0" w:lastRowLastColumn="0"/>
            </w:pPr>
            <w:r>
              <w:t>65.4</w:t>
            </w:r>
          </w:p>
        </w:tc>
        <w:tc>
          <w:tcPr>
            <w:tcW w:w="1559" w:type="dxa"/>
            <w:tcPrChange w:id="2335" w:author="Kevin Toohey" w:date="2023-10-03T16:59:00Z">
              <w:tcPr>
                <w:tcW w:w="2408" w:type="dxa"/>
              </w:tcPr>
            </w:tcPrChange>
          </w:tcPr>
          <w:p w14:paraId="6965A0AA" w14:textId="77777777" w:rsidR="008667A0" w:rsidRDefault="00165603">
            <w:pPr>
              <w:cnfStyle w:val="000000000000" w:firstRow="0" w:lastRow="0" w:firstColumn="0" w:lastColumn="0" w:oddVBand="0" w:evenVBand="0" w:oddHBand="0" w:evenHBand="0" w:firstRowFirstColumn="0" w:firstRowLastColumn="0" w:lastRowFirstColumn="0" w:lastRowLastColumn="0"/>
            </w:pPr>
            <w:r>
              <w:t>63.4</w:t>
            </w:r>
          </w:p>
        </w:tc>
      </w:tr>
      <w:tr w:rsidR="008667A0" w14:paraId="23FD22A8"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336" w:author="Kevin Toohey" w:date="2023-10-03T16:59:00Z">
              <w:tcPr>
                <w:tcW w:w="5040" w:type="dxa"/>
              </w:tcPr>
            </w:tcPrChange>
          </w:tcPr>
          <w:p w14:paraId="5185D828" w14:textId="77777777" w:rsidR="008667A0" w:rsidRDefault="00165603">
            <w:pPr>
              <w:pStyle w:val="Mark1"/>
            </w:pPr>
            <w:r>
              <w:t xml:space="preserve">  CPI+5.0%p.a. over a 12-year rolling period(%)</w:t>
            </w:r>
          </w:p>
        </w:tc>
        <w:tc>
          <w:tcPr>
            <w:tcW w:w="1559" w:type="dxa"/>
            <w:tcPrChange w:id="2337" w:author="Kevin Toohey" w:date="2023-10-03T16:59:00Z">
              <w:tcPr>
                <w:tcW w:w="2408" w:type="dxa"/>
              </w:tcPr>
            </w:tcPrChange>
          </w:tcPr>
          <w:p w14:paraId="16C25B2A"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52.1</w:t>
            </w:r>
          </w:p>
        </w:tc>
        <w:tc>
          <w:tcPr>
            <w:tcW w:w="1559" w:type="dxa"/>
            <w:tcPrChange w:id="2338" w:author="Kevin Toohey" w:date="2023-10-03T16:59:00Z">
              <w:tcPr>
                <w:tcW w:w="2408" w:type="dxa"/>
              </w:tcPr>
            </w:tcPrChange>
          </w:tcPr>
          <w:p w14:paraId="39300B90"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54.4</w:t>
            </w:r>
          </w:p>
        </w:tc>
        <w:tc>
          <w:tcPr>
            <w:tcW w:w="1559" w:type="dxa"/>
            <w:tcPrChange w:id="2339" w:author="Kevin Toohey" w:date="2023-10-03T16:59:00Z">
              <w:tcPr>
                <w:tcW w:w="2408" w:type="dxa"/>
              </w:tcPr>
            </w:tcPrChange>
          </w:tcPr>
          <w:p w14:paraId="03385AB9"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50.2</w:t>
            </w:r>
          </w:p>
        </w:tc>
      </w:tr>
      <w:tr w:rsidR="008667A0" w14:paraId="4CDBE962"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340" w:author="Kevin Toohey" w:date="2023-10-03T16:59:00Z">
              <w:tcPr>
                <w:tcW w:w="5040" w:type="dxa"/>
              </w:tcPr>
            </w:tcPrChange>
          </w:tcPr>
          <w:p w14:paraId="41274A65" w14:textId="77777777" w:rsidR="008667A0" w:rsidRDefault="00165603">
            <w:r>
              <w:t xml:space="preserve">  CPI+5.5%p.a. over a 12-year rolling period(%)</w:t>
            </w:r>
          </w:p>
        </w:tc>
        <w:tc>
          <w:tcPr>
            <w:tcW w:w="1559" w:type="dxa"/>
            <w:tcPrChange w:id="2341" w:author="Kevin Toohey" w:date="2023-10-03T16:59:00Z">
              <w:tcPr>
                <w:tcW w:w="2408" w:type="dxa"/>
              </w:tcPr>
            </w:tcPrChange>
          </w:tcPr>
          <w:p w14:paraId="1B5DDA7D" w14:textId="77777777" w:rsidR="008667A0" w:rsidRDefault="00165603">
            <w:pPr>
              <w:cnfStyle w:val="000000000000" w:firstRow="0" w:lastRow="0" w:firstColumn="0" w:lastColumn="0" w:oddVBand="0" w:evenVBand="0" w:oddHBand="0" w:evenHBand="0" w:firstRowFirstColumn="0" w:firstRowLastColumn="0" w:lastRowFirstColumn="0" w:lastRowLastColumn="0"/>
            </w:pPr>
            <w:r>
              <w:t>39.0</w:t>
            </w:r>
          </w:p>
        </w:tc>
        <w:tc>
          <w:tcPr>
            <w:tcW w:w="1559" w:type="dxa"/>
            <w:tcPrChange w:id="2342" w:author="Kevin Toohey" w:date="2023-10-03T16:59:00Z">
              <w:tcPr>
                <w:tcW w:w="2408" w:type="dxa"/>
              </w:tcPr>
            </w:tcPrChange>
          </w:tcPr>
          <w:p w14:paraId="7A93A00F" w14:textId="77777777" w:rsidR="008667A0" w:rsidRDefault="00165603">
            <w:pPr>
              <w:cnfStyle w:val="000000000000" w:firstRow="0" w:lastRow="0" w:firstColumn="0" w:lastColumn="0" w:oddVBand="0" w:evenVBand="0" w:oddHBand="0" w:evenHBand="0" w:firstRowFirstColumn="0" w:firstRowLastColumn="0" w:lastRowFirstColumn="0" w:lastRowLastColumn="0"/>
            </w:pPr>
            <w:r>
              <w:t>42.4</w:t>
            </w:r>
          </w:p>
        </w:tc>
        <w:tc>
          <w:tcPr>
            <w:tcW w:w="1559" w:type="dxa"/>
            <w:tcPrChange w:id="2343" w:author="Kevin Toohey" w:date="2023-10-03T16:59:00Z">
              <w:tcPr>
                <w:tcW w:w="2408" w:type="dxa"/>
              </w:tcPr>
            </w:tcPrChange>
          </w:tcPr>
          <w:p w14:paraId="0C705790" w14:textId="77777777" w:rsidR="008667A0" w:rsidRDefault="00165603">
            <w:pPr>
              <w:cnfStyle w:val="000000000000" w:firstRow="0" w:lastRow="0" w:firstColumn="0" w:lastColumn="0" w:oddVBand="0" w:evenVBand="0" w:oddHBand="0" w:evenHBand="0" w:firstRowFirstColumn="0" w:firstRowLastColumn="0" w:lastRowFirstColumn="0" w:lastRowLastColumn="0"/>
            </w:pPr>
            <w:r>
              <w:t>36.3</w:t>
            </w:r>
          </w:p>
        </w:tc>
      </w:tr>
      <w:tr w:rsidR="008667A0" w14:paraId="51EC41C7"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344" w:author="Kevin Toohey" w:date="2023-10-03T16:59:00Z">
              <w:tcPr>
                <w:tcW w:w="5040" w:type="dxa"/>
              </w:tcPr>
            </w:tcPrChange>
          </w:tcPr>
          <w:p w14:paraId="2B9525AD" w14:textId="77777777" w:rsidR="008667A0" w:rsidRDefault="00165603">
            <w:r>
              <w:t xml:space="preserve">  CPI+6.0%p.a. over a 12-year rolling period(%)</w:t>
            </w:r>
          </w:p>
        </w:tc>
        <w:tc>
          <w:tcPr>
            <w:tcW w:w="1559" w:type="dxa"/>
            <w:tcPrChange w:id="2345" w:author="Kevin Toohey" w:date="2023-10-03T16:59:00Z">
              <w:tcPr>
                <w:tcW w:w="2408" w:type="dxa"/>
              </w:tcPr>
            </w:tcPrChange>
          </w:tcPr>
          <w:p w14:paraId="13D325DB" w14:textId="77777777" w:rsidR="008667A0" w:rsidRDefault="00165603">
            <w:pPr>
              <w:cnfStyle w:val="000000000000" w:firstRow="0" w:lastRow="0" w:firstColumn="0" w:lastColumn="0" w:oddVBand="0" w:evenVBand="0" w:oddHBand="0" w:evenHBand="0" w:firstRowFirstColumn="0" w:firstRowLastColumn="0" w:lastRowFirstColumn="0" w:lastRowLastColumn="0"/>
            </w:pPr>
            <w:r>
              <w:t>26.5</w:t>
            </w:r>
          </w:p>
        </w:tc>
        <w:tc>
          <w:tcPr>
            <w:tcW w:w="1559" w:type="dxa"/>
            <w:tcPrChange w:id="2346" w:author="Kevin Toohey" w:date="2023-10-03T16:59:00Z">
              <w:tcPr>
                <w:tcW w:w="2408" w:type="dxa"/>
              </w:tcPr>
            </w:tcPrChange>
          </w:tcPr>
          <w:p w14:paraId="26600B64" w14:textId="77777777" w:rsidR="008667A0" w:rsidRDefault="00165603">
            <w:pPr>
              <w:cnfStyle w:val="000000000000" w:firstRow="0" w:lastRow="0" w:firstColumn="0" w:lastColumn="0" w:oddVBand="0" w:evenVBand="0" w:oddHBand="0" w:evenHBand="0" w:firstRowFirstColumn="0" w:firstRowLastColumn="0" w:lastRowFirstColumn="0" w:lastRowLastColumn="0"/>
            </w:pPr>
            <w:r>
              <w:t>30.5</w:t>
            </w:r>
          </w:p>
        </w:tc>
        <w:tc>
          <w:tcPr>
            <w:tcW w:w="1559" w:type="dxa"/>
            <w:tcPrChange w:id="2347" w:author="Kevin Toohey" w:date="2023-10-03T16:59:00Z">
              <w:tcPr>
                <w:tcW w:w="2408" w:type="dxa"/>
              </w:tcPr>
            </w:tcPrChange>
          </w:tcPr>
          <w:p w14:paraId="4DA1C415" w14:textId="77777777" w:rsidR="008667A0" w:rsidRDefault="00165603">
            <w:pPr>
              <w:cnfStyle w:val="000000000000" w:firstRow="0" w:lastRow="0" w:firstColumn="0" w:lastColumn="0" w:oddVBand="0" w:evenVBand="0" w:oddHBand="0" w:evenHBand="0" w:firstRowFirstColumn="0" w:firstRowLastColumn="0" w:lastRowFirstColumn="0" w:lastRowLastColumn="0"/>
            </w:pPr>
            <w:r>
              <w:t>23.4</w:t>
            </w:r>
          </w:p>
        </w:tc>
      </w:tr>
      <w:tr w:rsidR="008667A0" w14:paraId="22AFA661"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348" w:author="Kevin Toohey" w:date="2023-10-03T16:59:00Z">
              <w:tcPr>
                <w:tcW w:w="5040" w:type="dxa"/>
              </w:tcPr>
            </w:tcPrChange>
          </w:tcPr>
          <w:p w14:paraId="6FA45B90" w14:textId="77777777" w:rsidR="008667A0" w:rsidRDefault="00165603">
            <w:r>
              <w:t xml:space="preserve">  CPI+4.0%p.a. over a 13-year rolling period(%)</w:t>
            </w:r>
          </w:p>
        </w:tc>
        <w:tc>
          <w:tcPr>
            <w:tcW w:w="1559" w:type="dxa"/>
            <w:tcPrChange w:id="2349" w:author="Kevin Toohey" w:date="2023-10-03T16:59:00Z">
              <w:tcPr>
                <w:tcW w:w="2408" w:type="dxa"/>
              </w:tcPr>
            </w:tcPrChange>
          </w:tcPr>
          <w:p w14:paraId="0F598F36" w14:textId="77777777" w:rsidR="008667A0" w:rsidRDefault="00165603">
            <w:pPr>
              <w:cnfStyle w:val="000000000000" w:firstRow="0" w:lastRow="0" w:firstColumn="0" w:lastColumn="0" w:oddVBand="0" w:evenVBand="0" w:oddHBand="0" w:evenHBand="0" w:firstRowFirstColumn="0" w:firstRowLastColumn="0" w:lastRowFirstColumn="0" w:lastRowLastColumn="0"/>
            </w:pPr>
            <w:r>
              <w:t>77.2</w:t>
            </w:r>
          </w:p>
        </w:tc>
        <w:tc>
          <w:tcPr>
            <w:tcW w:w="1559" w:type="dxa"/>
            <w:tcPrChange w:id="2350" w:author="Kevin Toohey" w:date="2023-10-03T16:59:00Z">
              <w:tcPr>
                <w:tcW w:w="2408" w:type="dxa"/>
              </w:tcPr>
            </w:tcPrChange>
          </w:tcPr>
          <w:p w14:paraId="79D7D3AB" w14:textId="77777777" w:rsidR="008667A0" w:rsidRDefault="00165603">
            <w:pPr>
              <w:cnfStyle w:val="000000000000" w:firstRow="0" w:lastRow="0" w:firstColumn="0" w:lastColumn="0" w:oddVBand="0" w:evenVBand="0" w:oddHBand="0" w:evenHBand="0" w:firstRowFirstColumn="0" w:firstRowLastColumn="0" w:lastRowFirstColumn="0" w:lastRowLastColumn="0"/>
            </w:pPr>
            <w:r>
              <w:t>77.2</w:t>
            </w:r>
          </w:p>
        </w:tc>
        <w:tc>
          <w:tcPr>
            <w:tcW w:w="1559" w:type="dxa"/>
            <w:tcPrChange w:id="2351" w:author="Kevin Toohey" w:date="2023-10-03T16:59:00Z">
              <w:tcPr>
                <w:tcW w:w="2408" w:type="dxa"/>
              </w:tcPr>
            </w:tcPrChange>
          </w:tcPr>
          <w:p w14:paraId="67E04B25" w14:textId="77777777" w:rsidR="008667A0" w:rsidRDefault="00165603">
            <w:pPr>
              <w:cnfStyle w:val="000000000000" w:firstRow="0" w:lastRow="0" w:firstColumn="0" w:lastColumn="0" w:oddVBand="0" w:evenVBand="0" w:oddHBand="0" w:evenHBand="0" w:firstRowFirstColumn="0" w:firstRowLastColumn="0" w:lastRowFirstColumn="0" w:lastRowLastColumn="0"/>
            </w:pPr>
            <w:r>
              <w:t>77.0</w:t>
            </w:r>
          </w:p>
        </w:tc>
      </w:tr>
      <w:tr w:rsidR="008667A0" w14:paraId="52BB3D0A"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352" w:author="Kevin Toohey" w:date="2023-10-03T16:59:00Z">
              <w:tcPr>
                <w:tcW w:w="5040" w:type="dxa"/>
              </w:tcPr>
            </w:tcPrChange>
          </w:tcPr>
          <w:p w14:paraId="478EAC35" w14:textId="77777777" w:rsidR="008667A0" w:rsidRDefault="00165603">
            <w:r>
              <w:t xml:space="preserve">  CPI+4.5%p.a. over a 13-year rolling period(%)</w:t>
            </w:r>
          </w:p>
        </w:tc>
        <w:tc>
          <w:tcPr>
            <w:tcW w:w="1559" w:type="dxa"/>
            <w:tcPrChange w:id="2353" w:author="Kevin Toohey" w:date="2023-10-03T16:59:00Z">
              <w:tcPr>
                <w:tcW w:w="2408" w:type="dxa"/>
              </w:tcPr>
            </w:tcPrChange>
          </w:tcPr>
          <w:p w14:paraId="47714658" w14:textId="77777777" w:rsidR="008667A0" w:rsidRDefault="00165603">
            <w:pPr>
              <w:cnfStyle w:val="000000000000" w:firstRow="0" w:lastRow="0" w:firstColumn="0" w:lastColumn="0" w:oddVBand="0" w:evenVBand="0" w:oddHBand="0" w:evenHBand="0" w:firstRowFirstColumn="0" w:firstRowLastColumn="0" w:lastRowFirstColumn="0" w:lastRowLastColumn="0"/>
            </w:pPr>
            <w:r>
              <w:t>66.0</w:t>
            </w:r>
          </w:p>
        </w:tc>
        <w:tc>
          <w:tcPr>
            <w:tcW w:w="1559" w:type="dxa"/>
            <w:tcPrChange w:id="2354" w:author="Kevin Toohey" w:date="2023-10-03T16:59:00Z">
              <w:tcPr>
                <w:tcW w:w="2408" w:type="dxa"/>
              </w:tcPr>
            </w:tcPrChange>
          </w:tcPr>
          <w:p w14:paraId="5FA476AF" w14:textId="77777777" w:rsidR="008667A0" w:rsidRDefault="00165603">
            <w:pPr>
              <w:cnfStyle w:val="000000000000" w:firstRow="0" w:lastRow="0" w:firstColumn="0" w:lastColumn="0" w:oddVBand="0" w:evenVBand="0" w:oddHBand="0" w:evenHBand="0" w:firstRowFirstColumn="0" w:firstRowLastColumn="0" w:lastRowFirstColumn="0" w:lastRowLastColumn="0"/>
            </w:pPr>
            <w:r>
              <w:t>67.1</w:t>
            </w:r>
          </w:p>
        </w:tc>
        <w:tc>
          <w:tcPr>
            <w:tcW w:w="1559" w:type="dxa"/>
            <w:tcPrChange w:id="2355" w:author="Kevin Toohey" w:date="2023-10-03T16:59:00Z">
              <w:tcPr>
                <w:tcW w:w="2408" w:type="dxa"/>
              </w:tcPr>
            </w:tcPrChange>
          </w:tcPr>
          <w:p w14:paraId="4369F3D0" w14:textId="77777777" w:rsidR="008667A0" w:rsidRDefault="00165603">
            <w:pPr>
              <w:cnfStyle w:val="000000000000" w:firstRow="0" w:lastRow="0" w:firstColumn="0" w:lastColumn="0" w:oddVBand="0" w:evenVBand="0" w:oddHBand="0" w:evenHBand="0" w:firstRowFirstColumn="0" w:firstRowLastColumn="0" w:lastRowFirstColumn="0" w:lastRowLastColumn="0"/>
            </w:pPr>
            <w:r>
              <w:t>64.9</w:t>
            </w:r>
          </w:p>
        </w:tc>
      </w:tr>
      <w:tr w:rsidR="008667A0" w14:paraId="1BFBC0B1"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356" w:author="Kevin Toohey" w:date="2023-10-03T16:59:00Z">
              <w:tcPr>
                <w:tcW w:w="5040" w:type="dxa"/>
              </w:tcPr>
            </w:tcPrChange>
          </w:tcPr>
          <w:p w14:paraId="74219799" w14:textId="77777777" w:rsidR="008667A0" w:rsidRDefault="00165603">
            <w:r>
              <w:t xml:space="preserve">  CPI+5.0%p.a. over a 13-year rolling period(%)</w:t>
            </w:r>
          </w:p>
        </w:tc>
        <w:tc>
          <w:tcPr>
            <w:tcW w:w="1559" w:type="dxa"/>
            <w:tcPrChange w:id="2357" w:author="Kevin Toohey" w:date="2023-10-03T16:59:00Z">
              <w:tcPr>
                <w:tcW w:w="2408" w:type="dxa"/>
              </w:tcPr>
            </w:tcPrChange>
          </w:tcPr>
          <w:p w14:paraId="47C1C929" w14:textId="77777777" w:rsidR="008667A0" w:rsidRDefault="00165603">
            <w:pPr>
              <w:cnfStyle w:val="000000000000" w:firstRow="0" w:lastRow="0" w:firstColumn="0" w:lastColumn="0" w:oddVBand="0" w:evenVBand="0" w:oddHBand="0" w:evenHBand="0" w:firstRowFirstColumn="0" w:firstRowLastColumn="0" w:lastRowFirstColumn="0" w:lastRowLastColumn="0"/>
            </w:pPr>
            <w:r>
              <w:t>52.4</w:t>
            </w:r>
          </w:p>
        </w:tc>
        <w:tc>
          <w:tcPr>
            <w:tcW w:w="1559" w:type="dxa"/>
            <w:tcPrChange w:id="2358" w:author="Kevin Toohey" w:date="2023-10-03T16:59:00Z">
              <w:tcPr>
                <w:tcW w:w="2408" w:type="dxa"/>
              </w:tcPr>
            </w:tcPrChange>
          </w:tcPr>
          <w:p w14:paraId="704EF80B" w14:textId="77777777" w:rsidR="008667A0" w:rsidRDefault="00165603">
            <w:pPr>
              <w:cnfStyle w:val="000000000000" w:firstRow="0" w:lastRow="0" w:firstColumn="0" w:lastColumn="0" w:oddVBand="0" w:evenVBand="0" w:oddHBand="0" w:evenHBand="0" w:firstRowFirstColumn="0" w:firstRowLastColumn="0" w:lastRowFirstColumn="0" w:lastRowLastColumn="0"/>
            </w:pPr>
            <w:r>
              <w:t>54.9</w:t>
            </w:r>
          </w:p>
        </w:tc>
        <w:tc>
          <w:tcPr>
            <w:tcW w:w="1559" w:type="dxa"/>
            <w:tcPrChange w:id="2359" w:author="Kevin Toohey" w:date="2023-10-03T16:59:00Z">
              <w:tcPr>
                <w:tcW w:w="2408" w:type="dxa"/>
              </w:tcPr>
            </w:tcPrChange>
          </w:tcPr>
          <w:p w14:paraId="208EA925" w14:textId="77777777" w:rsidR="008667A0" w:rsidRDefault="00165603">
            <w:pPr>
              <w:cnfStyle w:val="000000000000" w:firstRow="0" w:lastRow="0" w:firstColumn="0" w:lastColumn="0" w:oddVBand="0" w:evenVBand="0" w:oddHBand="0" w:evenHBand="0" w:firstRowFirstColumn="0" w:firstRowLastColumn="0" w:lastRowFirstColumn="0" w:lastRowLastColumn="0"/>
            </w:pPr>
            <w:r>
              <w:t>50.2</w:t>
            </w:r>
          </w:p>
        </w:tc>
      </w:tr>
      <w:tr w:rsidR="008667A0" w14:paraId="3FD1A5A3"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360" w:author="Kevin Toohey" w:date="2023-10-03T16:59:00Z">
              <w:tcPr>
                <w:tcW w:w="5040" w:type="dxa"/>
              </w:tcPr>
            </w:tcPrChange>
          </w:tcPr>
          <w:p w14:paraId="241C0E62" w14:textId="77777777" w:rsidR="008667A0" w:rsidRDefault="00165603">
            <w:r>
              <w:t xml:space="preserve">  CPI+5.5%p.a. over a 13-year rolling period(%)</w:t>
            </w:r>
          </w:p>
        </w:tc>
        <w:tc>
          <w:tcPr>
            <w:tcW w:w="1559" w:type="dxa"/>
            <w:tcPrChange w:id="2361" w:author="Kevin Toohey" w:date="2023-10-03T16:59:00Z">
              <w:tcPr>
                <w:tcW w:w="2408" w:type="dxa"/>
              </w:tcPr>
            </w:tcPrChange>
          </w:tcPr>
          <w:p w14:paraId="63609566" w14:textId="77777777" w:rsidR="008667A0" w:rsidRDefault="00165603">
            <w:pPr>
              <w:cnfStyle w:val="000000000000" w:firstRow="0" w:lastRow="0" w:firstColumn="0" w:lastColumn="0" w:oddVBand="0" w:evenVBand="0" w:oddHBand="0" w:evenHBand="0" w:firstRowFirstColumn="0" w:firstRowLastColumn="0" w:lastRowFirstColumn="0" w:lastRowLastColumn="0"/>
            </w:pPr>
            <w:r>
              <w:t>37.7</w:t>
            </w:r>
          </w:p>
        </w:tc>
        <w:tc>
          <w:tcPr>
            <w:tcW w:w="1559" w:type="dxa"/>
            <w:tcPrChange w:id="2362" w:author="Kevin Toohey" w:date="2023-10-03T16:59:00Z">
              <w:tcPr>
                <w:tcW w:w="2408" w:type="dxa"/>
              </w:tcPr>
            </w:tcPrChange>
          </w:tcPr>
          <w:p w14:paraId="0B50550E" w14:textId="77777777" w:rsidR="008667A0" w:rsidRDefault="00165603">
            <w:pPr>
              <w:cnfStyle w:val="000000000000" w:firstRow="0" w:lastRow="0" w:firstColumn="0" w:lastColumn="0" w:oddVBand="0" w:evenVBand="0" w:oddHBand="0" w:evenHBand="0" w:firstRowFirstColumn="0" w:firstRowLastColumn="0" w:lastRowFirstColumn="0" w:lastRowLastColumn="0"/>
            </w:pPr>
            <w:r>
              <w:t>41.4</w:t>
            </w:r>
          </w:p>
        </w:tc>
        <w:tc>
          <w:tcPr>
            <w:tcW w:w="1559" w:type="dxa"/>
            <w:tcPrChange w:id="2363" w:author="Kevin Toohey" w:date="2023-10-03T16:59:00Z">
              <w:tcPr>
                <w:tcW w:w="2408" w:type="dxa"/>
              </w:tcPr>
            </w:tcPrChange>
          </w:tcPr>
          <w:p w14:paraId="23DBBC40" w14:textId="77777777" w:rsidR="008667A0" w:rsidRDefault="00165603">
            <w:pPr>
              <w:cnfStyle w:val="000000000000" w:firstRow="0" w:lastRow="0" w:firstColumn="0" w:lastColumn="0" w:oddVBand="0" w:evenVBand="0" w:oddHBand="0" w:evenHBand="0" w:firstRowFirstColumn="0" w:firstRowLastColumn="0" w:lastRowFirstColumn="0" w:lastRowLastColumn="0"/>
            </w:pPr>
            <w:r>
              <w:t>34.7</w:t>
            </w:r>
          </w:p>
        </w:tc>
      </w:tr>
      <w:tr w:rsidR="008667A0" w14:paraId="5101F974"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364" w:author="Kevin Toohey" w:date="2023-10-03T16:59:00Z">
              <w:tcPr>
                <w:tcW w:w="5040" w:type="dxa"/>
              </w:tcPr>
            </w:tcPrChange>
          </w:tcPr>
          <w:p w14:paraId="68CC3581" w14:textId="77777777" w:rsidR="008667A0" w:rsidRDefault="00165603">
            <w:r>
              <w:t xml:space="preserve">  CPI+6.0%p.a. over a 13-year rolling period(%)</w:t>
            </w:r>
          </w:p>
        </w:tc>
        <w:tc>
          <w:tcPr>
            <w:tcW w:w="1559" w:type="dxa"/>
            <w:tcPrChange w:id="2365" w:author="Kevin Toohey" w:date="2023-10-03T16:59:00Z">
              <w:tcPr>
                <w:tcW w:w="2408" w:type="dxa"/>
              </w:tcPr>
            </w:tcPrChange>
          </w:tcPr>
          <w:p w14:paraId="7D2D8727" w14:textId="77777777" w:rsidR="008667A0" w:rsidRDefault="00165603">
            <w:pPr>
              <w:cnfStyle w:val="000000000000" w:firstRow="0" w:lastRow="0" w:firstColumn="0" w:lastColumn="0" w:oddVBand="0" w:evenVBand="0" w:oddHBand="0" w:evenHBand="0" w:firstRowFirstColumn="0" w:firstRowLastColumn="0" w:lastRowFirstColumn="0" w:lastRowLastColumn="0"/>
            </w:pPr>
            <w:r>
              <w:t>24.0</w:t>
            </w:r>
          </w:p>
        </w:tc>
        <w:tc>
          <w:tcPr>
            <w:tcW w:w="1559" w:type="dxa"/>
            <w:tcPrChange w:id="2366" w:author="Kevin Toohey" w:date="2023-10-03T16:59:00Z">
              <w:tcPr>
                <w:tcW w:w="2408" w:type="dxa"/>
              </w:tcPr>
            </w:tcPrChange>
          </w:tcPr>
          <w:p w14:paraId="56A6D595" w14:textId="77777777" w:rsidR="008667A0" w:rsidRDefault="00165603">
            <w:pPr>
              <w:cnfStyle w:val="000000000000" w:firstRow="0" w:lastRow="0" w:firstColumn="0" w:lastColumn="0" w:oddVBand="0" w:evenVBand="0" w:oddHBand="0" w:evenHBand="0" w:firstRowFirstColumn="0" w:firstRowLastColumn="0" w:lastRowFirstColumn="0" w:lastRowLastColumn="0"/>
            </w:pPr>
            <w:r>
              <w:t>28.3</w:t>
            </w:r>
          </w:p>
        </w:tc>
        <w:tc>
          <w:tcPr>
            <w:tcW w:w="1559" w:type="dxa"/>
            <w:tcPrChange w:id="2367" w:author="Kevin Toohey" w:date="2023-10-03T16:59:00Z">
              <w:tcPr>
                <w:tcW w:w="2408" w:type="dxa"/>
              </w:tcPr>
            </w:tcPrChange>
          </w:tcPr>
          <w:p w14:paraId="595C9D0E" w14:textId="77777777" w:rsidR="008667A0" w:rsidRDefault="00165603">
            <w:pPr>
              <w:cnfStyle w:val="000000000000" w:firstRow="0" w:lastRow="0" w:firstColumn="0" w:lastColumn="0" w:oddVBand="0" w:evenVBand="0" w:oddHBand="0" w:evenHBand="0" w:firstRowFirstColumn="0" w:firstRowLastColumn="0" w:lastRowFirstColumn="0" w:lastRowLastColumn="0"/>
            </w:pPr>
            <w:r>
              <w:t>20.7</w:t>
            </w:r>
          </w:p>
        </w:tc>
      </w:tr>
      <w:tr w:rsidR="008667A0" w14:paraId="641B9B80"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368" w:author="Kevin Toohey" w:date="2023-10-03T16:59:00Z">
              <w:tcPr>
                <w:tcW w:w="5040" w:type="dxa"/>
              </w:tcPr>
            </w:tcPrChange>
          </w:tcPr>
          <w:p w14:paraId="53CBA909" w14:textId="77777777" w:rsidR="008667A0" w:rsidRDefault="00165603">
            <w:r>
              <w:t xml:space="preserve">  CPI+4.0%p.a. over a 14-year rolling period(%)</w:t>
            </w:r>
          </w:p>
        </w:tc>
        <w:tc>
          <w:tcPr>
            <w:tcW w:w="1559" w:type="dxa"/>
            <w:tcPrChange w:id="2369" w:author="Kevin Toohey" w:date="2023-10-03T16:59:00Z">
              <w:tcPr>
                <w:tcW w:w="2408" w:type="dxa"/>
              </w:tcPr>
            </w:tcPrChange>
          </w:tcPr>
          <w:p w14:paraId="4720AC90" w14:textId="77777777" w:rsidR="008667A0" w:rsidRDefault="00165603">
            <w:pPr>
              <w:cnfStyle w:val="000000000000" w:firstRow="0" w:lastRow="0" w:firstColumn="0" w:lastColumn="0" w:oddVBand="0" w:evenVBand="0" w:oddHBand="0" w:evenHBand="0" w:firstRowFirstColumn="0" w:firstRowLastColumn="0" w:lastRowFirstColumn="0" w:lastRowLastColumn="0"/>
            </w:pPr>
            <w:r>
              <w:t>79.6</w:t>
            </w:r>
          </w:p>
        </w:tc>
        <w:tc>
          <w:tcPr>
            <w:tcW w:w="1559" w:type="dxa"/>
            <w:tcPrChange w:id="2370" w:author="Kevin Toohey" w:date="2023-10-03T16:59:00Z">
              <w:tcPr>
                <w:tcW w:w="2408" w:type="dxa"/>
              </w:tcPr>
            </w:tcPrChange>
          </w:tcPr>
          <w:p w14:paraId="4B88F88A" w14:textId="77777777" w:rsidR="008667A0" w:rsidRDefault="00165603">
            <w:pPr>
              <w:cnfStyle w:val="000000000000" w:firstRow="0" w:lastRow="0" w:firstColumn="0" w:lastColumn="0" w:oddVBand="0" w:evenVBand="0" w:oddHBand="0" w:evenHBand="0" w:firstRowFirstColumn="0" w:firstRowLastColumn="0" w:lastRowFirstColumn="0" w:lastRowLastColumn="0"/>
            </w:pPr>
            <w:r>
              <w:t>79.6</w:t>
            </w:r>
          </w:p>
        </w:tc>
        <w:tc>
          <w:tcPr>
            <w:tcW w:w="1559" w:type="dxa"/>
            <w:tcPrChange w:id="2371" w:author="Kevin Toohey" w:date="2023-10-03T16:59:00Z">
              <w:tcPr>
                <w:tcW w:w="2408" w:type="dxa"/>
              </w:tcPr>
            </w:tcPrChange>
          </w:tcPr>
          <w:p w14:paraId="60B39302" w14:textId="77777777" w:rsidR="008667A0" w:rsidRDefault="00165603">
            <w:pPr>
              <w:cnfStyle w:val="000000000000" w:firstRow="0" w:lastRow="0" w:firstColumn="0" w:lastColumn="0" w:oddVBand="0" w:evenVBand="0" w:oddHBand="0" w:evenHBand="0" w:firstRowFirstColumn="0" w:firstRowLastColumn="0" w:lastRowFirstColumn="0" w:lastRowLastColumn="0"/>
            </w:pPr>
            <w:r>
              <w:t>79.4</w:t>
            </w:r>
          </w:p>
        </w:tc>
      </w:tr>
      <w:tr w:rsidR="008667A0" w14:paraId="6AAF1CD7"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372" w:author="Kevin Toohey" w:date="2023-10-03T16:59:00Z">
              <w:tcPr>
                <w:tcW w:w="5040" w:type="dxa"/>
              </w:tcPr>
            </w:tcPrChange>
          </w:tcPr>
          <w:p w14:paraId="12296D4C" w14:textId="77777777" w:rsidR="008667A0" w:rsidRDefault="00165603">
            <w:r>
              <w:t xml:space="preserve">  CPI+4.5%p.a. over a 14-year rolling period(%)</w:t>
            </w:r>
          </w:p>
        </w:tc>
        <w:tc>
          <w:tcPr>
            <w:tcW w:w="1559" w:type="dxa"/>
            <w:tcPrChange w:id="2373" w:author="Kevin Toohey" w:date="2023-10-03T16:59:00Z">
              <w:tcPr>
                <w:tcW w:w="2408" w:type="dxa"/>
              </w:tcPr>
            </w:tcPrChange>
          </w:tcPr>
          <w:p w14:paraId="5A52B062" w14:textId="77777777" w:rsidR="008667A0" w:rsidRDefault="00165603">
            <w:pPr>
              <w:cnfStyle w:val="000000000000" w:firstRow="0" w:lastRow="0" w:firstColumn="0" w:lastColumn="0" w:oddVBand="0" w:evenVBand="0" w:oddHBand="0" w:evenHBand="0" w:firstRowFirstColumn="0" w:firstRowLastColumn="0" w:lastRowFirstColumn="0" w:lastRowLastColumn="0"/>
            </w:pPr>
            <w:r>
              <w:t>67.7</w:t>
            </w:r>
          </w:p>
        </w:tc>
        <w:tc>
          <w:tcPr>
            <w:tcW w:w="1559" w:type="dxa"/>
            <w:tcPrChange w:id="2374" w:author="Kevin Toohey" w:date="2023-10-03T16:59:00Z">
              <w:tcPr>
                <w:tcW w:w="2408" w:type="dxa"/>
              </w:tcPr>
            </w:tcPrChange>
          </w:tcPr>
          <w:p w14:paraId="31458D26" w14:textId="77777777" w:rsidR="008667A0" w:rsidRDefault="00165603">
            <w:pPr>
              <w:cnfStyle w:val="000000000000" w:firstRow="0" w:lastRow="0" w:firstColumn="0" w:lastColumn="0" w:oddVBand="0" w:evenVBand="0" w:oddHBand="0" w:evenHBand="0" w:firstRowFirstColumn="0" w:firstRowLastColumn="0" w:lastRowFirstColumn="0" w:lastRowLastColumn="0"/>
            </w:pPr>
            <w:r>
              <w:t>68.9</w:t>
            </w:r>
          </w:p>
        </w:tc>
        <w:tc>
          <w:tcPr>
            <w:tcW w:w="1559" w:type="dxa"/>
            <w:tcPrChange w:id="2375" w:author="Kevin Toohey" w:date="2023-10-03T16:59:00Z">
              <w:tcPr>
                <w:tcW w:w="2408" w:type="dxa"/>
              </w:tcPr>
            </w:tcPrChange>
          </w:tcPr>
          <w:p w14:paraId="5444B3B6" w14:textId="77777777" w:rsidR="008667A0" w:rsidRDefault="00165603">
            <w:pPr>
              <w:cnfStyle w:val="000000000000" w:firstRow="0" w:lastRow="0" w:firstColumn="0" w:lastColumn="0" w:oddVBand="0" w:evenVBand="0" w:oddHBand="0" w:evenHBand="0" w:firstRowFirstColumn="0" w:firstRowLastColumn="0" w:lastRowFirstColumn="0" w:lastRowLastColumn="0"/>
            </w:pPr>
            <w:r>
              <w:t>66.5</w:t>
            </w:r>
          </w:p>
        </w:tc>
      </w:tr>
      <w:tr w:rsidR="008667A0" w14:paraId="43B7A974"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376" w:author="Kevin Toohey" w:date="2023-10-03T16:59:00Z">
              <w:tcPr>
                <w:tcW w:w="5040" w:type="dxa"/>
              </w:tcPr>
            </w:tcPrChange>
          </w:tcPr>
          <w:p w14:paraId="5AF24822" w14:textId="77777777" w:rsidR="008667A0" w:rsidRDefault="00165603">
            <w:r>
              <w:t xml:space="preserve">  CPI+5.0%p.a. over a 14-year rolling period(%)</w:t>
            </w:r>
          </w:p>
        </w:tc>
        <w:tc>
          <w:tcPr>
            <w:tcW w:w="1559" w:type="dxa"/>
            <w:tcPrChange w:id="2377" w:author="Kevin Toohey" w:date="2023-10-03T16:59:00Z">
              <w:tcPr>
                <w:tcW w:w="2408" w:type="dxa"/>
              </w:tcPr>
            </w:tcPrChange>
          </w:tcPr>
          <w:p w14:paraId="1BC62D00" w14:textId="77777777" w:rsidR="008667A0" w:rsidRDefault="00165603">
            <w:pPr>
              <w:cnfStyle w:val="000000000000" w:firstRow="0" w:lastRow="0" w:firstColumn="0" w:lastColumn="0" w:oddVBand="0" w:evenVBand="0" w:oddHBand="0" w:evenHBand="0" w:firstRowFirstColumn="0" w:firstRowLastColumn="0" w:lastRowFirstColumn="0" w:lastRowLastColumn="0"/>
            </w:pPr>
            <w:r>
              <w:t>52.6</w:t>
            </w:r>
          </w:p>
        </w:tc>
        <w:tc>
          <w:tcPr>
            <w:tcW w:w="1559" w:type="dxa"/>
            <w:tcPrChange w:id="2378" w:author="Kevin Toohey" w:date="2023-10-03T16:59:00Z">
              <w:tcPr>
                <w:tcW w:w="2408" w:type="dxa"/>
              </w:tcPr>
            </w:tcPrChange>
          </w:tcPr>
          <w:p w14:paraId="1CB91B04" w14:textId="77777777" w:rsidR="008667A0" w:rsidRDefault="00165603">
            <w:pPr>
              <w:cnfStyle w:val="000000000000" w:firstRow="0" w:lastRow="0" w:firstColumn="0" w:lastColumn="0" w:oddVBand="0" w:evenVBand="0" w:oddHBand="0" w:evenHBand="0" w:firstRowFirstColumn="0" w:firstRowLastColumn="0" w:lastRowFirstColumn="0" w:lastRowLastColumn="0"/>
            </w:pPr>
            <w:r>
              <w:t>55.4</w:t>
            </w:r>
          </w:p>
        </w:tc>
        <w:tc>
          <w:tcPr>
            <w:tcW w:w="1559" w:type="dxa"/>
            <w:tcPrChange w:id="2379" w:author="Kevin Toohey" w:date="2023-10-03T16:59:00Z">
              <w:tcPr>
                <w:tcW w:w="2408" w:type="dxa"/>
              </w:tcPr>
            </w:tcPrChange>
          </w:tcPr>
          <w:p w14:paraId="044E1CE8" w14:textId="77777777" w:rsidR="008667A0" w:rsidRDefault="00165603">
            <w:pPr>
              <w:cnfStyle w:val="000000000000" w:firstRow="0" w:lastRow="0" w:firstColumn="0" w:lastColumn="0" w:oddVBand="0" w:evenVBand="0" w:oddHBand="0" w:evenHBand="0" w:firstRowFirstColumn="0" w:firstRowLastColumn="0" w:lastRowFirstColumn="0" w:lastRowLastColumn="0"/>
            </w:pPr>
            <w:r>
              <w:t>50.2</w:t>
            </w:r>
          </w:p>
        </w:tc>
      </w:tr>
      <w:tr w:rsidR="008667A0" w14:paraId="671F4E62"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380" w:author="Kevin Toohey" w:date="2023-10-03T16:59:00Z">
              <w:tcPr>
                <w:tcW w:w="5040" w:type="dxa"/>
              </w:tcPr>
            </w:tcPrChange>
          </w:tcPr>
          <w:p w14:paraId="77EC9151" w14:textId="77777777" w:rsidR="008667A0" w:rsidRDefault="00165603">
            <w:r>
              <w:t xml:space="preserve">  CPI+5.5%p.a. over a 14-year rolling period(%)</w:t>
            </w:r>
          </w:p>
        </w:tc>
        <w:tc>
          <w:tcPr>
            <w:tcW w:w="1559" w:type="dxa"/>
            <w:tcPrChange w:id="2381" w:author="Kevin Toohey" w:date="2023-10-03T16:59:00Z">
              <w:tcPr>
                <w:tcW w:w="2408" w:type="dxa"/>
              </w:tcPr>
            </w:tcPrChange>
          </w:tcPr>
          <w:p w14:paraId="498FC9E2" w14:textId="77777777" w:rsidR="008667A0" w:rsidRDefault="00165603">
            <w:pPr>
              <w:cnfStyle w:val="000000000000" w:firstRow="0" w:lastRow="0" w:firstColumn="0" w:lastColumn="0" w:oddVBand="0" w:evenVBand="0" w:oddHBand="0" w:evenHBand="0" w:firstRowFirstColumn="0" w:firstRowLastColumn="0" w:lastRowFirstColumn="0" w:lastRowLastColumn="0"/>
            </w:pPr>
            <w:r>
              <w:t>36.3</w:t>
            </w:r>
          </w:p>
        </w:tc>
        <w:tc>
          <w:tcPr>
            <w:tcW w:w="1559" w:type="dxa"/>
            <w:tcPrChange w:id="2382" w:author="Kevin Toohey" w:date="2023-10-03T16:59:00Z">
              <w:tcPr>
                <w:tcW w:w="2408" w:type="dxa"/>
              </w:tcPr>
            </w:tcPrChange>
          </w:tcPr>
          <w:p w14:paraId="2C40CDE0" w14:textId="77777777" w:rsidR="008667A0" w:rsidRDefault="00165603">
            <w:pPr>
              <w:cnfStyle w:val="000000000000" w:firstRow="0" w:lastRow="0" w:firstColumn="0" w:lastColumn="0" w:oddVBand="0" w:evenVBand="0" w:oddHBand="0" w:evenHBand="0" w:firstRowFirstColumn="0" w:firstRowLastColumn="0" w:lastRowFirstColumn="0" w:lastRowLastColumn="0"/>
            </w:pPr>
            <w:r>
              <w:t>40.4</w:t>
            </w:r>
          </w:p>
        </w:tc>
        <w:tc>
          <w:tcPr>
            <w:tcW w:w="1559" w:type="dxa"/>
            <w:tcPrChange w:id="2383" w:author="Kevin Toohey" w:date="2023-10-03T16:59:00Z">
              <w:tcPr>
                <w:tcW w:w="2408" w:type="dxa"/>
              </w:tcPr>
            </w:tcPrChange>
          </w:tcPr>
          <w:p w14:paraId="4D26DDFF" w14:textId="77777777" w:rsidR="008667A0" w:rsidRDefault="00165603">
            <w:pPr>
              <w:cnfStyle w:val="000000000000" w:firstRow="0" w:lastRow="0" w:firstColumn="0" w:lastColumn="0" w:oddVBand="0" w:evenVBand="0" w:oddHBand="0" w:evenHBand="0" w:firstRowFirstColumn="0" w:firstRowLastColumn="0" w:lastRowFirstColumn="0" w:lastRowLastColumn="0"/>
            </w:pPr>
            <w:r>
              <w:t>33.0</w:t>
            </w:r>
          </w:p>
        </w:tc>
      </w:tr>
      <w:tr w:rsidR="008667A0" w14:paraId="4AE4B4CC"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384" w:author="Kevin Toohey" w:date="2023-10-03T16:59:00Z">
              <w:tcPr>
                <w:tcW w:w="5040" w:type="dxa"/>
              </w:tcPr>
            </w:tcPrChange>
          </w:tcPr>
          <w:p w14:paraId="370F0222" w14:textId="77777777" w:rsidR="008667A0" w:rsidRDefault="00165603">
            <w:r>
              <w:t xml:space="preserve">  CPI+6.0%p.a. over a 14-year rolling period(%)</w:t>
            </w:r>
          </w:p>
        </w:tc>
        <w:tc>
          <w:tcPr>
            <w:tcW w:w="1559" w:type="dxa"/>
            <w:tcPrChange w:id="2385" w:author="Kevin Toohey" w:date="2023-10-03T16:59:00Z">
              <w:tcPr>
                <w:tcW w:w="2408" w:type="dxa"/>
              </w:tcPr>
            </w:tcPrChange>
          </w:tcPr>
          <w:p w14:paraId="55D1A7D8" w14:textId="77777777" w:rsidR="008667A0" w:rsidRDefault="00165603">
            <w:pPr>
              <w:cnfStyle w:val="000000000000" w:firstRow="0" w:lastRow="0" w:firstColumn="0" w:lastColumn="0" w:oddVBand="0" w:evenVBand="0" w:oddHBand="0" w:evenHBand="0" w:firstRowFirstColumn="0" w:firstRowLastColumn="0" w:lastRowFirstColumn="0" w:lastRowLastColumn="0"/>
            </w:pPr>
            <w:r>
              <w:t>21.4</w:t>
            </w:r>
          </w:p>
        </w:tc>
        <w:tc>
          <w:tcPr>
            <w:tcW w:w="1559" w:type="dxa"/>
            <w:tcPrChange w:id="2386" w:author="Kevin Toohey" w:date="2023-10-03T16:59:00Z">
              <w:tcPr>
                <w:tcW w:w="2408" w:type="dxa"/>
              </w:tcPr>
            </w:tcPrChange>
          </w:tcPr>
          <w:p w14:paraId="6720ECF9" w14:textId="77777777" w:rsidR="008667A0" w:rsidRDefault="00165603">
            <w:pPr>
              <w:cnfStyle w:val="000000000000" w:firstRow="0" w:lastRow="0" w:firstColumn="0" w:lastColumn="0" w:oddVBand="0" w:evenVBand="0" w:oddHBand="0" w:evenHBand="0" w:firstRowFirstColumn="0" w:firstRowLastColumn="0" w:lastRowFirstColumn="0" w:lastRowLastColumn="0"/>
            </w:pPr>
            <w:r>
              <w:t>26.0</w:t>
            </w:r>
          </w:p>
        </w:tc>
        <w:tc>
          <w:tcPr>
            <w:tcW w:w="1559" w:type="dxa"/>
            <w:tcPrChange w:id="2387" w:author="Kevin Toohey" w:date="2023-10-03T16:59:00Z">
              <w:tcPr>
                <w:tcW w:w="2408" w:type="dxa"/>
              </w:tcPr>
            </w:tcPrChange>
          </w:tcPr>
          <w:p w14:paraId="752FEEAF" w14:textId="77777777" w:rsidR="008667A0" w:rsidRDefault="00165603">
            <w:pPr>
              <w:cnfStyle w:val="000000000000" w:firstRow="0" w:lastRow="0" w:firstColumn="0" w:lastColumn="0" w:oddVBand="0" w:evenVBand="0" w:oddHBand="0" w:evenHBand="0" w:firstRowFirstColumn="0" w:firstRowLastColumn="0" w:lastRowFirstColumn="0" w:lastRowLastColumn="0"/>
            </w:pPr>
            <w:r>
              <w:t>18.0</w:t>
            </w:r>
          </w:p>
        </w:tc>
      </w:tr>
      <w:tr w:rsidR="008667A0" w14:paraId="247005B5"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388" w:author="Kevin Toohey" w:date="2023-10-03T16:59:00Z">
              <w:tcPr>
                <w:tcW w:w="5040" w:type="dxa"/>
              </w:tcPr>
            </w:tcPrChange>
          </w:tcPr>
          <w:p w14:paraId="42F8CE73" w14:textId="77777777" w:rsidR="008667A0" w:rsidRDefault="00165603">
            <w:r>
              <w:rPr>
                <w:b/>
              </w:rPr>
              <w:t>Annualised Value at Risk</w:t>
            </w:r>
          </w:p>
        </w:tc>
        <w:tc>
          <w:tcPr>
            <w:tcW w:w="1559" w:type="dxa"/>
            <w:tcPrChange w:id="2389" w:author="Kevin Toohey" w:date="2023-10-03T16:59:00Z">
              <w:tcPr>
                <w:tcW w:w="2408" w:type="dxa"/>
              </w:tcPr>
            </w:tcPrChange>
          </w:tcPr>
          <w:p w14:paraId="5E14F18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2390" w:author="Kevin Toohey" w:date="2023-10-03T16:59:00Z">
              <w:tcPr>
                <w:tcW w:w="2408" w:type="dxa"/>
              </w:tcPr>
            </w:tcPrChange>
          </w:tcPr>
          <w:p w14:paraId="6482F3DA"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2391" w:author="Kevin Toohey" w:date="2023-10-03T16:59:00Z">
              <w:tcPr>
                <w:tcW w:w="2408" w:type="dxa"/>
              </w:tcPr>
            </w:tcPrChange>
          </w:tcPr>
          <w:p w14:paraId="0ED1DF4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3EE27695"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392" w:author="Kevin Toohey" w:date="2023-10-03T16:59:00Z">
              <w:tcPr>
                <w:tcW w:w="5040" w:type="dxa"/>
              </w:tcPr>
            </w:tcPrChange>
          </w:tcPr>
          <w:p w14:paraId="7897B2D6" w14:textId="77777777" w:rsidR="008667A0" w:rsidRDefault="00165603">
            <w:r>
              <w:t xml:space="preserve">  1 in 20 year event(%)</w:t>
            </w:r>
          </w:p>
        </w:tc>
        <w:tc>
          <w:tcPr>
            <w:tcW w:w="1559" w:type="dxa"/>
            <w:tcPrChange w:id="2393" w:author="Kevin Toohey" w:date="2023-10-03T16:59:00Z">
              <w:tcPr>
                <w:tcW w:w="2408" w:type="dxa"/>
              </w:tcPr>
            </w:tcPrChange>
          </w:tcPr>
          <w:p w14:paraId="6EB4C3E2" w14:textId="77777777" w:rsidR="008667A0" w:rsidRDefault="00165603">
            <w:pPr>
              <w:cnfStyle w:val="000000000000" w:firstRow="0" w:lastRow="0" w:firstColumn="0" w:lastColumn="0" w:oddVBand="0" w:evenVBand="0" w:oddHBand="0" w:evenHBand="0" w:firstRowFirstColumn="0" w:firstRowLastColumn="0" w:lastRowFirstColumn="0" w:lastRowLastColumn="0"/>
            </w:pPr>
            <w:r>
              <w:t>-11.9</w:t>
            </w:r>
          </w:p>
        </w:tc>
        <w:tc>
          <w:tcPr>
            <w:tcW w:w="1559" w:type="dxa"/>
            <w:tcPrChange w:id="2394" w:author="Kevin Toohey" w:date="2023-10-03T16:59:00Z">
              <w:tcPr>
                <w:tcW w:w="2408" w:type="dxa"/>
              </w:tcPr>
            </w:tcPrChange>
          </w:tcPr>
          <w:p w14:paraId="27CBB6F4" w14:textId="77777777" w:rsidR="008667A0" w:rsidRDefault="00165603">
            <w:pPr>
              <w:cnfStyle w:val="000000000000" w:firstRow="0" w:lastRow="0" w:firstColumn="0" w:lastColumn="0" w:oddVBand="0" w:evenVBand="0" w:oddHBand="0" w:evenHBand="0" w:firstRowFirstColumn="0" w:firstRowLastColumn="0" w:lastRowFirstColumn="0" w:lastRowLastColumn="0"/>
            </w:pPr>
            <w:r>
              <w:t>-13.8</w:t>
            </w:r>
          </w:p>
        </w:tc>
        <w:tc>
          <w:tcPr>
            <w:tcW w:w="1559" w:type="dxa"/>
            <w:tcPrChange w:id="2395" w:author="Kevin Toohey" w:date="2023-10-03T16:59:00Z">
              <w:tcPr>
                <w:tcW w:w="2408" w:type="dxa"/>
              </w:tcPr>
            </w:tcPrChange>
          </w:tcPr>
          <w:p w14:paraId="4D36803D" w14:textId="77777777" w:rsidR="008667A0" w:rsidRDefault="00165603">
            <w:pPr>
              <w:cnfStyle w:val="000000000000" w:firstRow="0" w:lastRow="0" w:firstColumn="0" w:lastColumn="0" w:oddVBand="0" w:evenVBand="0" w:oddHBand="0" w:evenHBand="0" w:firstRowFirstColumn="0" w:firstRowLastColumn="0" w:lastRowFirstColumn="0" w:lastRowLastColumn="0"/>
            </w:pPr>
            <w:r>
              <w:t>-10.7</w:t>
            </w:r>
          </w:p>
        </w:tc>
      </w:tr>
      <w:tr w:rsidR="008667A0" w14:paraId="0E06BB45"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396" w:author="Kevin Toohey" w:date="2023-10-03T16:59:00Z">
              <w:tcPr>
                <w:tcW w:w="5040" w:type="dxa"/>
              </w:tcPr>
            </w:tcPrChange>
          </w:tcPr>
          <w:p w14:paraId="10EC047A" w14:textId="77777777" w:rsidR="008667A0" w:rsidRDefault="00165603">
            <w:r>
              <w:rPr>
                <w:b/>
              </w:rPr>
              <w:t>Frequency of Negative Annual Total Return</w:t>
            </w:r>
          </w:p>
        </w:tc>
        <w:tc>
          <w:tcPr>
            <w:tcW w:w="1559" w:type="dxa"/>
            <w:tcPrChange w:id="2397" w:author="Kevin Toohey" w:date="2023-10-03T16:59:00Z">
              <w:tcPr>
                <w:tcW w:w="2408" w:type="dxa"/>
              </w:tcPr>
            </w:tcPrChange>
          </w:tcPr>
          <w:p w14:paraId="497487B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2398" w:author="Kevin Toohey" w:date="2023-10-03T16:59:00Z">
              <w:tcPr>
                <w:tcW w:w="2408" w:type="dxa"/>
              </w:tcPr>
            </w:tcPrChange>
          </w:tcPr>
          <w:p w14:paraId="1686AD8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Change w:id="2399" w:author="Kevin Toohey" w:date="2023-10-03T16:59:00Z">
              <w:tcPr>
                <w:tcW w:w="2408" w:type="dxa"/>
              </w:tcPr>
            </w:tcPrChange>
          </w:tcPr>
          <w:p w14:paraId="47BBE32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4C478D4E"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400" w:author="Kevin Toohey" w:date="2023-10-03T16:59:00Z">
              <w:tcPr>
                <w:tcW w:w="5040" w:type="dxa"/>
              </w:tcPr>
            </w:tcPrChange>
          </w:tcPr>
          <w:p w14:paraId="334B06F5" w14:textId="77777777" w:rsidR="008667A0" w:rsidRDefault="00165603">
            <w:r>
              <w:t xml:space="preserve">  Number of Negative Annual Return in any 20-year period</w:t>
            </w:r>
          </w:p>
        </w:tc>
        <w:tc>
          <w:tcPr>
            <w:tcW w:w="1559" w:type="dxa"/>
            <w:tcPrChange w:id="2401" w:author="Kevin Toohey" w:date="2023-10-03T16:59:00Z">
              <w:tcPr>
                <w:tcW w:w="2408" w:type="dxa"/>
              </w:tcPr>
            </w:tcPrChange>
          </w:tcPr>
          <w:p w14:paraId="6056A404" w14:textId="77777777" w:rsidR="008667A0" w:rsidRDefault="00165603">
            <w:pPr>
              <w:cnfStyle w:val="000000000000" w:firstRow="0" w:lastRow="0" w:firstColumn="0" w:lastColumn="0" w:oddVBand="0" w:evenVBand="0" w:oddHBand="0" w:evenHBand="0" w:firstRowFirstColumn="0" w:firstRowLastColumn="0" w:lastRowFirstColumn="0" w:lastRowLastColumn="0"/>
            </w:pPr>
            <w:r>
              <w:t>5.2</w:t>
            </w:r>
          </w:p>
        </w:tc>
        <w:tc>
          <w:tcPr>
            <w:tcW w:w="1559" w:type="dxa"/>
            <w:tcPrChange w:id="2402" w:author="Kevin Toohey" w:date="2023-10-03T16:59:00Z">
              <w:tcPr>
                <w:tcW w:w="2408" w:type="dxa"/>
              </w:tcPr>
            </w:tcPrChange>
          </w:tcPr>
          <w:p w14:paraId="76DF2470" w14:textId="77777777" w:rsidR="008667A0" w:rsidRDefault="00165603">
            <w:pPr>
              <w:cnfStyle w:val="000000000000" w:firstRow="0" w:lastRow="0" w:firstColumn="0" w:lastColumn="0" w:oddVBand="0" w:evenVBand="0" w:oddHBand="0" w:evenHBand="0" w:firstRowFirstColumn="0" w:firstRowLastColumn="0" w:lastRowFirstColumn="0" w:lastRowLastColumn="0"/>
            </w:pPr>
            <w:r>
              <w:t>5.6</w:t>
            </w:r>
          </w:p>
        </w:tc>
        <w:tc>
          <w:tcPr>
            <w:tcW w:w="1559" w:type="dxa"/>
            <w:tcPrChange w:id="2403" w:author="Kevin Toohey" w:date="2023-10-03T16:59:00Z">
              <w:tcPr>
                <w:tcW w:w="2408" w:type="dxa"/>
              </w:tcPr>
            </w:tcPrChange>
          </w:tcPr>
          <w:p w14:paraId="6985C79C"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667A0" w14:paraId="5B7D3B50" w14:textId="77777777" w:rsidTr="004C0523">
        <w:tc>
          <w:tcPr>
            <w:cnfStyle w:val="001000000000" w:firstRow="0" w:lastRow="0" w:firstColumn="1" w:lastColumn="0" w:oddVBand="0" w:evenVBand="0" w:oddHBand="0" w:evenHBand="0" w:firstRowFirstColumn="0" w:firstRowLastColumn="0" w:lastRowFirstColumn="0" w:lastRowLastColumn="0"/>
            <w:tcW w:w="4962" w:type="dxa"/>
            <w:tcPrChange w:id="2404" w:author="Kevin Toohey" w:date="2023-10-03T16:59:00Z">
              <w:tcPr>
                <w:tcW w:w="5040" w:type="dxa"/>
              </w:tcPr>
            </w:tcPrChange>
          </w:tcPr>
          <w:p w14:paraId="7004B6CF" w14:textId="77777777" w:rsidR="008667A0" w:rsidRDefault="00165603">
            <w:r>
              <w:t xml:space="preserve">  Probability of a Negative Annual Return(%)</w:t>
            </w:r>
          </w:p>
        </w:tc>
        <w:tc>
          <w:tcPr>
            <w:tcW w:w="1559" w:type="dxa"/>
            <w:tcPrChange w:id="2405" w:author="Kevin Toohey" w:date="2023-10-03T16:59:00Z">
              <w:tcPr>
                <w:tcW w:w="2408" w:type="dxa"/>
              </w:tcPr>
            </w:tcPrChange>
          </w:tcPr>
          <w:p w14:paraId="7FE61C5B" w14:textId="77777777" w:rsidR="008667A0" w:rsidRDefault="00165603">
            <w:pPr>
              <w:cnfStyle w:val="000000000000" w:firstRow="0" w:lastRow="0" w:firstColumn="0" w:lastColumn="0" w:oddVBand="0" w:evenVBand="0" w:oddHBand="0" w:evenHBand="0" w:firstRowFirstColumn="0" w:firstRowLastColumn="0" w:lastRowFirstColumn="0" w:lastRowLastColumn="0"/>
            </w:pPr>
            <w:r>
              <w:t>26.1</w:t>
            </w:r>
          </w:p>
        </w:tc>
        <w:tc>
          <w:tcPr>
            <w:tcW w:w="1559" w:type="dxa"/>
            <w:tcPrChange w:id="2406" w:author="Kevin Toohey" w:date="2023-10-03T16:59:00Z">
              <w:tcPr>
                <w:tcW w:w="2408" w:type="dxa"/>
              </w:tcPr>
            </w:tcPrChange>
          </w:tcPr>
          <w:p w14:paraId="39DAC452" w14:textId="77777777" w:rsidR="008667A0" w:rsidRDefault="00165603">
            <w:pPr>
              <w:cnfStyle w:val="000000000000" w:firstRow="0" w:lastRow="0" w:firstColumn="0" w:lastColumn="0" w:oddVBand="0" w:evenVBand="0" w:oddHBand="0" w:evenHBand="0" w:firstRowFirstColumn="0" w:firstRowLastColumn="0" w:lastRowFirstColumn="0" w:lastRowLastColumn="0"/>
            </w:pPr>
            <w:r>
              <w:t>27.8</w:t>
            </w:r>
          </w:p>
        </w:tc>
        <w:tc>
          <w:tcPr>
            <w:tcW w:w="1559" w:type="dxa"/>
            <w:tcPrChange w:id="2407" w:author="Kevin Toohey" w:date="2023-10-03T16:59:00Z">
              <w:tcPr>
                <w:tcW w:w="2408" w:type="dxa"/>
              </w:tcPr>
            </w:tcPrChange>
          </w:tcPr>
          <w:p w14:paraId="18AA61F9" w14:textId="77777777" w:rsidR="008667A0" w:rsidRDefault="00165603">
            <w:pPr>
              <w:cnfStyle w:val="000000000000" w:firstRow="0" w:lastRow="0" w:firstColumn="0" w:lastColumn="0" w:oddVBand="0" w:evenVBand="0" w:oddHBand="0" w:evenHBand="0" w:firstRowFirstColumn="0" w:firstRowLastColumn="0" w:lastRowFirstColumn="0" w:lastRowLastColumn="0"/>
            </w:pPr>
            <w:r>
              <w:t>24.9</w:t>
            </w:r>
          </w:p>
        </w:tc>
      </w:tr>
    </w:tbl>
    <w:p w14:paraId="6E594C31" w14:textId="77777777" w:rsidR="008667A0" w:rsidRDefault="008667A0">
      <w:pPr>
        <w:pStyle w:val="BodyStyle"/>
      </w:pPr>
    </w:p>
    <w:p w14:paraId="72CCF5B9" w14:textId="77777777" w:rsidR="008667A0" w:rsidRDefault="00165603">
      <w:pPr>
        <w:pStyle w:val="Heading3"/>
      </w:pPr>
      <w:bookmarkStart w:id="2408" w:name="_Toc147237939"/>
      <w:r>
        <w:t>Current Investment Strategy</w:t>
      </w:r>
      <w:bookmarkEnd w:id="2408"/>
    </w:p>
    <w:p w14:paraId="3BFBB936" w14:textId="77777777" w:rsidR="008667A0" w:rsidRDefault="00165603">
      <w:pPr>
        <w:pStyle w:val="BodyStyle"/>
      </w:pPr>
      <w:r>
        <w:t>The current SAA for the investment strategy has been tested against a series of CPI-based investment objectives. Specific assessment seeking to confirm that the current SAA remains acceptable and that the current investment objective is likely to be achieved.</w:t>
      </w:r>
    </w:p>
    <w:p w14:paraId="42FD21F6" w14:textId="77777777" w:rsidR="008667A0" w:rsidRDefault="00165603">
      <w:pPr>
        <w:pStyle w:val="BodyStyle"/>
      </w:pPr>
      <w:r>
        <w:lastRenderedPageBreak/>
        <w:t>A probability of greater than 50% is sought to indicate that an investment objective is likely to be achieved.</w:t>
      </w:r>
    </w:p>
    <w:p w14:paraId="040CAFF0" w14:textId="77777777" w:rsidR="008667A0" w:rsidRDefault="00165603">
      <w:pPr>
        <w:pStyle w:val="BodyStyle"/>
      </w:pPr>
      <w:r>
        <w:t>Analysis for Scenario 1 has been conducted before management fees and tax:</w:t>
      </w:r>
    </w:p>
    <w:p w14:paraId="75C64E4B" w14:textId="77777777" w:rsidR="008667A0" w:rsidRDefault="00165603">
      <w:pPr>
        <w:pStyle w:val="listbullet0"/>
      </w:pPr>
      <w:r>
        <w:t>Under Scenario 1 the current investment objective of CPI + 5.0% pa over a 12-year rolling period is likely to be achieved at a 61.6% probability. Value at Risk upon a 1 in 20-year event (95% probability) is expected at -8.6% for the current allocation. The level of investment risk, as captured by SRM, is High for the current SAA.</w:t>
      </w:r>
    </w:p>
    <w:p w14:paraId="53B697B8" w14:textId="77777777" w:rsidR="008667A0" w:rsidRDefault="00165603">
      <w:pPr>
        <w:pStyle w:val="BodyStyle"/>
      </w:pPr>
      <w:r>
        <w:t>Analysis for Scenario 2 has been conducted before management fees and tax:</w:t>
      </w:r>
    </w:p>
    <w:p w14:paraId="1EE74D14" w14:textId="77777777" w:rsidR="008667A0" w:rsidRDefault="00165603">
      <w:pPr>
        <w:pStyle w:val="listbullet0"/>
      </w:pPr>
      <w:r>
        <w:t>Under Scenario 2 the current investment objective of CPI + 5.0% pa over a 12-year rolling period is likely to be achieved at a 52.1% probability. Value at Risk upon a 1 in 20-year event (95% probability) is expected at -11.9% for the current allocation. The level of investment risk, as captured by SRM, is High for the current SAA.</w:t>
      </w:r>
    </w:p>
    <w:p w14:paraId="2A84CCF0" w14:textId="77777777" w:rsidR="008667A0" w:rsidRDefault="00165603">
      <w:pPr>
        <w:pStyle w:val="Heading3"/>
      </w:pPr>
      <w:bookmarkStart w:id="2409" w:name="_Toc147237940"/>
      <w:r>
        <w:t>SAA Ranges</w:t>
      </w:r>
      <w:bookmarkEnd w:id="2409"/>
    </w:p>
    <w:p w14:paraId="43B6D067" w14:textId="77777777" w:rsidR="008667A0" w:rsidRDefault="00165603">
      <w:pPr>
        <w:pStyle w:val="BodyStyle"/>
      </w:pPr>
      <w:r>
        <w:t xml:space="preserve">The licensee is required to monitor the investment ranges to enable it to identify and respond to any significant deviation from the investment strategy in a timely manner. A range that is set to be too wide or narrow would render the strategies unconstrained or ineffective. </w:t>
      </w:r>
    </w:p>
    <w:p w14:paraId="5765E89E" w14:textId="77777777" w:rsidR="008667A0" w:rsidRDefault="00165603">
      <w:pPr>
        <w:pStyle w:val="listbullet0"/>
      </w:pPr>
      <w:r>
        <w:t>Under Scenario 1, the current SAA and the least volatile portfolio (P2) would achieve an SRM of High, while the SRM for the most volatile portfolio (P1) is High</w:t>
      </w:r>
    </w:p>
    <w:p w14:paraId="7B99D022" w14:textId="77777777" w:rsidR="008667A0" w:rsidRDefault="00165603">
      <w:pPr>
        <w:pStyle w:val="listbullet0"/>
      </w:pPr>
      <w:r>
        <w:t>Under Scenario 2, the most volatile portfolio (P1) and the least volatile portfolio (P2) would achieve the same SRM of High as the current asset allocation</w:t>
      </w:r>
    </w:p>
    <w:p w14:paraId="56D2A747" w14:textId="77777777" w:rsidR="008667A0" w:rsidRDefault="00165603">
      <w:pPr>
        <w:pStyle w:val="BodyStyle"/>
      </w:pPr>
      <w:r>
        <w:t>As reviewed above, market fluctuations would have a modest impact on the investment strategy. For detailed stress testing analysis of P1 and P2, refer to Appendix B.</w:t>
      </w:r>
    </w:p>
    <w:p w14:paraId="6A68439B" w14:textId="77777777" w:rsidR="008667A0" w:rsidRDefault="008667A0">
      <w:pPr>
        <w:pStyle w:val="BodyStyle"/>
      </w:pPr>
    </w:p>
    <w:p w14:paraId="3CF671F7" w14:textId="77777777" w:rsidR="008667A0" w:rsidRDefault="00165603">
      <w:pPr>
        <w:pStyle w:val="Heading3"/>
      </w:pPr>
      <w:bookmarkStart w:id="2410" w:name="_Toc147237941"/>
      <w:r>
        <w:t>Recommendations</w:t>
      </w:r>
      <w:bookmarkEnd w:id="2410"/>
    </w:p>
    <w:p w14:paraId="557EF6B5" w14:textId="77777777" w:rsidR="008667A0" w:rsidRDefault="00165603">
      <w:pPr>
        <w:pStyle w:val="listbullet0"/>
      </w:pPr>
      <w:r>
        <w:t>Maintain the current Strategic Asset Allocation</w:t>
      </w:r>
    </w:p>
    <w:p w14:paraId="02CB5FC4" w14:textId="77777777" w:rsidR="008667A0" w:rsidRDefault="00165603">
      <w:pPr>
        <w:pStyle w:val="listbullet0"/>
      </w:pPr>
      <w:r>
        <w:t xml:space="preserve">Maintain the current investment objective of CPI + 5.0% pa over rolling 12-year periods </w:t>
      </w:r>
    </w:p>
    <w:p w14:paraId="4F2585CB" w14:textId="77777777" w:rsidR="008667A0" w:rsidRDefault="00165603">
      <w:pPr>
        <w:pStyle w:val="listbullet0"/>
      </w:pPr>
      <w:r>
        <w:t>Adopt an SRM of High</w:t>
      </w:r>
    </w:p>
    <w:p w14:paraId="6D8AA14D" w14:textId="77777777" w:rsidR="008667A0" w:rsidRDefault="008667A0">
      <w:pPr>
        <w:pStyle w:val="BodyStyle"/>
      </w:pPr>
    </w:p>
    <w:p w14:paraId="7A5AEEAC" w14:textId="77777777" w:rsidR="008667A0" w:rsidRDefault="00165603">
      <w:pPr>
        <w:pStyle w:val="Heading2"/>
      </w:pPr>
      <w:bookmarkStart w:id="2411" w:name="_Toc147237942"/>
      <w:r>
        <w:t>Stress Testing</w:t>
      </w:r>
      <w:bookmarkEnd w:id="2411"/>
    </w:p>
    <w:p w14:paraId="0D832550" w14:textId="77777777" w:rsidR="008667A0" w:rsidRDefault="00165603">
      <w:pPr>
        <w:pStyle w:val="Heading3"/>
      </w:pPr>
      <w:bookmarkStart w:id="2412" w:name="_Toc147237943"/>
      <w:r>
        <w:t>Scenario Stress Testing</w:t>
      </w:r>
      <w:bookmarkEnd w:id="2412"/>
    </w:p>
    <w:p w14:paraId="7B3B2608" w14:textId="77777777" w:rsidR="008667A0" w:rsidRDefault="00165603">
      <w:pPr>
        <w:pStyle w:val="BodyStyle"/>
      </w:pPr>
      <w:r>
        <w:t>Stress testing scenarios have been performed on the proposed investment strategy in accordance with APRA Prudential Standard SPS 530, factoring investment returns, SAA and risk factors that have the potential to influence the asset classes and therefore have an impact on the investment performance of the investment strategy.</w:t>
      </w:r>
    </w:p>
    <w:p w14:paraId="272EF50C" w14:textId="77777777" w:rsidR="008667A0" w:rsidRDefault="00165603">
      <w:pPr>
        <w:pStyle w:val="BodyStyle"/>
      </w:pPr>
      <w:r>
        <w:t>Scenario stress testing has been considered for investment strategy; risk factors in relation to designated asset classes, respective asset allocation and investment objective.</w:t>
      </w:r>
    </w:p>
    <w:p w14:paraId="4F7B95D0" w14:textId="77777777" w:rsidR="008667A0" w:rsidRDefault="00165603">
      <w:pPr>
        <w:pStyle w:val="BodyStyle"/>
      </w:pPr>
      <w:r>
        <w:t>Scenarios have been analysed on both a historical and forecast basis.</w:t>
      </w:r>
    </w:p>
    <w:p w14:paraId="532F3F34" w14:textId="77777777" w:rsidR="008667A0" w:rsidRDefault="00165603">
      <w:pPr>
        <w:pStyle w:val="BodyStyle"/>
      </w:pPr>
      <w:r>
        <w:t>Detailed stress testing analysis is included in Appendix B.</w:t>
      </w:r>
    </w:p>
    <w:p w14:paraId="56988448" w14:textId="77777777" w:rsidR="008667A0" w:rsidRDefault="00165603">
      <w:pPr>
        <w:pStyle w:val="BoldBody"/>
      </w:pPr>
      <w:r>
        <w:t>Conclusions</w:t>
      </w:r>
    </w:p>
    <w:p w14:paraId="3417A88E" w14:textId="77777777" w:rsidR="008667A0" w:rsidRDefault="00165603">
      <w:pPr>
        <w:pStyle w:val="BodyStyle"/>
      </w:pPr>
      <w:r>
        <w:t xml:space="preserve">The following conclusions have been reached: </w:t>
      </w:r>
    </w:p>
    <w:p w14:paraId="0AAA26BB" w14:textId="77777777" w:rsidR="008667A0" w:rsidRDefault="00165603">
      <w:pPr>
        <w:pStyle w:val="listnumber0"/>
      </w:pPr>
      <w:r>
        <w:t xml:space="preserve">Investment objectives: </w:t>
      </w:r>
    </w:p>
    <w:p w14:paraId="3C9C90ED" w14:textId="77777777" w:rsidR="008667A0" w:rsidRDefault="00165603">
      <w:pPr>
        <w:pStyle w:val="listbullet0"/>
      </w:pPr>
      <w:r>
        <w:t>On a historical basis, the proposed investment strategy assessed would have achieved its respective investment objective more than 50% of the time.</w:t>
      </w:r>
    </w:p>
    <w:p w14:paraId="5D70A864" w14:textId="77777777" w:rsidR="008667A0" w:rsidRDefault="00165603">
      <w:pPr>
        <w:pStyle w:val="listbullet0"/>
      </w:pPr>
      <w:r>
        <w:lastRenderedPageBreak/>
        <w:t>On a forecast basis, stress testing demonstrates that the investment strategy is likely to achieve its respective investment objectives at least 50% of the time.</w:t>
      </w:r>
    </w:p>
    <w:p w14:paraId="45F8EB6E" w14:textId="77777777" w:rsidR="008667A0" w:rsidRDefault="00165603">
      <w:pPr>
        <w:pStyle w:val="listnumber0"/>
      </w:pPr>
      <w:r>
        <w:t xml:space="preserve">Risk Analysis: </w:t>
      </w:r>
    </w:p>
    <w:p w14:paraId="796CB266" w14:textId="77777777" w:rsidR="008667A0" w:rsidRDefault="00165603">
      <w:pPr>
        <w:pStyle w:val="listbullet0"/>
      </w:pPr>
      <w:r>
        <w:t>Over the 20-year period to September 2023, the proposed investment strategy would have achieved its respective risk objectives.</w:t>
      </w:r>
    </w:p>
    <w:p w14:paraId="5A04F248" w14:textId="77777777" w:rsidR="008667A0" w:rsidRDefault="00165603">
      <w:pPr>
        <w:pStyle w:val="listbullet0"/>
      </w:pPr>
      <w:r>
        <w:t>On a forecast basis, the current risk remains suitable.</w:t>
      </w:r>
    </w:p>
    <w:p w14:paraId="0ACF9E7C" w14:textId="77777777" w:rsidR="008667A0" w:rsidRDefault="00165603">
      <w:pPr>
        <w:pStyle w:val="BoldBody"/>
      </w:pPr>
      <w:r>
        <w:t>Recommendations</w:t>
      </w:r>
    </w:p>
    <w:p w14:paraId="59FFA4DB" w14:textId="77777777" w:rsidR="008667A0" w:rsidRDefault="00165603">
      <w:pPr>
        <w:pStyle w:val="BodyStyle"/>
      </w:pPr>
      <w:r>
        <w:t>It is recommended that the performance of the proposed investment strategy is monitored against the relevant trigger level on a quarterly basis. Trigger levels are derived using a 2 standard deviation event from the mean expected return of the respective portfolio. 2 standard deviations from the mean reflect a confidence interval of 95%.</w:t>
      </w:r>
    </w:p>
    <w:p w14:paraId="3F644D09" w14:textId="77777777" w:rsidR="008667A0" w:rsidRDefault="00165603">
      <w:pPr>
        <w:pStyle w:val="BodyStyle"/>
      </w:pPr>
      <w:r>
        <w:t>A trigger level represents the minimum tolerance of a strategy’s quarterly absolute performance. A breach of the trigger level i.e. a defined loss or minimum return to be achieved by the investment option between formal annual reviews. Should the actual investment performance fall below the relevant trigger level, the strategy may be deemed unlikely to meet its investment objective over the rest of the investment horizon and therefore will initiate a review of the investment strategy.</w:t>
      </w:r>
    </w:p>
    <w:p w14:paraId="05EC2631" w14:textId="77777777" w:rsidR="008667A0" w:rsidRDefault="00165603">
      <w:pPr>
        <w:pStyle w:val="T-Title"/>
      </w:pPr>
      <w:r>
        <w:t>Table 23: Trigger Levels</w:t>
      </w:r>
    </w:p>
    <w:tbl>
      <w:tblPr>
        <w:tblStyle w:val="Table2"/>
        <w:tblW w:w="0" w:type="auto"/>
        <w:tblLook w:val="04A0" w:firstRow="1" w:lastRow="0" w:firstColumn="1" w:lastColumn="0" w:noHBand="0" w:noVBand="1"/>
      </w:tblPr>
      <w:tblGrid>
        <w:gridCol w:w="4816"/>
        <w:gridCol w:w="4816"/>
      </w:tblGrid>
      <w:tr w:rsidR="008667A0" w14:paraId="1CC73822"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6" w:type="dxa"/>
          </w:tcPr>
          <w:p w14:paraId="4F81EA0F" w14:textId="77777777" w:rsidR="008667A0" w:rsidRDefault="00165603">
            <w:r>
              <w:t>Portfolios</w:t>
            </w:r>
          </w:p>
        </w:tc>
        <w:tc>
          <w:tcPr>
            <w:tcW w:w="4816" w:type="dxa"/>
          </w:tcPr>
          <w:p w14:paraId="45FD2D7F" w14:textId="77777777" w:rsidR="008667A0" w:rsidRDefault="00165603">
            <w:pPr>
              <w:cnfStyle w:val="100000000000" w:firstRow="1" w:lastRow="0" w:firstColumn="0" w:lastColumn="0" w:oddVBand="0" w:evenVBand="0" w:oddHBand="0" w:evenHBand="0" w:firstRowFirstColumn="0" w:firstRowLastColumn="0" w:lastRowFirstColumn="0" w:lastRowLastColumn="0"/>
            </w:pPr>
            <w:r>
              <w:t>Trigger Level(% p.a.)</w:t>
            </w:r>
          </w:p>
        </w:tc>
      </w:tr>
      <w:tr w:rsidR="008667A0" w14:paraId="62DECAC7"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21C11F69" w14:textId="56D84693" w:rsidR="008667A0" w:rsidRDefault="00165603">
            <w:r>
              <w:t xml:space="preserve">Atchison </w:t>
            </w:r>
            <w:r w:rsidR="00E24120">
              <w:t>Active</w:t>
            </w:r>
            <w:r>
              <w:t xml:space="preserve"> 20 Current SAA</w:t>
            </w:r>
          </w:p>
        </w:tc>
        <w:tc>
          <w:tcPr>
            <w:tcW w:w="4816" w:type="dxa"/>
          </w:tcPr>
          <w:p w14:paraId="08DEB552" w14:textId="77777777" w:rsidR="008667A0" w:rsidRDefault="00165603">
            <w:pPr>
              <w:cnfStyle w:val="000000000000" w:firstRow="0" w:lastRow="0" w:firstColumn="0" w:lastColumn="0" w:oddVBand="0" w:evenVBand="0" w:oddHBand="0" w:evenHBand="0" w:firstRowFirstColumn="0" w:firstRowLastColumn="0" w:lastRowFirstColumn="0" w:lastRowLastColumn="0"/>
            </w:pPr>
            <w:r>
              <w:t>-3.9</w:t>
            </w:r>
          </w:p>
        </w:tc>
      </w:tr>
      <w:tr w:rsidR="008667A0" w14:paraId="720064CA"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181612C8" w14:textId="3B3A1CF6" w:rsidR="008667A0" w:rsidRDefault="00165603">
            <w:r>
              <w:t xml:space="preserve">Atchison </w:t>
            </w:r>
            <w:r w:rsidR="00E24120">
              <w:t>Active</w:t>
            </w:r>
            <w:r>
              <w:t xml:space="preserve"> 20 P1</w:t>
            </w:r>
          </w:p>
        </w:tc>
        <w:tc>
          <w:tcPr>
            <w:tcW w:w="4816" w:type="dxa"/>
          </w:tcPr>
          <w:p w14:paraId="21DB3802" w14:textId="77777777" w:rsidR="008667A0" w:rsidRDefault="00165603">
            <w:pPr>
              <w:cnfStyle w:val="000000000000" w:firstRow="0" w:lastRow="0" w:firstColumn="0" w:lastColumn="0" w:oddVBand="0" w:evenVBand="0" w:oddHBand="0" w:evenHBand="0" w:firstRowFirstColumn="0" w:firstRowLastColumn="0" w:lastRowFirstColumn="0" w:lastRowLastColumn="0"/>
            </w:pPr>
            <w:r>
              <w:t>-5.2</w:t>
            </w:r>
          </w:p>
        </w:tc>
      </w:tr>
      <w:tr w:rsidR="008667A0" w14:paraId="220DF66D"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14277ED7" w14:textId="27B16467" w:rsidR="008667A0" w:rsidRDefault="00165603">
            <w:r>
              <w:t xml:space="preserve">Atchison </w:t>
            </w:r>
            <w:r w:rsidR="00E24120">
              <w:t>Active</w:t>
            </w:r>
            <w:r>
              <w:t xml:space="preserve"> 20 P2</w:t>
            </w:r>
          </w:p>
        </w:tc>
        <w:tc>
          <w:tcPr>
            <w:tcW w:w="4816" w:type="dxa"/>
          </w:tcPr>
          <w:p w14:paraId="4A39AF7C" w14:textId="77777777" w:rsidR="008667A0" w:rsidRDefault="00165603">
            <w:pPr>
              <w:cnfStyle w:val="000000000000" w:firstRow="0" w:lastRow="0" w:firstColumn="0" w:lastColumn="0" w:oddVBand="0" w:evenVBand="0" w:oddHBand="0" w:evenHBand="0" w:firstRowFirstColumn="0" w:firstRowLastColumn="0" w:lastRowFirstColumn="0" w:lastRowLastColumn="0"/>
            </w:pPr>
            <w:r>
              <w:t>-2.2</w:t>
            </w:r>
          </w:p>
        </w:tc>
      </w:tr>
      <w:tr w:rsidR="008667A0" w14:paraId="2B69AE03"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0CB366ED" w14:textId="6285B336" w:rsidR="008667A0" w:rsidRDefault="00165603">
            <w:r>
              <w:t xml:space="preserve">Atchison </w:t>
            </w:r>
            <w:r w:rsidR="00E24120">
              <w:t>Active</w:t>
            </w:r>
            <w:r>
              <w:t xml:space="preserve"> 40 Current SAA</w:t>
            </w:r>
          </w:p>
        </w:tc>
        <w:tc>
          <w:tcPr>
            <w:tcW w:w="4816" w:type="dxa"/>
          </w:tcPr>
          <w:p w14:paraId="598055D5" w14:textId="77777777" w:rsidR="008667A0" w:rsidRDefault="00165603">
            <w:pPr>
              <w:cnfStyle w:val="000000000000" w:firstRow="0" w:lastRow="0" w:firstColumn="0" w:lastColumn="0" w:oddVBand="0" w:evenVBand="0" w:oddHBand="0" w:evenHBand="0" w:firstRowFirstColumn="0" w:firstRowLastColumn="0" w:lastRowFirstColumn="0" w:lastRowLastColumn="0"/>
            </w:pPr>
            <w:r>
              <w:t>-6.9</w:t>
            </w:r>
          </w:p>
        </w:tc>
      </w:tr>
      <w:tr w:rsidR="008667A0" w14:paraId="3041CFC8"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10457692" w14:textId="2B050DA7" w:rsidR="008667A0" w:rsidRDefault="00165603">
            <w:r>
              <w:t xml:space="preserve">Atchison </w:t>
            </w:r>
            <w:r w:rsidR="00E24120">
              <w:t>Active</w:t>
            </w:r>
            <w:r>
              <w:t xml:space="preserve"> 40 P1</w:t>
            </w:r>
          </w:p>
        </w:tc>
        <w:tc>
          <w:tcPr>
            <w:tcW w:w="4816" w:type="dxa"/>
          </w:tcPr>
          <w:p w14:paraId="53E26B78" w14:textId="77777777" w:rsidR="008667A0" w:rsidRDefault="00165603">
            <w:pPr>
              <w:cnfStyle w:val="000000000000" w:firstRow="0" w:lastRow="0" w:firstColumn="0" w:lastColumn="0" w:oddVBand="0" w:evenVBand="0" w:oddHBand="0" w:evenHBand="0" w:firstRowFirstColumn="0" w:firstRowLastColumn="0" w:lastRowFirstColumn="0" w:lastRowLastColumn="0"/>
            </w:pPr>
            <w:r>
              <w:t>-8.5</w:t>
            </w:r>
          </w:p>
        </w:tc>
      </w:tr>
      <w:tr w:rsidR="008667A0" w14:paraId="3BB7D3C7"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67CD08CA" w14:textId="474374FB" w:rsidR="008667A0" w:rsidRDefault="00165603">
            <w:r>
              <w:t xml:space="preserve">Atchison </w:t>
            </w:r>
            <w:r w:rsidR="00E24120">
              <w:t>Active</w:t>
            </w:r>
            <w:r>
              <w:t xml:space="preserve"> 40 P2</w:t>
            </w:r>
          </w:p>
        </w:tc>
        <w:tc>
          <w:tcPr>
            <w:tcW w:w="4816" w:type="dxa"/>
          </w:tcPr>
          <w:p w14:paraId="3FD7251E" w14:textId="77777777" w:rsidR="008667A0" w:rsidRDefault="00165603">
            <w:pPr>
              <w:cnfStyle w:val="000000000000" w:firstRow="0" w:lastRow="0" w:firstColumn="0" w:lastColumn="0" w:oddVBand="0" w:evenVBand="0" w:oddHBand="0" w:evenHBand="0" w:firstRowFirstColumn="0" w:firstRowLastColumn="0" w:lastRowFirstColumn="0" w:lastRowLastColumn="0"/>
            </w:pPr>
            <w:r>
              <w:t>-5.5</w:t>
            </w:r>
          </w:p>
        </w:tc>
      </w:tr>
      <w:tr w:rsidR="008667A0" w14:paraId="7318CF76"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16445801" w14:textId="4913EAEB" w:rsidR="008667A0" w:rsidRDefault="00165603">
            <w:r>
              <w:t xml:space="preserve">Atchison </w:t>
            </w:r>
            <w:r w:rsidR="00E24120">
              <w:t>Active</w:t>
            </w:r>
            <w:r>
              <w:t xml:space="preserve"> 55 Current SAA</w:t>
            </w:r>
          </w:p>
        </w:tc>
        <w:tc>
          <w:tcPr>
            <w:tcW w:w="4816" w:type="dxa"/>
          </w:tcPr>
          <w:p w14:paraId="56F0E89E" w14:textId="77777777" w:rsidR="008667A0" w:rsidRDefault="00165603">
            <w:pPr>
              <w:cnfStyle w:val="000000000000" w:firstRow="0" w:lastRow="0" w:firstColumn="0" w:lastColumn="0" w:oddVBand="0" w:evenVBand="0" w:oddHBand="0" w:evenHBand="0" w:firstRowFirstColumn="0" w:firstRowLastColumn="0" w:lastRowFirstColumn="0" w:lastRowLastColumn="0"/>
            </w:pPr>
            <w:r>
              <w:t>-9.3</w:t>
            </w:r>
          </w:p>
        </w:tc>
      </w:tr>
      <w:tr w:rsidR="008667A0" w14:paraId="2CBFC046"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19DBC872" w14:textId="4739B585" w:rsidR="008667A0" w:rsidRDefault="00165603">
            <w:r>
              <w:t xml:space="preserve">Atchison </w:t>
            </w:r>
            <w:r w:rsidR="00E24120">
              <w:t>Active</w:t>
            </w:r>
            <w:r>
              <w:t xml:space="preserve"> 55 P1</w:t>
            </w:r>
          </w:p>
        </w:tc>
        <w:tc>
          <w:tcPr>
            <w:tcW w:w="4816" w:type="dxa"/>
          </w:tcPr>
          <w:p w14:paraId="1FA58A84" w14:textId="77777777" w:rsidR="008667A0" w:rsidRDefault="00165603">
            <w:pPr>
              <w:cnfStyle w:val="000000000000" w:firstRow="0" w:lastRow="0" w:firstColumn="0" w:lastColumn="0" w:oddVBand="0" w:evenVBand="0" w:oddHBand="0" w:evenHBand="0" w:firstRowFirstColumn="0" w:firstRowLastColumn="0" w:lastRowFirstColumn="0" w:lastRowLastColumn="0"/>
            </w:pPr>
            <w:r>
              <w:t>-11.2</w:t>
            </w:r>
          </w:p>
        </w:tc>
      </w:tr>
      <w:tr w:rsidR="008667A0" w14:paraId="5030ED09"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533FFA7F" w14:textId="632051C8" w:rsidR="008667A0" w:rsidRDefault="00165603">
            <w:r>
              <w:t xml:space="preserve">Atchison </w:t>
            </w:r>
            <w:r w:rsidR="00E24120">
              <w:t>Active</w:t>
            </w:r>
            <w:r>
              <w:t xml:space="preserve"> 55 P2</w:t>
            </w:r>
          </w:p>
        </w:tc>
        <w:tc>
          <w:tcPr>
            <w:tcW w:w="4816" w:type="dxa"/>
          </w:tcPr>
          <w:p w14:paraId="5879B566" w14:textId="77777777" w:rsidR="008667A0" w:rsidRDefault="00165603">
            <w:pPr>
              <w:cnfStyle w:val="000000000000" w:firstRow="0" w:lastRow="0" w:firstColumn="0" w:lastColumn="0" w:oddVBand="0" w:evenVBand="0" w:oddHBand="0" w:evenHBand="0" w:firstRowFirstColumn="0" w:firstRowLastColumn="0" w:lastRowFirstColumn="0" w:lastRowLastColumn="0"/>
            </w:pPr>
            <w:r>
              <w:t>-7.5</w:t>
            </w:r>
          </w:p>
        </w:tc>
      </w:tr>
      <w:tr w:rsidR="008667A0" w14:paraId="3D49CFD0"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00024A17" w14:textId="7836EC91" w:rsidR="008667A0" w:rsidRDefault="00165603">
            <w:r>
              <w:t xml:space="preserve">Atchison </w:t>
            </w:r>
            <w:r w:rsidR="00E24120">
              <w:t>Active</w:t>
            </w:r>
            <w:r>
              <w:t xml:space="preserve"> 70 Current SAA</w:t>
            </w:r>
          </w:p>
        </w:tc>
        <w:tc>
          <w:tcPr>
            <w:tcW w:w="4816" w:type="dxa"/>
          </w:tcPr>
          <w:p w14:paraId="72E10355" w14:textId="77777777" w:rsidR="008667A0" w:rsidRDefault="00165603">
            <w:pPr>
              <w:cnfStyle w:val="000000000000" w:firstRow="0" w:lastRow="0" w:firstColumn="0" w:lastColumn="0" w:oddVBand="0" w:evenVBand="0" w:oddHBand="0" w:evenHBand="0" w:firstRowFirstColumn="0" w:firstRowLastColumn="0" w:lastRowFirstColumn="0" w:lastRowLastColumn="0"/>
            </w:pPr>
            <w:r>
              <w:t>-11.6</w:t>
            </w:r>
          </w:p>
        </w:tc>
      </w:tr>
      <w:tr w:rsidR="008667A0" w14:paraId="62C8DC1D"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53B6309C" w14:textId="214D8CDD" w:rsidR="008667A0" w:rsidRDefault="00165603">
            <w:r>
              <w:t xml:space="preserve">Atchison </w:t>
            </w:r>
            <w:r w:rsidR="00E24120">
              <w:t>Active</w:t>
            </w:r>
            <w:r>
              <w:t xml:space="preserve"> 70 P1</w:t>
            </w:r>
          </w:p>
        </w:tc>
        <w:tc>
          <w:tcPr>
            <w:tcW w:w="4816" w:type="dxa"/>
          </w:tcPr>
          <w:p w14:paraId="0F73A68B" w14:textId="77777777" w:rsidR="008667A0" w:rsidRDefault="00165603">
            <w:pPr>
              <w:cnfStyle w:val="000000000000" w:firstRow="0" w:lastRow="0" w:firstColumn="0" w:lastColumn="0" w:oddVBand="0" w:evenVBand="0" w:oddHBand="0" w:evenHBand="0" w:firstRowFirstColumn="0" w:firstRowLastColumn="0" w:lastRowFirstColumn="0" w:lastRowLastColumn="0"/>
            </w:pPr>
            <w:r>
              <w:t>-12.8</w:t>
            </w:r>
          </w:p>
        </w:tc>
      </w:tr>
      <w:tr w:rsidR="008667A0" w14:paraId="41F0A217"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4EB13886" w14:textId="266F3156" w:rsidR="008667A0" w:rsidRDefault="00165603">
            <w:r>
              <w:t xml:space="preserve">Atchison </w:t>
            </w:r>
            <w:r w:rsidR="00E24120">
              <w:t>Active</w:t>
            </w:r>
            <w:r>
              <w:t xml:space="preserve"> 70 P2</w:t>
            </w:r>
          </w:p>
        </w:tc>
        <w:tc>
          <w:tcPr>
            <w:tcW w:w="4816" w:type="dxa"/>
          </w:tcPr>
          <w:p w14:paraId="7FD24D69" w14:textId="77777777" w:rsidR="008667A0" w:rsidRDefault="00165603">
            <w:pPr>
              <w:cnfStyle w:val="000000000000" w:firstRow="0" w:lastRow="0" w:firstColumn="0" w:lastColumn="0" w:oddVBand="0" w:evenVBand="0" w:oddHBand="0" w:evenHBand="0" w:firstRowFirstColumn="0" w:firstRowLastColumn="0" w:lastRowFirstColumn="0" w:lastRowLastColumn="0"/>
            </w:pPr>
            <w:r>
              <w:t>-10.7</w:t>
            </w:r>
          </w:p>
        </w:tc>
      </w:tr>
      <w:tr w:rsidR="008667A0" w14:paraId="5ED99E02"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47872A64" w14:textId="14F88716" w:rsidR="008667A0" w:rsidRDefault="00165603">
            <w:r>
              <w:t xml:space="preserve">Atchison </w:t>
            </w:r>
            <w:r w:rsidR="00E24120">
              <w:t>Active</w:t>
            </w:r>
            <w:r>
              <w:t xml:space="preserve"> 85 Current SAA</w:t>
            </w:r>
          </w:p>
        </w:tc>
        <w:tc>
          <w:tcPr>
            <w:tcW w:w="4816" w:type="dxa"/>
          </w:tcPr>
          <w:p w14:paraId="27721698" w14:textId="77777777" w:rsidR="008667A0" w:rsidRDefault="00165603">
            <w:pPr>
              <w:cnfStyle w:val="000000000000" w:firstRow="0" w:lastRow="0" w:firstColumn="0" w:lastColumn="0" w:oddVBand="0" w:evenVBand="0" w:oddHBand="0" w:evenHBand="0" w:firstRowFirstColumn="0" w:firstRowLastColumn="0" w:lastRowFirstColumn="0" w:lastRowLastColumn="0"/>
            </w:pPr>
            <w:r>
              <w:t>-13.9</w:t>
            </w:r>
          </w:p>
        </w:tc>
      </w:tr>
      <w:tr w:rsidR="008667A0" w14:paraId="53E1AC0E"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5D8F95EE" w14:textId="7BAC6E3A" w:rsidR="008667A0" w:rsidRDefault="00165603">
            <w:r>
              <w:t xml:space="preserve">Atchison </w:t>
            </w:r>
            <w:r w:rsidR="00E24120">
              <w:t>Active</w:t>
            </w:r>
            <w:r>
              <w:t xml:space="preserve"> 85 P1</w:t>
            </w:r>
          </w:p>
        </w:tc>
        <w:tc>
          <w:tcPr>
            <w:tcW w:w="4816" w:type="dxa"/>
          </w:tcPr>
          <w:p w14:paraId="6877B82E" w14:textId="77777777" w:rsidR="008667A0" w:rsidRDefault="00165603">
            <w:pPr>
              <w:cnfStyle w:val="000000000000" w:firstRow="0" w:lastRow="0" w:firstColumn="0" w:lastColumn="0" w:oddVBand="0" w:evenVBand="0" w:oddHBand="0" w:evenHBand="0" w:firstRowFirstColumn="0" w:firstRowLastColumn="0" w:lastRowFirstColumn="0" w:lastRowLastColumn="0"/>
            </w:pPr>
            <w:r>
              <w:t>-16.3</w:t>
            </w:r>
          </w:p>
        </w:tc>
      </w:tr>
      <w:tr w:rsidR="008667A0" w14:paraId="1BF83E8D"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13926BC8" w14:textId="2494B1A5" w:rsidR="008667A0" w:rsidRDefault="00165603">
            <w:r>
              <w:t xml:space="preserve">Atchison </w:t>
            </w:r>
            <w:r w:rsidR="00E24120">
              <w:t>Active</w:t>
            </w:r>
            <w:r>
              <w:t xml:space="preserve"> 85 P2</w:t>
            </w:r>
          </w:p>
        </w:tc>
        <w:tc>
          <w:tcPr>
            <w:tcW w:w="4816" w:type="dxa"/>
          </w:tcPr>
          <w:p w14:paraId="733D9133" w14:textId="77777777" w:rsidR="008667A0" w:rsidRDefault="00165603">
            <w:pPr>
              <w:cnfStyle w:val="000000000000" w:firstRow="0" w:lastRow="0" w:firstColumn="0" w:lastColumn="0" w:oddVBand="0" w:evenVBand="0" w:oddHBand="0" w:evenHBand="0" w:firstRowFirstColumn="0" w:firstRowLastColumn="0" w:lastRowFirstColumn="0" w:lastRowLastColumn="0"/>
            </w:pPr>
            <w:r>
              <w:t>-11.9</w:t>
            </w:r>
          </w:p>
        </w:tc>
      </w:tr>
      <w:tr w:rsidR="008667A0" w14:paraId="24F8223D"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1D8465CA" w14:textId="14C5473E" w:rsidR="008667A0" w:rsidRDefault="00165603">
            <w:r>
              <w:t xml:space="preserve">Atchison </w:t>
            </w:r>
            <w:r w:rsidR="00E24120">
              <w:t>Active</w:t>
            </w:r>
            <w:r>
              <w:t xml:space="preserve"> 100 Current SAA</w:t>
            </w:r>
          </w:p>
        </w:tc>
        <w:tc>
          <w:tcPr>
            <w:tcW w:w="4816" w:type="dxa"/>
          </w:tcPr>
          <w:p w14:paraId="7B41C38E" w14:textId="77777777" w:rsidR="008667A0" w:rsidRDefault="00165603">
            <w:pPr>
              <w:cnfStyle w:val="000000000000" w:firstRow="0" w:lastRow="0" w:firstColumn="0" w:lastColumn="0" w:oddVBand="0" w:evenVBand="0" w:oddHBand="0" w:evenHBand="0" w:firstRowFirstColumn="0" w:firstRowLastColumn="0" w:lastRowFirstColumn="0" w:lastRowLastColumn="0"/>
            </w:pPr>
            <w:r>
              <w:t>-16.0</w:t>
            </w:r>
          </w:p>
        </w:tc>
      </w:tr>
      <w:tr w:rsidR="008667A0" w14:paraId="458E78C3"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5E46372E" w14:textId="266C2FE0" w:rsidR="008667A0" w:rsidRDefault="00165603">
            <w:r>
              <w:t xml:space="preserve">Atchison </w:t>
            </w:r>
            <w:r w:rsidR="00E24120">
              <w:t>Active</w:t>
            </w:r>
            <w:r>
              <w:t xml:space="preserve"> 100 P1</w:t>
            </w:r>
          </w:p>
        </w:tc>
        <w:tc>
          <w:tcPr>
            <w:tcW w:w="4816" w:type="dxa"/>
          </w:tcPr>
          <w:p w14:paraId="46BFC251" w14:textId="77777777" w:rsidR="008667A0" w:rsidRDefault="00165603">
            <w:pPr>
              <w:cnfStyle w:val="000000000000" w:firstRow="0" w:lastRow="0" w:firstColumn="0" w:lastColumn="0" w:oddVBand="0" w:evenVBand="0" w:oddHBand="0" w:evenHBand="0" w:firstRowFirstColumn="0" w:firstRowLastColumn="0" w:lastRowFirstColumn="0" w:lastRowLastColumn="0"/>
            </w:pPr>
            <w:r>
              <w:t>-18.3</w:t>
            </w:r>
          </w:p>
        </w:tc>
      </w:tr>
      <w:tr w:rsidR="008667A0" w14:paraId="3E24F3FC"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05BBBACB" w14:textId="781EE52B" w:rsidR="008667A0" w:rsidRDefault="00165603">
            <w:r>
              <w:t xml:space="preserve">Atchison </w:t>
            </w:r>
            <w:r w:rsidR="00E24120">
              <w:t>Active</w:t>
            </w:r>
            <w:r>
              <w:t xml:space="preserve"> 100 P2</w:t>
            </w:r>
          </w:p>
        </w:tc>
        <w:tc>
          <w:tcPr>
            <w:tcW w:w="4816" w:type="dxa"/>
          </w:tcPr>
          <w:p w14:paraId="0DF9AB15" w14:textId="77777777" w:rsidR="008667A0" w:rsidRDefault="00165603">
            <w:pPr>
              <w:cnfStyle w:val="000000000000" w:firstRow="0" w:lastRow="0" w:firstColumn="0" w:lastColumn="0" w:oddVBand="0" w:evenVBand="0" w:oddHBand="0" w:evenHBand="0" w:firstRowFirstColumn="0" w:firstRowLastColumn="0" w:lastRowFirstColumn="0" w:lastRowLastColumn="0"/>
            </w:pPr>
            <w:r>
              <w:t>-14.7</w:t>
            </w:r>
          </w:p>
        </w:tc>
      </w:tr>
    </w:tbl>
    <w:p w14:paraId="2AB0DC98" w14:textId="77777777" w:rsidR="008667A0" w:rsidRDefault="008667A0">
      <w:pPr>
        <w:pStyle w:val="BodyStyle"/>
      </w:pPr>
    </w:p>
    <w:p w14:paraId="5E0B8916" w14:textId="77777777" w:rsidR="008667A0" w:rsidRDefault="00165603">
      <w:pPr>
        <w:pStyle w:val="Heading3"/>
      </w:pPr>
      <w:bookmarkStart w:id="2413" w:name="_Toc147237944"/>
      <w:r>
        <w:t>Environmental Stress Testing</w:t>
      </w:r>
      <w:bookmarkEnd w:id="2413"/>
    </w:p>
    <w:p w14:paraId="7B96F0F9" w14:textId="77777777" w:rsidR="008667A0" w:rsidRDefault="00165603">
      <w:pPr>
        <w:pStyle w:val="BodyStyle"/>
      </w:pPr>
      <w:r>
        <w:t>An RSE licensee is required to consider the environmental (ESG) impacts of investments when formulating and implementing an investment strategy. APRA CPG 229 provides guidance on APRA’s view of sound practice in particular areas in relation to prudent practices to climate change financial risk management.</w:t>
      </w:r>
    </w:p>
    <w:p w14:paraId="68A77472" w14:textId="77777777" w:rsidR="008667A0" w:rsidRDefault="00165603">
      <w:pPr>
        <w:pStyle w:val="BodyStyle"/>
      </w:pPr>
      <w:r>
        <w:t>Given the unique nature and asset allocations, the approach taken by the asset consultant to managing environmental risk is to test the Atchison multi-asset investment portfolios expected investment performance through various significant historical environmental disasters. Refer to Appendix B.</w:t>
      </w:r>
    </w:p>
    <w:p w14:paraId="7B2B1A25" w14:textId="77777777" w:rsidR="008667A0" w:rsidRDefault="00165603">
      <w:pPr>
        <w:pStyle w:val="BoldBody"/>
      </w:pPr>
      <w:r>
        <w:t>Conclusion</w:t>
      </w:r>
    </w:p>
    <w:p w14:paraId="3F96EA63" w14:textId="77777777" w:rsidR="008667A0" w:rsidRDefault="00165603">
      <w:pPr>
        <w:pStyle w:val="listbullet0"/>
      </w:pPr>
      <w:r>
        <w:t>None of the environment disasters was a significant contributor (either negative or positive) to portfolio returns, likely due to the slow impact of climate change on asset class returns and the ability to take corrective actions as and when detrimental disasters etc. occur</w:t>
      </w:r>
    </w:p>
    <w:p w14:paraId="1BAAB601" w14:textId="77777777" w:rsidR="008667A0" w:rsidRDefault="00165603">
      <w:pPr>
        <w:pStyle w:val="BoldBody"/>
      </w:pPr>
      <w:r>
        <w:t>Recommendation</w:t>
      </w:r>
    </w:p>
    <w:p w14:paraId="7F14F643" w14:textId="77777777" w:rsidR="008667A0" w:rsidRDefault="00165603">
      <w:pPr>
        <w:pStyle w:val="listbullet0"/>
      </w:pPr>
      <w:r>
        <w:lastRenderedPageBreak/>
        <w:t>ESG stress testing to be performed annually</w:t>
      </w:r>
    </w:p>
    <w:p w14:paraId="6238677E" w14:textId="77777777" w:rsidR="008667A0" w:rsidRDefault="008667A0">
      <w:pPr>
        <w:pStyle w:val="BodyStyle"/>
      </w:pPr>
    </w:p>
    <w:p w14:paraId="28E7300E" w14:textId="77777777" w:rsidR="008667A0" w:rsidRDefault="00165603">
      <w:pPr>
        <w:pStyle w:val="Heading2"/>
      </w:pPr>
      <w:bookmarkStart w:id="2414" w:name="_Toc147237945"/>
      <w:r>
        <w:t>Liquidity Stress Testing</w:t>
      </w:r>
      <w:bookmarkEnd w:id="2414"/>
    </w:p>
    <w:p w14:paraId="482B5669" w14:textId="77777777" w:rsidR="008667A0" w:rsidRDefault="00165603">
      <w:pPr>
        <w:pStyle w:val="BodyStyle"/>
      </w:pPr>
      <w:r>
        <w:t>The SIS Act requires an RSE licensee to consider the liquidity of investments when formulating and implementing an investment strategy, while also considering the expected cash flow requirements of the RSE. Given the unique nature and asset allocations, the approach taken to managing liquidity risk is primarily focused on the Atchison meeting its financial obligations and cash flow requirements in the best interests of the Trust members.</w:t>
      </w:r>
    </w:p>
    <w:p w14:paraId="419EE55E" w14:textId="77777777" w:rsidR="008667A0" w:rsidRDefault="00165603">
      <w:pPr>
        <w:pStyle w:val="BodyStyle"/>
      </w:pPr>
      <w:r>
        <w:t>In view of the nature of the underlying investment, the Asset Consultant concludes that performing, in accordance with the APRA Prudential Standard SPS 530 liquidity stress testing programs, is deemed appropriate as there are adequate liquid assets in the asset allocations to meet fund members’ redemption requests.  The detailed liquidity testing analysis and methodology are included in Appendix C.</w:t>
      </w:r>
    </w:p>
    <w:p w14:paraId="07D21E38" w14:textId="77777777" w:rsidR="008667A0" w:rsidRDefault="00165603">
      <w:pPr>
        <w:pStyle w:val="BoldBody"/>
      </w:pPr>
      <w:r>
        <w:t>Conclusion</w:t>
      </w:r>
    </w:p>
    <w:p w14:paraId="22DE005F" w14:textId="77777777" w:rsidR="008667A0" w:rsidRDefault="00165603">
      <w:pPr>
        <w:pStyle w:val="BodyStyle"/>
      </w:pPr>
      <w:r>
        <w:t>Consideration has been given to the liquidity of the underlying investments in stressed market conditions for Atchison. All strategies are expected to remain liquid under stressed market scenarios.</w:t>
      </w:r>
    </w:p>
    <w:p w14:paraId="39C0EE91" w14:textId="77777777" w:rsidR="008667A0" w:rsidRDefault="00165603">
      <w:pPr>
        <w:pStyle w:val="BoldBody"/>
      </w:pPr>
      <w:r>
        <w:t>Recommendation</w:t>
      </w:r>
    </w:p>
    <w:p w14:paraId="398CF10A" w14:textId="77777777" w:rsidR="008667A0" w:rsidRDefault="00165603">
      <w:pPr>
        <w:pStyle w:val="BodyStyle"/>
      </w:pPr>
      <w:r>
        <w:t>It is recommended that cash flow requirements are closely monitored to ensure sufficient cash is available to meet liabilities as they arise.</w:t>
      </w:r>
    </w:p>
    <w:p w14:paraId="6F07E798" w14:textId="77777777" w:rsidR="008667A0" w:rsidRDefault="00165603">
      <w:r>
        <w:br w:type="page"/>
      </w:r>
    </w:p>
    <w:p w14:paraId="1D4C9FB1" w14:textId="51AB01BE" w:rsidR="008667A0" w:rsidRDefault="00165603">
      <w:pPr>
        <w:pStyle w:val="Heading1"/>
      </w:pPr>
      <w:bookmarkStart w:id="2415" w:name="_Toc147237946"/>
      <w:r>
        <w:lastRenderedPageBreak/>
        <w:t>Appendix A – Assumptions</w:t>
      </w:r>
      <w:r w:rsidR="00541347">
        <w:t xml:space="preserve"> and Optimisation</w:t>
      </w:r>
      <w:bookmarkEnd w:id="2415"/>
    </w:p>
    <w:p w14:paraId="1F970B51" w14:textId="77777777" w:rsidR="008667A0" w:rsidRDefault="00165603">
      <w:pPr>
        <w:pStyle w:val="Heading2"/>
      </w:pPr>
      <w:bookmarkStart w:id="2416" w:name="_Toc147237947"/>
      <w:r>
        <w:t>Analysis of Asset Classes</w:t>
      </w:r>
      <w:bookmarkEnd w:id="2416"/>
    </w:p>
    <w:p w14:paraId="0099D6E1" w14:textId="06D51486" w:rsidR="008667A0" w:rsidRDefault="00165603">
      <w:pPr>
        <w:pStyle w:val="BodyStyle"/>
      </w:pPr>
      <w:r>
        <w:t xml:space="preserve">Forecast returns and volatility of returns for the relevant asset classes used in the asset allocation study are shown in Table 24 below. Forecast returns are compound annual returns. In respect of the forecast of returns and volatility of returns, no allowance has been made for prospective value add through </w:t>
      </w:r>
      <w:r w:rsidR="00E24120">
        <w:t>Active</w:t>
      </w:r>
      <w:r>
        <w:t xml:space="preserve"> investment management or the inclusion of sub-asset classes, except where specifically identified.</w:t>
      </w:r>
    </w:p>
    <w:p w14:paraId="28D52EE9" w14:textId="77777777" w:rsidR="008667A0" w:rsidRDefault="00165603">
      <w:pPr>
        <w:pStyle w:val="BodyStyle"/>
      </w:pPr>
      <w:r>
        <w:t>Historical returns and volatility of returns for the major asset classes to September 2023 are shown in Table 24.</w:t>
      </w:r>
    </w:p>
    <w:p w14:paraId="15756AD4" w14:textId="77777777" w:rsidR="008667A0" w:rsidRDefault="00165603">
      <w:pPr>
        <w:pStyle w:val="T-Title"/>
      </w:pPr>
      <w:r>
        <w:t>Table 24: Investment Returns and Volatility of Returns</w:t>
      </w:r>
    </w:p>
    <w:tbl>
      <w:tblPr>
        <w:tblStyle w:val="Table2"/>
        <w:tblW w:w="0" w:type="auto"/>
        <w:tblLook w:val="04A0" w:firstRow="1" w:lastRow="0" w:firstColumn="1" w:lastColumn="0" w:noHBand="0" w:noVBand="1"/>
      </w:tblPr>
      <w:tblGrid>
        <w:gridCol w:w="3361"/>
        <w:gridCol w:w="1537"/>
        <w:gridCol w:w="1603"/>
        <w:gridCol w:w="1528"/>
        <w:gridCol w:w="1603"/>
      </w:tblGrid>
      <w:tr w:rsidR="008667A0" w14:paraId="55F6D41C"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0" w:type="dxa"/>
          </w:tcPr>
          <w:p w14:paraId="548FFF40" w14:textId="77777777" w:rsidR="008667A0" w:rsidRDefault="00165603">
            <w:r>
              <w:t>Asset Class</w:t>
            </w:r>
          </w:p>
        </w:tc>
        <w:tc>
          <w:tcPr>
            <w:tcW w:w="1926" w:type="dxa"/>
          </w:tcPr>
          <w:p w14:paraId="33400D3C" w14:textId="77777777" w:rsidR="008667A0" w:rsidRDefault="00165603">
            <w:pPr>
              <w:cnfStyle w:val="100000000000" w:firstRow="1" w:lastRow="0" w:firstColumn="0" w:lastColumn="0" w:oddVBand="0" w:evenVBand="0" w:oddHBand="0" w:evenHBand="0" w:firstRowFirstColumn="0" w:firstRowLastColumn="0" w:lastRowFirstColumn="0" w:lastRowLastColumn="0"/>
            </w:pPr>
            <w:r>
              <w:t>Historical 30 Years Return(% p.a.)</w:t>
            </w:r>
          </w:p>
        </w:tc>
        <w:tc>
          <w:tcPr>
            <w:tcW w:w="1926" w:type="dxa"/>
          </w:tcPr>
          <w:p w14:paraId="3B4883D3" w14:textId="77777777" w:rsidR="008667A0" w:rsidRDefault="00165603">
            <w:pPr>
              <w:cnfStyle w:val="100000000000" w:firstRow="1" w:lastRow="0" w:firstColumn="0" w:lastColumn="0" w:oddVBand="0" w:evenVBand="0" w:oddHBand="0" w:evenHBand="0" w:firstRowFirstColumn="0" w:firstRowLastColumn="0" w:lastRowFirstColumn="0" w:lastRowLastColumn="0"/>
            </w:pPr>
            <w:r>
              <w:t>Historical 30 Years Volatility(% p.a.)</w:t>
            </w:r>
          </w:p>
        </w:tc>
        <w:tc>
          <w:tcPr>
            <w:tcW w:w="1926" w:type="dxa"/>
          </w:tcPr>
          <w:p w14:paraId="67F60500" w14:textId="77777777" w:rsidR="008667A0" w:rsidRDefault="00165603">
            <w:pPr>
              <w:cnfStyle w:val="100000000000" w:firstRow="1" w:lastRow="0" w:firstColumn="0" w:lastColumn="0" w:oddVBand="0" w:evenVBand="0" w:oddHBand="0" w:evenHBand="0" w:firstRowFirstColumn="0" w:firstRowLastColumn="0" w:lastRowFirstColumn="0" w:lastRowLastColumn="0"/>
            </w:pPr>
            <w:r>
              <w:t>Forecast 10 Years Return(% p.a.)</w:t>
            </w:r>
          </w:p>
        </w:tc>
        <w:tc>
          <w:tcPr>
            <w:tcW w:w="1926" w:type="dxa"/>
          </w:tcPr>
          <w:p w14:paraId="642AB88D" w14:textId="77777777" w:rsidR="008667A0" w:rsidRDefault="00165603">
            <w:pPr>
              <w:cnfStyle w:val="100000000000" w:firstRow="1" w:lastRow="0" w:firstColumn="0" w:lastColumn="0" w:oddVBand="0" w:evenVBand="0" w:oddHBand="0" w:evenHBand="0" w:firstRowFirstColumn="0" w:firstRowLastColumn="0" w:lastRowFirstColumn="0" w:lastRowLastColumn="0"/>
            </w:pPr>
            <w:r>
              <w:t>Forecast 10 Years Volatility(% p.a.)</w:t>
            </w:r>
          </w:p>
        </w:tc>
      </w:tr>
      <w:tr w:rsidR="008667A0" w14:paraId="4229772C"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79341CAC" w14:textId="77777777" w:rsidR="008667A0" w:rsidRDefault="00165603">
            <w:r>
              <w:t>Cash</w:t>
            </w:r>
          </w:p>
        </w:tc>
        <w:tc>
          <w:tcPr>
            <w:tcW w:w="1926" w:type="dxa"/>
          </w:tcPr>
          <w:p w14:paraId="5F3CDEE7" w14:textId="77777777" w:rsidR="008667A0" w:rsidRDefault="00165603">
            <w:pPr>
              <w:cnfStyle w:val="000000000000" w:firstRow="0" w:lastRow="0" w:firstColumn="0" w:lastColumn="0" w:oddVBand="0" w:evenVBand="0" w:oddHBand="0" w:evenHBand="0" w:firstRowFirstColumn="0" w:firstRowLastColumn="0" w:lastRowFirstColumn="0" w:lastRowLastColumn="0"/>
            </w:pPr>
            <w:r>
              <w:t>4.2</w:t>
            </w:r>
          </w:p>
        </w:tc>
        <w:tc>
          <w:tcPr>
            <w:tcW w:w="1926" w:type="dxa"/>
          </w:tcPr>
          <w:p w14:paraId="3D403DD4" w14:textId="77777777" w:rsidR="008667A0" w:rsidRDefault="00165603">
            <w:pPr>
              <w:cnfStyle w:val="000000000000" w:firstRow="0" w:lastRow="0" w:firstColumn="0" w:lastColumn="0" w:oddVBand="0" w:evenVBand="0" w:oddHBand="0" w:evenHBand="0" w:firstRowFirstColumn="0" w:firstRowLastColumn="0" w:lastRowFirstColumn="0" w:lastRowLastColumn="0"/>
            </w:pPr>
            <w:r>
              <w:t>0.6</w:t>
            </w:r>
          </w:p>
        </w:tc>
        <w:tc>
          <w:tcPr>
            <w:tcW w:w="1926" w:type="dxa"/>
          </w:tcPr>
          <w:p w14:paraId="6490B5CC" w14:textId="77777777" w:rsidR="008667A0" w:rsidRDefault="00165603">
            <w:pPr>
              <w:cnfStyle w:val="000000000000" w:firstRow="0" w:lastRow="0" w:firstColumn="0" w:lastColumn="0" w:oddVBand="0" w:evenVBand="0" w:oddHBand="0" w:evenHBand="0" w:firstRowFirstColumn="0" w:firstRowLastColumn="0" w:lastRowFirstColumn="0" w:lastRowLastColumn="0"/>
            </w:pPr>
            <w:r>
              <w:t>2.8</w:t>
            </w:r>
          </w:p>
        </w:tc>
        <w:tc>
          <w:tcPr>
            <w:tcW w:w="1926" w:type="dxa"/>
          </w:tcPr>
          <w:p w14:paraId="1E9B2D66" w14:textId="77777777" w:rsidR="008667A0" w:rsidRDefault="00165603">
            <w:pPr>
              <w:cnfStyle w:val="000000000000" w:firstRow="0" w:lastRow="0" w:firstColumn="0" w:lastColumn="0" w:oddVBand="0" w:evenVBand="0" w:oddHBand="0" w:evenHBand="0" w:firstRowFirstColumn="0" w:firstRowLastColumn="0" w:lastRowFirstColumn="0" w:lastRowLastColumn="0"/>
            </w:pPr>
            <w:r>
              <w:t>0.5</w:t>
            </w:r>
          </w:p>
        </w:tc>
      </w:tr>
      <w:tr w:rsidR="008667A0" w14:paraId="6667E7E0"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4BCDBA03" w14:textId="77777777" w:rsidR="008667A0" w:rsidRDefault="00165603">
            <w:r>
              <w:t>Australian Shares</w:t>
            </w:r>
          </w:p>
        </w:tc>
        <w:tc>
          <w:tcPr>
            <w:tcW w:w="1926" w:type="dxa"/>
          </w:tcPr>
          <w:p w14:paraId="2E65D590" w14:textId="77777777" w:rsidR="008667A0" w:rsidRDefault="00165603">
            <w:pPr>
              <w:cnfStyle w:val="000000000000" w:firstRow="0" w:lastRow="0" w:firstColumn="0" w:lastColumn="0" w:oddVBand="0" w:evenVBand="0" w:oddHBand="0" w:evenHBand="0" w:firstRowFirstColumn="0" w:firstRowLastColumn="0" w:lastRowFirstColumn="0" w:lastRowLastColumn="0"/>
            </w:pPr>
            <w:r>
              <w:t>8.7</w:t>
            </w:r>
          </w:p>
        </w:tc>
        <w:tc>
          <w:tcPr>
            <w:tcW w:w="1926" w:type="dxa"/>
          </w:tcPr>
          <w:p w14:paraId="13BED24D" w14:textId="77777777" w:rsidR="008667A0" w:rsidRDefault="00165603">
            <w:pPr>
              <w:cnfStyle w:val="000000000000" w:firstRow="0" w:lastRow="0" w:firstColumn="0" w:lastColumn="0" w:oddVBand="0" w:evenVBand="0" w:oddHBand="0" w:evenHBand="0" w:firstRowFirstColumn="0" w:firstRowLastColumn="0" w:lastRowFirstColumn="0" w:lastRowLastColumn="0"/>
            </w:pPr>
            <w:r>
              <w:t>13.4</w:t>
            </w:r>
          </w:p>
        </w:tc>
        <w:tc>
          <w:tcPr>
            <w:tcW w:w="1926" w:type="dxa"/>
          </w:tcPr>
          <w:p w14:paraId="1A969769" w14:textId="77777777" w:rsidR="008667A0" w:rsidRDefault="00165603">
            <w:pPr>
              <w:cnfStyle w:val="000000000000" w:firstRow="0" w:lastRow="0" w:firstColumn="0" w:lastColumn="0" w:oddVBand="0" w:evenVBand="0" w:oddHBand="0" w:evenHBand="0" w:firstRowFirstColumn="0" w:firstRowLastColumn="0" w:lastRowFirstColumn="0" w:lastRowLastColumn="0"/>
            </w:pPr>
            <w:r>
              <w:t>7.9</w:t>
            </w:r>
          </w:p>
        </w:tc>
        <w:tc>
          <w:tcPr>
            <w:tcW w:w="1926" w:type="dxa"/>
          </w:tcPr>
          <w:p w14:paraId="1E3B5CE8" w14:textId="77777777" w:rsidR="008667A0" w:rsidRDefault="00165603">
            <w:pPr>
              <w:cnfStyle w:val="000000000000" w:firstRow="0" w:lastRow="0" w:firstColumn="0" w:lastColumn="0" w:oddVBand="0" w:evenVBand="0" w:oddHBand="0" w:evenHBand="0" w:firstRowFirstColumn="0" w:firstRowLastColumn="0" w:lastRowFirstColumn="0" w:lastRowLastColumn="0"/>
            </w:pPr>
            <w:r>
              <w:t>14.8</w:t>
            </w:r>
          </w:p>
        </w:tc>
      </w:tr>
      <w:tr w:rsidR="008667A0" w14:paraId="72452EC2"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3B377409" w14:textId="77777777" w:rsidR="008667A0" w:rsidRDefault="00165603">
            <w:r>
              <w:t>International Shares</w:t>
            </w:r>
          </w:p>
        </w:tc>
        <w:tc>
          <w:tcPr>
            <w:tcW w:w="1926" w:type="dxa"/>
          </w:tcPr>
          <w:p w14:paraId="596B5A2E" w14:textId="77777777" w:rsidR="008667A0" w:rsidRDefault="00165603">
            <w:pPr>
              <w:cnfStyle w:val="000000000000" w:firstRow="0" w:lastRow="0" w:firstColumn="0" w:lastColumn="0" w:oddVBand="0" w:evenVBand="0" w:oddHBand="0" w:evenHBand="0" w:firstRowFirstColumn="0" w:firstRowLastColumn="0" w:lastRowFirstColumn="0" w:lastRowLastColumn="0"/>
            </w:pPr>
            <w:r>
              <w:t>8.1</w:t>
            </w:r>
          </w:p>
        </w:tc>
        <w:tc>
          <w:tcPr>
            <w:tcW w:w="1926" w:type="dxa"/>
          </w:tcPr>
          <w:p w14:paraId="066F798C" w14:textId="77777777" w:rsidR="008667A0" w:rsidRDefault="00165603">
            <w:pPr>
              <w:cnfStyle w:val="000000000000" w:firstRow="0" w:lastRow="0" w:firstColumn="0" w:lastColumn="0" w:oddVBand="0" w:evenVBand="0" w:oddHBand="0" w:evenHBand="0" w:firstRowFirstColumn="0" w:firstRowLastColumn="0" w:lastRowFirstColumn="0" w:lastRowLastColumn="0"/>
            </w:pPr>
            <w:r>
              <w:t>11.9</w:t>
            </w:r>
          </w:p>
        </w:tc>
        <w:tc>
          <w:tcPr>
            <w:tcW w:w="1926" w:type="dxa"/>
          </w:tcPr>
          <w:p w14:paraId="7D96935F" w14:textId="77777777" w:rsidR="008667A0" w:rsidRDefault="00165603">
            <w:pPr>
              <w:cnfStyle w:val="000000000000" w:firstRow="0" w:lastRow="0" w:firstColumn="0" w:lastColumn="0" w:oddVBand="0" w:evenVBand="0" w:oddHBand="0" w:evenHBand="0" w:firstRowFirstColumn="0" w:firstRowLastColumn="0" w:lastRowFirstColumn="0" w:lastRowLastColumn="0"/>
            </w:pPr>
            <w:r>
              <w:t>8.4</w:t>
            </w:r>
          </w:p>
        </w:tc>
        <w:tc>
          <w:tcPr>
            <w:tcW w:w="1926" w:type="dxa"/>
          </w:tcPr>
          <w:p w14:paraId="14A0A777" w14:textId="77777777" w:rsidR="008667A0" w:rsidRDefault="00165603">
            <w:pPr>
              <w:cnfStyle w:val="000000000000" w:firstRow="0" w:lastRow="0" w:firstColumn="0" w:lastColumn="0" w:oddVBand="0" w:evenVBand="0" w:oddHBand="0" w:evenHBand="0" w:firstRowFirstColumn="0" w:firstRowLastColumn="0" w:lastRowFirstColumn="0" w:lastRowLastColumn="0"/>
            </w:pPr>
            <w:r>
              <w:t>13.1</w:t>
            </w:r>
          </w:p>
        </w:tc>
      </w:tr>
      <w:tr w:rsidR="008667A0" w14:paraId="6C479ABA"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631FC0F6" w14:textId="77777777" w:rsidR="008667A0" w:rsidRDefault="00165603">
            <w:r>
              <w:t>Real Assets</w:t>
            </w:r>
          </w:p>
        </w:tc>
        <w:tc>
          <w:tcPr>
            <w:tcW w:w="1926" w:type="dxa"/>
          </w:tcPr>
          <w:p w14:paraId="543A7A34" w14:textId="77777777" w:rsidR="008667A0" w:rsidRDefault="00165603">
            <w:pPr>
              <w:cnfStyle w:val="000000000000" w:firstRow="0" w:lastRow="0" w:firstColumn="0" w:lastColumn="0" w:oddVBand="0" w:evenVBand="0" w:oddHBand="0" w:evenHBand="0" w:firstRowFirstColumn="0" w:firstRowLastColumn="0" w:lastRowFirstColumn="0" w:lastRowLastColumn="0"/>
            </w:pPr>
            <w:r>
              <w:t>4.0</w:t>
            </w:r>
          </w:p>
        </w:tc>
        <w:tc>
          <w:tcPr>
            <w:tcW w:w="1926" w:type="dxa"/>
          </w:tcPr>
          <w:p w14:paraId="626EF8C0" w14:textId="77777777" w:rsidR="008667A0" w:rsidRDefault="00165603">
            <w:pPr>
              <w:cnfStyle w:val="000000000000" w:firstRow="0" w:lastRow="0" w:firstColumn="0" w:lastColumn="0" w:oddVBand="0" w:evenVBand="0" w:oddHBand="0" w:evenHBand="0" w:firstRowFirstColumn="0" w:firstRowLastColumn="0" w:lastRowFirstColumn="0" w:lastRowLastColumn="0"/>
            </w:pPr>
            <w:r>
              <w:t>10.4</w:t>
            </w:r>
          </w:p>
        </w:tc>
        <w:tc>
          <w:tcPr>
            <w:tcW w:w="1926" w:type="dxa"/>
          </w:tcPr>
          <w:p w14:paraId="5649D21D" w14:textId="77777777" w:rsidR="008667A0" w:rsidRDefault="00165603">
            <w:pPr>
              <w:cnfStyle w:val="000000000000" w:firstRow="0" w:lastRow="0" w:firstColumn="0" w:lastColumn="0" w:oddVBand="0" w:evenVBand="0" w:oddHBand="0" w:evenHBand="0" w:firstRowFirstColumn="0" w:firstRowLastColumn="0" w:lastRowFirstColumn="0" w:lastRowLastColumn="0"/>
            </w:pPr>
            <w:r>
              <w:t>5.1</w:t>
            </w:r>
          </w:p>
        </w:tc>
        <w:tc>
          <w:tcPr>
            <w:tcW w:w="1926" w:type="dxa"/>
          </w:tcPr>
          <w:p w14:paraId="690E7FBE" w14:textId="77777777" w:rsidR="008667A0" w:rsidRDefault="00165603">
            <w:pPr>
              <w:cnfStyle w:val="000000000000" w:firstRow="0" w:lastRow="0" w:firstColumn="0" w:lastColumn="0" w:oddVBand="0" w:evenVBand="0" w:oddHBand="0" w:evenHBand="0" w:firstRowFirstColumn="0" w:firstRowLastColumn="0" w:lastRowFirstColumn="0" w:lastRowLastColumn="0"/>
            </w:pPr>
            <w:r>
              <w:t>14.9</w:t>
            </w:r>
          </w:p>
        </w:tc>
      </w:tr>
      <w:tr w:rsidR="008667A0" w14:paraId="3F85158F"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1207B155" w14:textId="77777777" w:rsidR="008667A0" w:rsidRDefault="00165603">
            <w:r>
              <w:t>Alternatives</w:t>
            </w:r>
          </w:p>
        </w:tc>
        <w:tc>
          <w:tcPr>
            <w:tcW w:w="1926" w:type="dxa"/>
          </w:tcPr>
          <w:p w14:paraId="4C2AC2C0" w14:textId="77777777" w:rsidR="008667A0" w:rsidRDefault="00165603">
            <w:pPr>
              <w:cnfStyle w:val="000000000000" w:firstRow="0" w:lastRow="0" w:firstColumn="0" w:lastColumn="0" w:oddVBand="0" w:evenVBand="0" w:oddHBand="0" w:evenHBand="0" w:firstRowFirstColumn="0" w:firstRowLastColumn="0" w:lastRowFirstColumn="0" w:lastRowLastColumn="0"/>
            </w:pPr>
            <w:r>
              <w:t>7.6</w:t>
            </w:r>
          </w:p>
        </w:tc>
        <w:tc>
          <w:tcPr>
            <w:tcW w:w="1926" w:type="dxa"/>
          </w:tcPr>
          <w:p w14:paraId="1F7E146C" w14:textId="77777777" w:rsidR="008667A0" w:rsidRDefault="00165603">
            <w:pPr>
              <w:cnfStyle w:val="000000000000" w:firstRow="0" w:lastRow="0" w:firstColumn="0" w:lastColumn="0" w:oddVBand="0" w:evenVBand="0" w:oddHBand="0" w:evenHBand="0" w:firstRowFirstColumn="0" w:firstRowLastColumn="0" w:lastRowFirstColumn="0" w:lastRowLastColumn="0"/>
            </w:pPr>
            <w:r>
              <w:t>4.2</w:t>
            </w:r>
          </w:p>
        </w:tc>
        <w:tc>
          <w:tcPr>
            <w:tcW w:w="1926" w:type="dxa"/>
          </w:tcPr>
          <w:p w14:paraId="42E23073" w14:textId="77777777" w:rsidR="008667A0" w:rsidRDefault="00165603">
            <w:pPr>
              <w:cnfStyle w:val="000000000000" w:firstRow="0" w:lastRow="0" w:firstColumn="0" w:lastColumn="0" w:oddVBand="0" w:evenVBand="0" w:oddHBand="0" w:evenHBand="0" w:firstRowFirstColumn="0" w:firstRowLastColumn="0" w:lastRowFirstColumn="0" w:lastRowLastColumn="0"/>
            </w:pPr>
            <w:r>
              <w:t>5.6</w:t>
            </w:r>
          </w:p>
        </w:tc>
        <w:tc>
          <w:tcPr>
            <w:tcW w:w="1926" w:type="dxa"/>
          </w:tcPr>
          <w:p w14:paraId="7A6994F9" w14:textId="77777777" w:rsidR="008667A0" w:rsidRDefault="00165603">
            <w:pPr>
              <w:cnfStyle w:val="000000000000" w:firstRow="0" w:lastRow="0" w:firstColumn="0" w:lastColumn="0" w:oddVBand="0" w:evenVBand="0" w:oddHBand="0" w:evenHBand="0" w:firstRowFirstColumn="0" w:firstRowLastColumn="0" w:lastRowFirstColumn="0" w:lastRowLastColumn="0"/>
            </w:pPr>
            <w:r>
              <w:t>6.5</w:t>
            </w:r>
          </w:p>
        </w:tc>
      </w:tr>
      <w:tr w:rsidR="008667A0" w14:paraId="7C6041E9"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6F98E796" w14:textId="77777777" w:rsidR="008667A0" w:rsidRDefault="00165603">
            <w:r>
              <w:t>Long Duration</w:t>
            </w:r>
          </w:p>
        </w:tc>
        <w:tc>
          <w:tcPr>
            <w:tcW w:w="1926" w:type="dxa"/>
          </w:tcPr>
          <w:p w14:paraId="57F9611F" w14:textId="77777777" w:rsidR="008667A0" w:rsidRDefault="00165603">
            <w:pPr>
              <w:cnfStyle w:val="000000000000" w:firstRow="0" w:lastRow="0" w:firstColumn="0" w:lastColumn="0" w:oddVBand="0" w:evenVBand="0" w:oddHBand="0" w:evenHBand="0" w:firstRowFirstColumn="0" w:firstRowLastColumn="0" w:lastRowFirstColumn="0" w:lastRowLastColumn="0"/>
            </w:pPr>
            <w:r>
              <w:t>4.9</w:t>
            </w:r>
          </w:p>
        </w:tc>
        <w:tc>
          <w:tcPr>
            <w:tcW w:w="1926" w:type="dxa"/>
          </w:tcPr>
          <w:p w14:paraId="150FD761" w14:textId="77777777" w:rsidR="008667A0" w:rsidRDefault="00165603">
            <w:pPr>
              <w:cnfStyle w:val="000000000000" w:firstRow="0" w:lastRow="0" w:firstColumn="0" w:lastColumn="0" w:oddVBand="0" w:evenVBand="0" w:oddHBand="0" w:evenHBand="0" w:firstRowFirstColumn="0" w:firstRowLastColumn="0" w:lastRowFirstColumn="0" w:lastRowLastColumn="0"/>
            </w:pPr>
            <w:r>
              <w:t>3.4</w:t>
            </w:r>
          </w:p>
        </w:tc>
        <w:tc>
          <w:tcPr>
            <w:tcW w:w="1926" w:type="dxa"/>
          </w:tcPr>
          <w:p w14:paraId="1BC6540C" w14:textId="77777777" w:rsidR="008667A0" w:rsidRDefault="00165603">
            <w:pPr>
              <w:cnfStyle w:val="000000000000" w:firstRow="0" w:lastRow="0" w:firstColumn="0" w:lastColumn="0" w:oddVBand="0" w:evenVBand="0" w:oddHBand="0" w:evenHBand="0" w:firstRowFirstColumn="0" w:firstRowLastColumn="0" w:lastRowFirstColumn="0" w:lastRowLastColumn="0"/>
            </w:pPr>
            <w:r>
              <w:t>3.8</w:t>
            </w:r>
          </w:p>
        </w:tc>
        <w:tc>
          <w:tcPr>
            <w:tcW w:w="1926" w:type="dxa"/>
          </w:tcPr>
          <w:p w14:paraId="2292FF7E" w14:textId="77777777" w:rsidR="008667A0" w:rsidRDefault="00165603">
            <w:pPr>
              <w:cnfStyle w:val="000000000000" w:firstRow="0" w:lastRow="0" w:firstColumn="0" w:lastColumn="0" w:oddVBand="0" w:evenVBand="0" w:oddHBand="0" w:evenHBand="0" w:firstRowFirstColumn="0" w:firstRowLastColumn="0" w:lastRowFirstColumn="0" w:lastRowLastColumn="0"/>
            </w:pPr>
            <w:r>
              <w:t>3.5</w:t>
            </w:r>
          </w:p>
        </w:tc>
      </w:tr>
      <w:tr w:rsidR="008667A0" w14:paraId="444511A9"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13CD903E" w14:textId="77777777" w:rsidR="008667A0" w:rsidRDefault="00165603">
            <w:r>
              <w:t>Floating Rate</w:t>
            </w:r>
          </w:p>
        </w:tc>
        <w:tc>
          <w:tcPr>
            <w:tcW w:w="1926" w:type="dxa"/>
          </w:tcPr>
          <w:p w14:paraId="50235318" w14:textId="77777777" w:rsidR="008667A0" w:rsidRDefault="00165603">
            <w:pPr>
              <w:cnfStyle w:val="000000000000" w:firstRow="0" w:lastRow="0" w:firstColumn="0" w:lastColumn="0" w:oddVBand="0" w:evenVBand="0" w:oddHBand="0" w:evenHBand="0" w:firstRowFirstColumn="0" w:firstRowLastColumn="0" w:lastRowFirstColumn="0" w:lastRowLastColumn="0"/>
            </w:pPr>
            <w:r>
              <w:t>5.9</w:t>
            </w:r>
          </w:p>
        </w:tc>
        <w:tc>
          <w:tcPr>
            <w:tcW w:w="1926" w:type="dxa"/>
          </w:tcPr>
          <w:p w14:paraId="76379EE0" w14:textId="77777777" w:rsidR="008667A0" w:rsidRDefault="00165603">
            <w:pPr>
              <w:cnfStyle w:val="000000000000" w:firstRow="0" w:lastRow="0" w:firstColumn="0" w:lastColumn="0" w:oddVBand="0" w:evenVBand="0" w:oddHBand="0" w:evenHBand="0" w:firstRowFirstColumn="0" w:firstRowLastColumn="0" w:lastRowFirstColumn="0" w:lastRowLastColumn="0"/>
            </w:pPr>
            <w:r>
              <w:t>2.6</w:t>
            </w:r>
          </w:p>
        </w:tc>
        <w:tc>
          <w:tcPr>
            <w:tcW w:w="1926" w:type="dxa"/>
          </w:tcPr>
          <w:p w14:paraId="4ED6EB70" w14:textId="77777777" w:rsidR="008667A0" w:rsidRDefault="00165603">
            <w:pPr>
              <w:cnfStyle w:val="000000000000" w:firstRow="0" w:lastRow="0" w:firstColumn="0" w:lastColumn="0" w:oddVBand="0" w:evenVBand="0" w:oddHBand="0" w:evenHBand="0" w:firstRowFirstColumn="0" w:firstRowLastColumn="0" w:lastRowFirstColumn="0" w:lastRowLastColumn="0"/>
            </w:pPr>
            <w:r>
              <w:t>4.5</w:t>
            </w:r>
          </w:p>
        </w:tc>
        <w:tc>
          <w:tcPr>
            <w:tcW w:w="1926" w:type="dxa"/>
          </w:tcPr>
          <w:p w14:paraId="26130F77" w14:textId="77777777" w:rsidR="008667A0" w:rsidRDefault="00165603">
            <w:pPr>
              <w:cnfStyle w:val="000000000000" w:firstRow="0" w:lastRow="0" w:firstColumn="0" w:lastColumn="0" w:oddVBand="0" w:evenVBand="0" w:oddHBand="0" w:evenHBand="0" w:firstRowFirstColumn="0" w:firstRowLastColumn="0" w:lastRowFirstColumn="0" w:lastRowLastColumn="0"/>
            </w:pPr>
            <w:r>
              <w:t>4.1</w:t>
            </w:r>
          </w:p>
        </w:tc>
      </w:tr>
    </w:tbl>
    <w:p w14:paraId="28C35A89" w14:textId="77777777" w:rsidR="008667A0" w:rsidRPr="00541347" w:rsidRDefault="00165603">
      <w:pPr>
        <w:pStyle w:val="Note"/>
        <w:rPr>
          <w:i/>
          <w:iCs/>
        </w:rPr>
      </w:pPr>
      <w:r w:rsidRPr="00541347">
        <w:rPr>
          <w:i/>
          <w:iCs/>
        </w:rPr>
        <w:t>^ Before management fees and tax</w:t>
      </w:r>
    </w:p>
    <w:p w14:paraId="107C350D" w14:textId="1449012E" w:rsidR="00F1555A" w:rsidRDefault="00EF3D46">
      <w:pPr>
        <w:pStyle w:val="Heading2"/>
      </w:pPr>
      <w:bookmarkStart w:id="2417" w:name="_Toc147237948"/>
      <w:r>
        <w:t>Income/Capital Returns and Franking Assumption</w:t>
      </w:r>
      <w:bookmarkEnd w:id="2417"/>
    </w:p>
    <w:p w14:paraId="42CA8D5A" w14:textId="55E5B5A1" w:rsidR="00AD2B50" w:rsidRPr="00AD2B50" w:rsidRDefault="00705472" w:rsidP="00AD2B50">
      <w:pPr>
        <w:pStyle w:val="BodyStyle"/>
      </w:pPr>
      <w:r>
        <w:t>The</w:t>
      </w:r>
      <w:r w:rsidR="00871283">
        <w:t xml:space="preserve"> historical (as of Sep 2023) and forecast</w:t>
      </w:r>
      <w:r>
        <w:t xml:space="preserve"> </w:t>
      </w:r>
      <w:r w:rsidR="00871283">
        <w:t>total/</w:t>
      </w:r>
      <w:r>
        <w:t>income</w:t>
      </w:r>
      <w:r w:rsidR="00871283">
        <w:t>/</w:t>
      </w:r>
      <w:r w:rsidR="00034533">
        <w:t>price return</w:t>
      </w:r>
      <w:r w:rsidR="00871283">
        <w:t>s</w:t>
      </w:r>
      <w:r w:rsidR="00034533">
        <w:t xml:space="preserve">, as well as the franking assumption of major </w:t>
      </w:r>
      <w:r w:rsidR="00AD2B50">
        <w:t>asset</w:t>
      </w:r>
      <w:r w:rsidR="00034533">
        <w:t>s</w:t>
      </w:r>
      <w:r w:rsidR="00AD2B50">
        <w:t xml:space="preserve"> </w:t>
      </w:r>
      <w:r w:rsidR="00034533">
        <w:t>and sub-assets</w:t>
      </w:r>
      <w:r w:rsidR="00AD2B50">
        <w:t xml:space="preserve"> are shown in Table 25</w:t>
      </w:r>
      <w:r w:rsidR="005A37A1">
        <w:t xml:space="preserve">, and refer to Table 26 for </w:t>
      </w:r>
      <w:r w:rsidR="00A043E8">
        <w:t xml:space="preserve">the </w:t>
      </w:r>
      <w:r w:rsidR="005A37A1">
        <w:t xml:space="preserve">detailed </w:t>
      </w:r>
      <w:r w:rsidR="00A043E8">
        <w:t>classification of each asset class.</w:t>
      </w:r>
    </w:p>
    <w:p w14:paraId="4120F10A" w14:textId="297890DA" w:rsidR="001E0513" w:rsidRPr="001E0513" w:rsidRDefault="001E0513" w:rsidP="001E0513">
      <w:pPr>
        <w:pStyle w:val="T-Title"/>
      </w:pPr>
      <w:r>
        <w:t>Table 25: Income/Capital Returns and Franking Assumption</w:t>
      </w:r>
    </w:p>
    <w:tbl>
      <w:tblPr>
        <w:tblW w:w="5000" w:type="pct"/>
        <w:tblLook w:val="04A0" w:firstRow="1" w:lastRow="0" w:firstColumn="1" w:lastColumn="0" w:noHBand="0" w:noVBand="1"/>
      </w:tblPr>
      <w:tblGrid>
        <w:gridCol w:w="3004"/>
        <w:gridCol w:w="1094"/>
        <w:gridCol w:w="923"/>
        <w:gridCol w:w="923"/>
        <w:gridCol w:w="923"/>
        <w:gridCol w:w="923"/>
        <w:gridCol w:w="923"/>
        <w:gridCol w:w="919"/>
      </w:tblGrid>
      <w:tr w:rsidR="00D072EA" w:rsidRPr="00D072EA" w14:paraId="4988242E" w14:textId="77777777" w:rsidTr="001E0513">
        <w:trPr>
          <w:trHeight w:val="870"/>
        </w:trPr>
        <w:tc>
          <w:tcPr>
            <w:tcW w:w="1560" w:type="pct"/>
            <w:tcBorders>
              <w:top w:val="nil"/>
              <w:left w:val="nil"/>
              <w:bottom w:val="single" w:sz="8" w:space="0" w:color="8A999D"/>
              <w:right w:val="nil"/>
            </w:tcBorders>
            <w:shd w:val="clear" w:color="000000" w:fill="63777E"/>
            <w:vAlign w:val="center"/>
            <w:hideMark/>
          </w:tcPr>
          <w:p w14:paraId="527404D9" w14:textId="77777777" w:rsidR="001E0513" w:rsidRPr="001E0513" w:rsidRDefault="001E0513" w:rsidP="001E0513">
            <w:pPr>
              <w:jc w:val="center"/>
              <w:rPr>
                <w:rFonts w:eastAsia="Times New Roman" w:cs="Arial"/>
                <w:b/>
                <w:bCs/>
                <w:color w:val="FFFFFF"/>
                <w:sz w:val="16"/>
                <w:szCs w:val="16"/>
                <w:lang w:eastAsia="en-AU"/>
              </w:rPr>
            </w:pPr>
            <w:proofErr w:type="spellStart"/>
            <w:r w:rsidRPr="001E0513">
              <w:rPr>
                <w:rFonts w:eastAsia="Times New Roman" w:cs="Arial"/>
                <w:b/>
                <w:bCs/>
                <w:color w:val="FFFFFF"/>
                <w:sz w:val="16"/>
                <w:szCs w:val="16"/>
                <w:lang w:eastAsia="en-AU"/>
              </w:rPr>
              <w:t>AssetClasses</w:t>
            </w:r>
            <w:proofErr w:type="spellEnd"/>
          </w:p>
        </w:tc>
        <w:tc>
          <w:tcPr>
            <w:tcW w:w="568" w:type="pct"/>
            <w:tcBorders>
              <w:top w:val="nil"/>
              <w:left w:val="nil"/>
              <w:bottom w:val="single" w:sz="8" w:space="0" w:color="8A999D"/>
              <w:right w:val="nil"/>
            </w:tcBorders>
            <w:shd w:val="clear" w:color="000000" w:fill="63777E"/>
            <w:vAlign w:val="center"/>
            <w:hideMark/>
          </w:tcPr>
          <w:p w14:paraId="47EAD525" w14:textId="77777777"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Hist 30yr Total Return</w:t>
            </w:r>
          </w:p>
        </w:tc>
        <w:tc>
          <w:tcPr>
            <w:tcW w:w="479" w:type="pct"/>
            <w:tcBorders>
              <w:top w:val="nil"/>
              <w:left w:val="nil"/>
              <w:bottom w:val="single" w:sz="8" w:space="0" w:color="8A999D"/>
              <w:right w:val="nil"/>
            </w:tcBorders>
            <w:shd w:val="clear" w:color="000000" w:fill="63777E"/>
            <w:vAlign w:val="center"/>
            <w:hideMark/>
          </w:tcPr>
          <w:p w14:paraId="16FFBDE4" w14:textId="77777777"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Hist 30yr Income Return</w:t>
            </w:r>
          </w:p>
        </w:tc>
        <w:tc>
          <w:tcPr>
            <w:tcW w:w="479" w:type="pct"/>
            <w:tcBorders>
              <w:top w:val="nil"/>
              <w:left w:val="nil"/>
              <w:bottom w:val="single" w:sz="8" w:space="0" w:color="8A999D"/>
              <w:right w:val="nil"/>
            </w:tcBorders>
            <w:shd w:val="clear" w:color="000000" w:fill="63777E"/>
            <w:vAlign w:val="center"/>
            <w:hideMark/>
          </w:tcPr>
          <w:p w14:paraId="6C24984F" w14:textId="77777777"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Hist 30yr Capital Return</w:t>
            </w:r>
          </w:p>
        </w:tc>
        <w:tc>
          <w:tcPr>
            <w:tcW w:w="479" w:type="pct"/>
            <w:tcBorders>
              <w:top w:val="nil"/>
              <w:left w:val="nil"/>
              <w:bottom w:val="single" w:sz="8" w:space="0" w:color="8A999D"/>
              <w:right w:val="nil"/>
            </w:tcBorders>
            <w:shd w:val="clear" w:color="000000" w:fill="63777E"/>
            <w:vAlign w:val="center"/>
            <w:hideMark/>
          </w:tcPr>
          <w:p w14:paraId="52F40FA6" w14:textId="421FEA14"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For</w:t>
            </w:r>
            <w:r w:rsidR="005F70A2" w:rsidRPr="00D072EA">
              <w:rPr>
                <w:rFonts w:eastAsia="Times New Roman" w:cs="Arial"/>
                <w:b/>
                <w:bCs/>
                <w:color w:val="FFFFFF"/>
                <w:sz w:val="16"/>
                <w:szCs w:val="16"/>
                <w:lang w:eastAsia="en-AU"/>
              </w:rPr>
              <w:t>e</w:t>
            </w:r>
            <w:r w:rsidRPr="001E0513">
              <w:rPr>
                <w:rFonts w:eastAsia="Times New Roman" w:cs="Arial"/>
                <w:b/>
                <w:bCs/>
                <w:color w:val="FFFFFF"/>
                <w:sz w:val="16"/>
                <w:szCs w:val="16"/>
                <w:lang w:eastAsia="en-AU"/>
              </w:rPr>
              <w:t>cast 10yr Total Return</w:t>
            </w:r>
          </w:p>
        </w:tc>
        <w:tc>
          <w:tcPr>
            <w:tcW w:w="479" w:type="pct"/>
            <w:tcBorders>
              <w:top w:val="nil"/>
              <w:left w:val="nil"/>
              <w:bottom w:val="single" w:sz="8" w:space="0" w:color="8A999D"/>
              <w:right w:val="nil"/>
            </w:tcBorders>
            <w:shd w:val="clear" w:color="000000" w:fill="63777E"/>
            <w:vAlign w:val="center"/>
            <w:hideMark/>
          </w:tcPr>
          <w:p w14:paraId="7809445E" w14:textId="77777777"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Forecast 10yr Income Return</w:t>
            </w:r>
          </w:p>
        </w:tc>
        <w:tc>
          <w:tcPr>
            <w:tcW w:w="479" w:type="pct"/>
            <w:tcBorders>
              <w:top w:val="nil"/>
              <w:left w:val="nil"/>
              <w:bottom w:val="single" w:sz="8" w:space="0" w:color="8A999D"/>
              <w:right w:val="nil"/>
            </w:tcBorders>
            <w:shd w:val="clear" w:color="000000" w:fill="63777E"/>
            <w:vAlign w:val="center"/>
            <w:hideMark/>
          </w:tcPr>
          <w:p w14:paraId="1690CE06" w14:textId="77777777"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Forecast 10yr Capital Return</w:t>
            </w:r>
          </w:p>
        </w:tc>
        <w:tc>
          <w:tcPr>
            <w:tcW w:w="479" w:type="pct"/>
            <w:tcBorders>
              <w:top w:val="nil"/>
              <w:left w:val="nil"/>
              <w:bottom w:val="single" w:sz="8" w:space="0" w:color="8A999D"/>
              <w:right w:val="nil"/>
            </w:tcBorders>
            <w:shd w:val="clear" w:color="000000" w:fill="63777E"/>
            <w:vAlign w:val="center"/>
            <w:hideMark/>
          </w:tcPr>
          <w:p w14:paraId="4C3C8A08" w14:textId="77777777"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Franking</w:t>
            </w:r>
          </w:p>
        </w:tc>
      </w:tr>
      <w:tr w:rsidR="00D072EA" w:rsidRPr="00D072EA" w14:paraId="18C2D438" w14:textId="77777777" w:rsidTr="001E0513">
        <w:trPr>
          <w:trHeight w:val="315"/>
        </w:trPr>
        <w:tc>
          <w:tcPr>
            <w:tcW w:w="1560" w:type="pct"/>
            <w:tcBorders>
              <w:top w:val="nil"/>
              <w:left w:val="nil"/>
              <w:bottom w:val="single" w:sz="8" w:space="0" w:color="8A999D"/>
              <w:right w:val="nil"/>
            </w:tcBorders>
            <w:shd w:val="clear" w:color="000000" w:fill="F1FDE0"/>
            <w:vAlign w:val="center"/>
            <w:hideMark/>
          </w:tcPr>
          <w:p w14:paraId="06E0D94C"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Australian Shares</w:t>
            </w:r>
          </w:p>
        </w:tc>
        <w:tc>
          <w:tcPr>
            <w:tcW w:w="568" w:type="pct"/>
            <w:tcBorders>
              <w:top w:val="nil"/>
              <w:left w:val="nil"/>
              <w:bottom w:val="single" w:sz="8" w:space="0" w:color="8A999D"/>
              <w:right w:val="nil"/>
            </w:tcBorders>
            <w:shd w:val="clear" w:color="000000" w:fill="F1FDE0"/>
            <w:vAlign w:val="center"/>
            <w:hideMark/>
          </w:tcPr>
          <w:p w14:paraId="7AFCF140"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8.7%</w:t>
            </w:r>
          </w:p>
        </w:tc>
        <w:tc>
          <w:tcPr>
            <w:tcW w:w="479" w:type="pct"/>
            <w:tcBorders>
              <w:top w:val="nil"/>
              <w:left w:val="nil"/>
              <w:bottom w:val="single" w:sz="8" w:space="0" w:color="8A999D"/>
              <w:right w:val="nil"/>
            </w:tcBorders>
            <w:shd w:val="clear" w:color="000000" w:fill="F1FDE0"/>
            <w:vAlign w:val="center"/>
            <w:hideMark/>
          </w:tcPr>
          <w:p w14:paraId="54C030BD"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4.3%</w:t>
            </w:r>
          </w:p>
        </w:tc>
        <w:tc>
          <w:tcPr>
            <w:tcW w:w="479" w:type="pct"/>
            <w:tcBorders>
              <w:top w:val="nil"/>
              <w:left w:val="nil"/>
              <w:bottom w:val="single" w:sz="8" w:space="0" w:color="8A999D"/>
              <w:right w:val="nil"/>
            </w:tcBorders>
            <w:shd w:val="clear" w:color="000000" w:fill="F1FDE0"/>
            <w:vAlign w:val="center"/>
            <w:hideMark/>
          </w:tcPr>
          <w:p w14:paraId="6C1AB2AD"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4.4%</w:t>
            </w:r>
          </w:p>
        </w:tc>
        <w:tc>
          <w:tcPr>
            <w:tcW w:w="479" w:type="pct"/>
            <w:tcBorders>
              <w:top w:val="nil"/>
              <w:left w:val="nil"/>
              <w:bottom w:val="single" w:sz="8" w:space="0" w:color="8A999D"/>
              <w:right w:val="nil"/>
            </w:tcBorders>
            <w:shd w:val="clear" w:color="000000" w:fill="F1FDE0"/>
            <w:vAlign w:val="center"/>
            <w:hideMark/>
          </w:tcPr>
          <w:p w14:paraId="574585E4"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7.9%</w:t>
            </w:r>
          </w:p>
        </w:tc>
        <w:tc>
          <w:tcPr>
            <w:tcW w:w="479" w:type="pct"/>
            <w:tcBorders>
              <w:top w:val="nil"/>
              <w:left w:val="nil"/>
              <w:bottom w:val="single" w:sz="8" w:space="0" w:color="8A999D"/>
              <w:right w:val="nil"/>
            </w:tcBorders>
            <w:shd w:val="clear" w:color="000000" w:fill="F1FDE0"/>
            <w:vAlign w:val="center"/>
            <w:hideMark/>
          </w:tcPr>
          <w:p w14:paraId="212E5D2A"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4.0%</w:t>
            </w:r>
          </w:p>
        </w:tc>
        <w:tc>
          <w:tcPr>
            <w:tcW w:w="479" w:type="pct"/>
            <w:tcBorders>
              <w:top w:val="nil"/>
              <w:left w:val="nil"/>
              <w:bottom w:val="single" w:sz="8" w:space="0" w:color="8A999D"/>
              <w:right w:val="nil"/>
            </w:tcBorders>
            <w:shd w:val="clear" w:color="000000" w:fill="F1FDE0"/>
            <w:vAlign w:val="center"/>
            <w:hideMark/>
          </w:tcPr>
          <w:p w14:paraId="0AB8C5DD"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3.9%</w:t>
            </w:r>
          </w:p>
        </w:tc>
        <w:tc>
          <w:tcPr>
            <w:tcW w:w="479" w:type="pct"/>
            <w:tcBorders>
              <w:top w:val="nil"/>
              <w:left w:val="nil"/>
              <w:bottom w:val="single" w:sz="8" w:space="0" w:color="8A999D"/>
              <w:right w:val="nil"/>
            </w:tcBorders>
            <w:shd w:val="clear" w:color="000000" w:fill="F1FDE0"/>
            <w:vAlign w:val="center"/>
            <w:hideMark/>
          </w:tcPr>
          <w:p w14:paraId="6D8B6C33"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1.0%</w:t>
            </w:r>
          </w:p>
        </w:tc>
      </w:tr>
      <w:tr w:rsidR="001E0513" w:rsidRPr="001E0513" w14:paraId="6D9BB497" w14:textId="77777777" w:rsidTr="001E0513">
        <w:trPr>
          <w:trHeight w:val="315"/>
        </w:trPr>
        <w:tc>
          <w:tcPr>
            <w:tcW w:w="1560" w:type="pct"/>
            <w:tcBorders>
              <w:top w:val="nil"/>
              <w:left w:val="nil"/>
              <w:bottom w:val="single" w:sz="8" w:space="0" w:color="8A999D"/>
              <w:right w:val="nil"/>
            </w:tcBorders>
            <w:shd w:val="clear" w:color="auto" w:fill="auto"/>
            <w:vAlign w:val="center"/>
            <w:hideMark/>
          </w:tcPr>
          <w:p w14:paraId="05542D35"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Australian Equities</w:t>
            </w:r>
          </w:p>
        </w:tc>
        <w:tc>
          <w:tcPr>
            <w:tcW w:w="568" w:type="pct"/>
            <w:tcBorders>
              <w:top w:val="nil"/>
              <w:left w:val="nil"/>
              <w:bottom w:val="single" w:sz="8" w:space="0" w:color="8A999D"/>
              <w:right w:val="nil"/>
            </w:tcBorders>
            <w:shd w:val="clear" w:color="auto" w:fill="auto"/>
            <w:vAlign w:val="center"/>
            <w:hideMark/>
          </w:tcPr>
          <w:p w14:paraId="0956FAF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8.8%</w:t>
            </w:r>
          </w:p>
        </w:tc>
        <w:tc>
          <w:tcPr>
            <w:tcW w:w="479" w:type="pct"/>
            <w:tcBorders>
              <w:top w:val="nil"/>
              <w:left w:val="nil"/>
              <w:bottom w:val="single" w:sz="8" w:space="0" w:color="8A999D"/>
              <w:right w:val="nil"/>
            </w:tcBorders>
            <w:shd w:val="clear" w:color="auto" w:fill="auto"/>
            <w:vAlign w:val="center"/>
            <w:hideMark/>
          </w:tcPr>
          <w:p w14:paraId="68E6656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4.2%</w:t>
            </w:r>
          </w:p>
        </w:tc>
        <w:tc>
          <w:tcPr>
            <w:tcW w:w="479" w:type="pct"/>
            <w:tcBorders>
              <w:top w:val="nil"/>
              <w:left w:val="nil"/>
              <w:bottom w:val="single" w:sz="8" w:space="0" w:color="8A999D"/>
              <w:right w:val="nil"/>
            </w:tcBorders>
            <w:shd w:val="clear" w:color="auto" w:fill="auto"/>
            <w:vAlign w:val="center"/>
            <w:hideMark/>
          </w:tcPr>
          <w:p w14:paraId="69CC85B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4.6%</w:t>
            </w:r>
          </w:p>
        </w:tc>
        <w:tc>
          <w:tcPr>
            <w:tcW w:w="479" w:type="pct"/>
            <w:tcBorders>
              <w:top w:val="nil"/>
              <w:left w:val="nil"/>
              <w:bottom w:val="single" w:sz="8" w:space="0" w:color="8A999D"/>
              <w:right w:val="nil"/>
            </w:tcBorders>
            <w:shd w:val="clear" w:color="auto" w:fill="auto"/>
            <w:vAlign w:val="center"/>
            <w:hideMark/>
          </w:tcPr>
          <w:p w14:paraId="6633B0C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8.0%</w:t>
            </w:r>
          </w:p>
        </w:tc>
        <w:tc>
          <w:tcPr>
            <w:tcW w:w="479" w:type="pct"/>
            <w:tcBorders>
              <w:top w:val="nil"/>
              <w:left w:val="nil"/>
              <w:bottom w:val="single" w:sz="8" w:space="0" w:color="8A999D"/>
              <w:right w:val="nil"/>
            </w:tcBorders>
            <w:shd w:val="clear" w:color="auto" w:fill="auto"/>
            <w:vAlign w:val="center"/>
            <w:hideMark/>
          </w:tcPr>
          <w:p w14:paraId="681090B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4.0%</w:t>
            </w:r>
          </w:p>
        </w:tc>
        <w:tc>
          <w:tcPr>
            <w:tcW w:w="479" w:type="pct"/>
            <w:tcBorders>
              <w:top w:val="nil"/>
              <w:left w:val="nil"/>
              <w:bottom w:val="single" w:sz="8" w:space="0" w:color="8A999D"/>
              <w:right w:val="nil"/>
            </w:tcBorders>
            <w:shd w:val="clear" w:color="auto" w:fill="auto"/>
            <w:vAlign w:val="center"/>
            <w:hideMark/>
          </w:tcPr>
          <w:p w14:paraId="5E8C839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4.0%</w:t>
            </w:r>
          </w:p>
        </w:tc>
        <w:tc>
          <w:tcPr>
            <w:tcW w:w="479" w:type="pct"/>
            <w:tcBorders>
              <w:top w:val="nil"/>
              <w:left w:val="nil"/>
              <w:bottom w:val="single" w:sz="8" w:space="0" w:color="8A999D"/>
              <w:right w:val="nil"/>
            </w:tcBorders>
            <w:shd w:val="clear" w:color="auto" w:fill="auto"/>
            <w:vAlign w:val="center"/>
            <w:hideMark/>
          </w:tcPr>
          <w:p w14:paraId="4FA0F9C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1.0%</w:t>
            </w:r>
          </w:p>
        </w:tc>
      </w:tr>
      <w:tr w:rsidR="001E0513" w:rsidRPr="001E0513" w14:paraId="70664365" w14:textId="77777777" w:rsidTr="001E0513">
        <w:trPr>
          <w:trHeight w:val="315"/>
        </w:trPr>
        <w:tc>
          <w:tcPr>
            <w:tcW w:w="1560" w:type="pct"/>
            <w:tcBorders>
              <w:top w:val="nil"/>
              <w:left w:val="nil"/>
              <w:bottom w:val="single" w:sz="8" w:space="0" w:color="8A999D"/>
              <w:right w:val="nil"/>
            </w:tcBorders>
            <w:shd w:val="clear" w:color="auto" w:fill="auto"/>
            <w:vAlign w:val="center"/>
            <w:hideMark/>
          </w:tcPr>
          <w:p w14:paraId="096BE884"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Australian Equities - Small Cap</w:t>
            </w:r>
          </w:p>
        </w:tc>
        <w:tc>
          <w:tcPr>
            <w:tcW w:w="568" w:type="pct"/>
            <w:tcBorders>
              <w:top w:val="nil"/>
              <w:left w:val="nil"/>
              <w:bottom w:val="single" w:sz="8" w:space="0" w:color="8A999D"/>
              <w:right w:val="nil"/>
            </w:tcBorders>
            <w:shd w:val="clear" w:color="auto" w:fill="auto"/>
            <w:vAlign w:val="center"/>
            <w:hideMark/>
          </w:tcPr>
          <w:p w14:paraId="0BC3B38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7.3%</w:t>
            </w:r>
          </w:p>
        </w:tc>
        <w:tc>
          <w:tcPr>
            <w:tcW w:w="479" w:type="pct"/>
            <w:tcBorders>
              <w:top w:val="nil"/>
              <w:left w:val="nil"/>
              <w:bottom w:val="single" w:sz="8" w:space="0" w:color="8A999D"/>
              <w:right w:val="nil"/>
            </w:tcBorders>
            <w:shd w:val="clear" w:color="auto" w:fill="auto"/>
            <w:vAlign w:val="center"/>
            <w:hideMark/>
          </w:tcPr>
          <w:p w14:paraId="6DCBC00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3.8%</w:t>
            </w:r>
          </w:p>
        </w:tc>
        <w:tc>
          <w:tcPr>
            <w:tcW w:w="479" w:type="pct"/>
            <w:tcBorders>
              <w:top w:val="nil"/>
              <w:left w:val="nil"/>
              <w:bottom w:val="single" w:sz="8" w:space="0" w:color="8A999D"/>
              <w:right w:val="nil"/>
            </w:tcBorders>
            <w:shd w:val="clear" w:color="auto" w:fill="auto"/>
            <w:vAlign w:val="center"/>
            <w:hideMark/>
          </w:tcPr>
          <w:p w14:paraId="3C93836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3.5%</w:t>
            </w:r>
          </w:p>
        </w:tc>
        <w:tc>
          <w:tcPr>
            <w:tcW w:w="479" w:type="pct"/>
            <w:tcBorders>
              <w:top w:val="nil"/>
              <w:left w:val="nil"/>
              <w:bottom w:val="single" w:sz="8" w:space="0" w:color="8A999D"/>
              <w:right w:val="nil"/>
            </w:tcBorders>
            <w:shd w:val="clear" w:color="auto" w:fill="auto"/>
            <w:vAlign w:val="center"/>
            <w:hideMark/>
          </w:tcPr>
          <w:p w14:paraId="022591D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7.0%</w:t>
            </w:r>
          </w:p>
        </w:tc>
        <w:tc>
          <w:tcPr>
            <w:tcW w:w="479" w:type="pct"/>
            <w:tcBorders>
              <w:top w:val="nil"/>
              <w:left w:val="nil"/>
              <w:bottom w:val="single" w:sz="8" w:space="0" w:color="8A999D"/>
              <w:right w:val="nil"/>
            </w:tcBorders>
            <w:shd w:val="clear" w:color="auto" w:fill="auto"/>
            <w:vAlign w:val="center"/>
            <w:hideMark/>
          </w:tcPr>
          <w:p w14:paraId="7658A32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4.0%</w:t>
            </w:r>
          </w:p>
        </w:tc>
        <w:tc>
          <w:tcPr>
            <w:tcW w:w="479" w:type="pct"/>
            <w:tcBorders>
              <w:top w:val="nil"/>
              <w:left w:val="nil"/>
              <w:bottom w:val="single" w:sz="8" w:space="0" w:color="8A999D"/>
              <w:right w:val="nil"/>
            </w:tcBorders>
            <w:shd w:val="clear" w:color="auto" w:fill="auto"/>
            <w:vAlign w:val="center"/>
            <w:hideMark/>
          </w:tcPr>
          <w:p w14:paraId="4177AB9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3.0%</w:t>
            </w:r>
          </w:p>
        </w:tc>
        <w:tc>
          <w:tcPr>
            <w:tcW w:w="479" w:type="pct"/>
            <w:tcBorders>
              <w:top w:val="nil"/>
              <w:left w:val="nil"/>
              <w:bottom w:val="single" w:sz="8" w:space="0" w:color="8A999D"/>
              <w:right w:val="nil"/>
            </w:tcBorders>
            <w:shd w:val="clear" w:color="auto" w:fill="auto"/>
            <w:vAlign w:val="center"/>
            <w:hideMark/>
          </w:tcPr>
          <w:p w14:paraId="26FDC47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0.9%</w:t>
            </w:r>
          </w:p>
        </w:tc>
      </w:tr>
      <w:tr w:rsidR="00D072EA" w:rsidRPr="00D072EA" w14:paraId="0B7D4FA9" w14:textId="77777777" w:rsidTr="001E0513">
        <w:trPr>
          <w:trHeight w:val="315"/>
        </w:trPr>
        <w:tc>
          <w:tcPr>
            <w:tcW w:w="1560" w:type="pct"/>
            <w:tcBorders>
              <w:top w:val="nil"/>
              <w:left w:val="nil"/>
              <w:bottom w:val="single" w:sz="8" w:space="0" w:color="8A999D"/>
              <w:right w:val="nil"/>
            </w:tcBorders>
            <w:shd w:val="clear" w:color="000000" w:fill="F1FDE0"/>
            <w:vAlign w:val="center"/>
            <w:hideMark/>
          </w:tcPr>
          <w:p w14:paraId="1E346ECF"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International Shares</w:t>
            </w:r>
          </w:p>
        </w:tc>
        <w:tc>
          <w:tcPr>
            <w:tcW w:w="568" w:type="pct"/>
            <w:tcBorders>
              <w:top w:val="nil"/>
              <w:left w:val="nil"/>
              <w:bottom w:val="single" w:sz="8" w:space="0" w:color="8A999D"/>
              <w:right w:val="nil"/>
            </w:tcBorders>
            <w:shd w:val="clear" w:color="000000" w:fill="F1FDE0"/>
            <w:vAlign w:val="center"/>
            <w:hideMark/>
          </w:tcPr>
          <w:p w14:paraId="5C8BAB14"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8.1%</w:t>
            </w:r>
          </w:p>
        </w:tc>
        <w:tc>
          <w:tcPr>
            <w:tcW w:w="479" w:type="pct"/>
            <w:tcBorders>
              <w:top w:val="nil"/>
              <w:left w:val="nil"/>
              <w:bottom w:val="single" w:sz="8" w:space="0" w:color="8A999D"/>
              <w:right w:val="nil"/>
            </w:tcBorders>
            <w:shd w:val="clear" w:color="000000" w:fill="F1FDE0"/>
            <w:vAlign w:val="center"/>
            <w:hideMark/>
          </w:tcPr>
          <w:p w14:paraId="752EFAB9"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2.4%</w:t>
            </w:r>
          </w:p>
        </w:tc>
        <w:tc>
          <w:tcPr>
            <w:tcW w:w="479" w:type="pct"/>
            <w:tcBorders>
              <w:top w:val="nil"/>
              <w:left w:val="nil"/>
              <w:bottom w:val="single" w:sz="8" w:space="0" w:color="8A999D"/>
              <w:right w:val="nil"/>
            </w:tcBorders>
            <w:shd w:val="clear" w:color="000000" w:fill="F1FDE0"/>
            <w:vAlign w:val="center"/>
            <w:hideMark/>
          </w:tcPr>
          <w:p w14:paraId="265590F5"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5.6%</w:t>
            </w:r>
          </w:p>
        </w:tc>
        <w:tc>
          <w:tcPr>
            <w:tcW w:w="479" w:type="pct"/>
            <w:tcBorders>
              <w:top w:val="nil"/>
              <w:left w:val="nil"/>
              <w:bottom w:val="single" w:sz="8" w:space="0" w:color="8A999D"/>
              <w:right w:val="nil"/>
            </w:tcBorders>
            <w:shd w:val="clear" w:color="000000" w:fill="F1FDE0"/>
            <w:vAlign w:val="center"/>
            <w:hideMark/>
          </w:tcPr>
          <w:p w14:paraId="3BA6C352"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8.4%</w:t>
            </w:r>
          </w:p>
        </w:tc>
        <w:tc>
          <w:tcPr>
            <w:tcW w:w="479" w:type="pct"/>
            <w:tcBorders>
              <w:top w:val="nil"/>
              <w:left w:val="nil"/>
              <w:bottom w:val="single" w:sz="8" w:space="0" w:color="8A999D"/>
              <w:right w:val="nil"/>
            </w:tcBorders>
            <w:shd w:val="clear" w:color="000000" w:fill="F1FDE0"/>
            <w:vAlign w:val="center"/>
            <w:hideMark/>
          </w:tcPr>
          <w:p w14:paraId="07A00319"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2.5%</w:t>
            </w:r>
          </w:p>
        </w:tc>
        <w:tc>
          <w:tcPr>
            <w:tcW w:w="479" w:type="pct"/>
            <w:tcBorders>
              <w:top w:val="nil"/>
              <w:left w:val="nil"/>
              <w:bottom w:val="single" w:sz="8" w:space="0" w:color="8A999D"/>
              <w:right w:val="nil"/>
            </w:tcBorders>
            <w:shd w:val="clear" w:color="000000" w:fill="F1FDE0"/>
            <w:vAlign w:val="center"/>
            <w:hideMark/>
          </w:tcPr>
          <w:p w14:paraId="20A3958C"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5.9%</w:t>
            </w:r>
          </w:p>
        </w:tc>
        <w:tc>
          <w:tcPr>
            <w:tcW w:w="479" w:type="pct"/>
            <w:tcBorders>
              <w:top w:val="nil"/>
              <w:left w:val="nil"/>
              <w:bottom w:val="single" w:sz="8" w:space="0" w:color="8A999D"/>
              <w:right w:val="nil"/>
            </w:tcBorders>
            <w:shd w:val="clear" w:color="000000" w:fill="F1FDE0"/>
            <w:vAlign w:val="center"/>
            <w:hideMark/>
          </w:tcPr>
          <w:p w14:paraId="3EACEFEE"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r>
      <w:tr w:rsidR="001E0513" w:rsidRPr="001E0513" w14:paraId="4BA334C8" w14:textId="77777777" w:rsidTr="001E0513">
        <w:trPr>
          <w:trHeight w:val="315"/>
        </w:trPr>
        <w:tc>
          <w:tcPr>
            <w:tcW w:w="1560" w:type="pct"/>
            <w:tcBorders>
              <w:top w:val="nil"/>
              <w:left w:val="nil"/>
              <w:bottom w:val="single" w:sz="8" w:space="0" w:color="8A999D"/>
              <w:right w:val="nil"/>
            </w:tcBorders>
            <w:shd w:val="clear" w:color="auto" w:fill="auto"/>
            <w:vAlign w:val="center"/>
            <w:hideMark/>
          </w:tcPr>
          <w:p w14:paraId="6165C3D6"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International Equities - Unhedged</w:t>
            </w:r>
          </w:p>
        </w:tc>
        <w:tc>
          <w:tcPr>
            <w:tcW w:w="568" w:type="pct"/>
            <w:tcBorders>
              <w:top w:val="nil"/>
              <w:left w:val="nil"/>
              <w:bottom w:val="single" w:sz="8" w:space="0" w:color="8A999D"/>
              <w:right w:val="nil"/>
            </w:tcBorders>
            <w:shd w:val="clear" w:color="auto" w:fill="auto"/>
            <w:vAlign w:val="center"/>
            <w:hideMark/>
          </w:tcPr>
          <w:p w14:paraId="1816C07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7.8%</w:t>
            </w:r>
          </w:p>
        </w:tc>
        <w:tc>
          <w:tcPr>
            <w:tcW w:w="479" w:type="pct"/>
            <w:tcBorders>
              <w:top w:val="nil"/>
              <w:left w:val="nil"/>
              <w:bottom w:val="single" w:sz="8" w:space="0" w:color="8A999D"/>
              <w:right w:val="nil"/>
            </w:tcBorders>
            <w:shd w:val="clear" w:color="auto" w:fill="auto"/>
            <w:vAlign w:val="center"/>
            <w:hideMark/>
          </w:tcPr>
          <w:p w14:paraId="3BE3236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2.2%</w:t>
            </w:r>
          </w:p>
        </w:tc>
        <w:tc>
          <w:tcPr>
            <w:tcW w:w="479" w:type="pct"/>
            <w:tcBorders>
              <w:top w:val="nil"/>
              <w:left w:val="nil"/>
              <w:bottom w:val="single" w:sz="8" w:space="0" w:color="8A999D"/>
              <w:right w:val="nil"/>
            </w:tcBorders>
            <w:shd w:val="clear" w:color="auto" w:fill="auto"/>
            <w:vAlign w:val="center"/>
            <w:hideMark/>
          </w:tcPr>
          <w:p w14:paraId="13D2BFE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5.5%</w:t>
            </w:r>
          </w:p>
        </w:tc>
        <w:tc>
          <w:tcPr>
            <w:tcW w:w="479" w:type="pct"/>
            <w:tcBorders>
              <w:top w:val="nil"/>
              <w:left w:val="nil"/>
              <w:bottom w:val="single" w:sz="8" w:space="0" w:color="8A999D"/>
              <w:right w:val="nil"/>
            </w:tcBorders>
            <w:shd w:val="clear" w:color="auto" w:fill="auto"/>
            <w:vAlign w:val="center"/>
            <w:hideMark/>
          </w:tcPr>
          <w:p w14:paraId="1719AAD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8.5%</w:t>
            </w:r>
          </w:p>
        </w:tc>
        <w:tc>
          <w:tcPr>
            <w:tcW w:w="479" w:type="pct"/>
            <w:tcBorders>
              <w:top w:val="nil"/>
              <w:left w:val="nil"/>
              <w:bottom w:val="single" w:sz="8" w:space="0" w:color="8A999D"/>
              <w:right w:val="nil"/>
            </w:tcBorders>
            <w:shd w:val="clear" w:color="auto" w:fill="auto"/>
            <w:vAlign w:val="center"/>
            <w:hideMark/>
          </w:tcPr>
          <w:p w14:paraId="4EBB8F0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2.5%</w:t>
            </w:r>
          </w:p>
        </w:tc>
        <w:tc>
          <w:tcPr>
            <w:tcW w:w="479" w:type="pct"/>
            <w:tcBorders>
              <w:top w:val="nil"/>
              <w:left w:val="nil"/>
              <w:bottom w:val="single" w:sz="8" w:space="0" w:color="8A999D"/>
              <w:right w:val="nil"/>
            </w:tcBorders>
            <w:shd w:val="clear" w:color="auto" w:fill="auto"/>
            <w:vAlign w:val="center"/>
            <w:hideMark/>
          </w:tcPr>
          <w:p w14:paraId="0C6A339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79" w:type="pct"/>
            <w:tcBorders>
              <w:top w:val="nil"/>
              <w:left w:val="nil"/>
              <w:bottom w:val="single" w:sz="8" w:space="0" w:color="8A999D"/>
              <w:right w:val="nil"/>
            </w:tcBorders>
            <w:shd w:val="clear" w:color="auto" w:fill="auto"/>
            <w:vAlign w:val="center"/>
            <w:hideMark/>
          </w:tcPr>
          <w:p w14:paraId="6149147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692577AE" w14:textId="77777777" w:rsidTr="001E0513">
        <w:trPr>
          <w:trHeight w:val="315"/>
        </w:trPr>
        <w:tc>
          <w:tcPr>
            <w:tcW w:w="1560" w:type="pct"/>
            <w:tcBorders>
              <w:top w:val="nil"/>
              <w:left w:val="nil"/>
              <w:bottom w:val="single" w:sz="8" w:space="0" w:color="8A999D"/>
              <w:right w:val="nil"/>
            </w:tcBorders>
            <w:shd w:val="clear" w:color="auto" w:fill="auto"/>
            <w:vAlign w:val="center"/>
            <w:hideMark/>
          </w:tcPr>
          <w:p w14:paraId="4F2CB9CB"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International Equities - Hedged</w:t>
            </w:r>
          </w:p>
        </w:tc>
        <w:tc>
          <w:tcPr>
            <w:tcW w:w="568" w:type="pct"/>
            <w:tcBorders>
              <w:top w:val="nil"/>
              <w:left w:val="nil"/>
              <w:bottom w:val="single" w:sz="8" w:space="0" w:color="8A999D"/>
              <w:right w:val="nil"/>
            </w:tcBorders>
            <w:shd w:val="clear" w:color="auto" w:fill="auto"/>
            <w:vAlign w:val="center"/>
            <w:hideMark/>
          </w:tcPr>
          <w:p w14:paraId="01E0721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10.1%</w:t>
            </w:r>
          </w:p>
        </w:tc>
        <w:tc>
          <w:tcPr>
            <w:tcW w:w="479" w:type="pct"/>
            <w:tcBorders>
              <w:top w:val="nil"/>
              <w:left w:val="nil"/>
              <w:bottom w:val="single" w:sz="8" w:space="0" w:color="8A999D"/>
              <w:right w:val="nil"/>
            </w:tcBorders>
            <w:shd w:val="clear" w:color="auto" w:fill="auto"/>
            <w:vAlign w:val="center"/>
            <w:hideMark/>
          </w:tcPr>
          <w:p w14:paraId="1A86CCC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3.3%</w:t>
            </w:r>
          </w:p>
        </w:tc>
        <w:tc>
          <w:tcPr>
            <w:tcW w:w="479" w:type="pct"/>
            <w:tcBorders>
              <w:top w:val="nil"/>
              <w:left w:val="nil"/>
              <w:bottom w:val="single" w:sz="8" w:space="0" w:color="8A999D"/>
              <w:right w:val="nil"/>
            </w:tcBorders>
            <w:shd w:val="clear" w:color="auto" w:fill="auto"/>
            <w:vAlign w:val="center"/>
            <w:hideMark/>
          </w:tcPr>
          <w:p w14:paraId="406ACD0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6.8%</w:t>
            </w:r>
          </w:p>
        </w:tc>
        <w:tc>
          <w:tcPr>
            <w:tcW w:w="479" w:type="pct"/>
            <w:tcBorders>
              <w:top w:val="nil"/>
              <w:left w:val="nil"/>
              <w:bottom w:val="single" w:sz="8" w:space="0" w:color="8A999D"/>
              <w:right w:val="nil"/>
            </w:tcBorders>
            <w:shd w:val="clear" w:color="auto" w:fill="auto"/>
            <w:vAlign w:val="center"/>
            <w:hideMark/>
          </w:tcPr>
          <w:p w14:paraId="5C47809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7.4%</w:t>
            </w:r>
          </w:p>
        </w:tc>
        <w:tc>
          <w:tcPr>
            <w:tcW w:w="479" w:type="pct"/>
            <w:tcBorders>
              <w:top w:val="nil"/>
              <w:left w:val="nil"/>
              <w:bottom w:val="single" w:sz="8" w:space="0" w:color="8A999D"/>
              <w:right w:val="nil"/>
            </w:tcBorders>
            <w:shd w:val="clear" w:color="auto" w:fill="auto"/>
            <w:vAlign w:val="center"/>
            <w:hideMark/>
          </w:tcPr>
          <w:p w14:paraId="3E1E24C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2.8%</w:t>
            </w:r>
          </w:p>
        </w:tc>
        <w:tc>
          <w:tcPr>
            <w:tcW w:w="479" w:type="pct"/>
            <w:tcBorders>
              <w:top w:val="nil"/>
              <w:left w:val="nil"/>
              <w:bottom w:val="single" w:sz="8" w:space="0" w:color="8A999D"/>
              <w:right w:val="nil"/>
            </w:tcBorders>
            <w:shd w:val="clear" w:color="auto" w:fill="auto"/>
            <w:vAlign w:val="center"/>
            <w:hideMark/>
          </w:tcPr>
          <w:p w14:paraId="25750DE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4.7%</w:t>
            </w:r>
          </w:p>
        </w:tc>
        <w:tc>
          <w:tcPr>
            <w:tcW w:w="479" w:type="pct"/>
            <w:tcBorders>
              <w:top w:val="nil"/>
              <w:left w:val="nil"/>
              <w:bottom w:val="single" w:sz="8" w:space="0" w:color="8A999D"/>
              <w:right w:val="nil"/>
            </w:tcBorders>
            <w:shd w:val="clear" w:color="auto" w:fill="auto"/>
            <w:vAlign w:val="center"/>
            <w:hideMark/>
          </w:tcPr>
          <w:p w14:paraId="16A23DB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7CA03F38" w14:textId="77777777" w:rsidTr="001E0513">
        <w:trPr>
          <w:trHeight w:val="315"/>
        </w:trPr>
        <w:tc>
          <w:tcPr>
            <w:tcW w:w="1560" w:type="pct"/>
            <w:tcBorders>
              <w:top w:val="nil"/>
              <w:left w:val="nil"/>
              <w:bottom w:val="single" w:sz="8" w:space="0" w:color="8A999D"/>
              <w:right w:val="nil"/>
            </w:tcBorders>
            <w:shd w:val="clear" w:color="auto" w:fill="auto"/>
            <w:vAlign w:val="center"/>
            <w:hideMark/>
          </w:tcPr>
          <w:p w14:paraId="5D6D39E2"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International Equities - Emerging</w:t>
            </w:r>
          </w:p>
        </w:tc>
        <w:tc>
          <w:tcPr>
            <w:tcW w:w="568" w:type="pct"/>
            <w:tcBorders>
              <w:top w:val="nil"/>
              <w:left w:val="nil"/>
              <w:bottom w:val="single" w:sz="8" w:space="0" w:color="8A999D"/>
              <w:right w:val="nil"/>
            </w:tcBorders>
            <w:shd w:val="clear" w:color="auto" w:fill="auto"/>
            <w:vAlign w:val="center"/>
            <w:hideMark/>
          </w:tcPr>
          <w:p w14:paraId="42526D9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6.9%</w:t>
            </w:r>
          </w:p>
        </w:tc>
        <w:tc>
          <w:tcPr>
            <w:tcW w:w="479" w:type="pct"/>
            <w:tcBorders>
              <w:top w:val="nil"/>
              <w:left w:val="nil"/>
              <w:bottom w:val="single" w:sz="8" w:space="0" w:color="8A999D"/>
              <w:right w:val="nil"/>
            </w:tcBorders>
            <w:shd w:val="clear" w:color="auto" w:fill="auto"/>
            <w:vAlign w:val="center"/>
            <w:hideMark/>
          </w:tcPr>
          <w:p w14:paraId="6F440A0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2.8%</w:t>
            </w:r>
          </w:p>
        </w:tc>
        <w:tc>
          <w:tcPr>
            <w:tcW w:w="479" w:type="pct"/>
            <w:tcBorders>
              <w:top w:val="nil"/>
              <w:left w:val="nil"/>
              <w:bottom w:val="single" w:sz="8" w:space="0" w:color="8A999D"/>
              <w:right w:val="nil"/>
            </w:tcBorders>
            <w:shd w:val="clear" w:color="auto" w:fill="auto"/>
            <w:vAlign w:val="center"/>
            <w:hideMark/>
          </w:tcPr>
          <w:p w14:paraId="2042BC1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4.1%</w:t>
            </w:r>
          </w:p>
        </w:tc>
        <w:tc>
          <w:tcPr>
            <w:tcW w:w="479" w:type="pct"/>
            <w:tcBorders>
              <w:top w:val="nil"/>
              <w:left w:val="nil"/>
              <w:bottom w:val="single" w:sz="8" w:space="0" w:color="8A999D"/>
              <w:right w:val="nil"/>
            </w:tcBorders>
            <w:shd w:val="clear" w:color="auto" w:fill="auto"/>
            <w:vAlign w:val="center"/>
            <w:hideMark/>
          </w:tcPr>
          <w:p w14:paraId="3B37764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7.9%</w:t>
            </w:r>
          </w:p>
        </w:tc>
        <w:tc>
          <w:tcPr>
            <w:tcW w:w="479" w:type="pct"/>
            <w:tcBorders>
              <w:top w:val="nil"/>
              <w:left w:val="nil"/>
              <w:bottom w:val="single" w:sz="8" w:space="0" w:color="8A999D"/>
              <w:right w:val="nil"/>
            </w:tcBorders>
            <w:shd w:val="clear" w:color="auto" w:fill="auto"/>
            <w:vAlign w:val="center"/>
            <w:hideMark/>
          </w:tcPr>
          <w:p w14:paraId="59C1888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2.8%</w:t>
            </w:r>
          </w:p>
        </w:tc>
        <w:tc>
          <w:tcPr>
            <w:tcW w:w="479" w:type="pct"/>
            <w:tcBorders>
              <w:top w:val="nil"/>
              <w:left w:val="nil"/>
              <w:bottom w:val="single" w:sz="8" w:space="0" w:color="8A999D"/>
              <w:right w:val="nil"/>
            </w:tcBorders>
            <w:shd w:val="clear" w:color="auto" w:fill="auto"/>
            <w:vAlign w:val="center"/>
            <w:hideMark/>
          </w:tcPr>
          <w:p w14:paraId="709EFA0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5.2%</w:t>
            </w:r>
          </w:p>
        </w:tc>
        <w:tc>
          <w:tcPr>
            <w:tcW w:w="479" w:type="pct"/>
            <w:tcBorders>
              <w:top w:val="nil"/>
              <w:left w:val="nil"/>
              <w:bottom w:val="single" w:sz="8" w:space="0" w:color="8A999D"/>
              <w:right w:val="nil"/>
            </w:tcBorders>
            <w:shd w:val="clear" w:color="auto" w:fill="auto"/>
            <w:vAlign w:val="center"/>
            <w:hideMark/>
          </w:tcPr>
          <w:p w14:paraId="1DEBDD9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3D1E83A7" w14:textId="77777777" w:rsidTr="001E0513">
        <w:trPr>
          <w:trHeight w:val="315"/>
        </w:trPr>
        <w:tc>
          <w:tcPr>
            <w:tcW w:w="1560" w:type="pct"/>
            <w:tcBorders>
              <w:top w:val="nil"/>
              <w:left w:val="nil"/>
              <w:bottom w:val="single" w:sz="8" w:space="0" w:color="8A999D"/>
              <w:right w:val="nil"/>
            </w:tcBorders>
            <w:shd w:val="clear" w:color="auto" w:fill="auto"/>
            <w:vAlign w:val="center"/>
            <w:hideMark/>
          </w:tcPr>
          <w:p w14:paraId="2AA639FC"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International Equities - Small Cap</w:t>
            </w:r>
          </w:p>
        </w:tc>
        <w:tc>
          <w:tcPr>
            <w:tcW w:w="568" w:type="pct"/>
            <w:tcBorders>
              <w:top w:val="nil"/>
              <w:left w:val="nil"/>
              <w:bottom w:val="single" w:sz="8" w:space="0" w:color="8A999D"/>
              <w:right w:val="nil"/>
            </w:tcBorders>
            <w:shd w:val="clear" w:color="auto" w:fill="auto"/>
            <w:vAlign w:val="center"/>
            <w:hideMark/>
          </w:tcPr>
          <w:p w14:paraId="460B4F1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7.5%</w:t>
            </w:r>
          </w:p>
        </w:tc>
        <w:tc>
          <w:tcPr>
            <w:tcW w:w="479" w:type="pct"/>
            <w:tcBorders>
              <w:top w:val="nil"/>
              <w:left w:val="nil"/>
              <w:bottom w:val="single" w:sz="8" w:space="0" w:color="8A999D"/>
              <w:right w:val="nil"/>
            </w:tcBorders>
            <w:shd w:val="clear" w:color="auto" w:fill="auto"/>
            <w:vAlign w:val="center"/>
            <w:hideMark/>
          </w:tcPr>
          <w:p w14:paraId="3AE5F75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2.0%</w:t>
            </w:r>
          </w:p>
        </w:tc>
        <w:tc>
          <w:tcPr>
            <w:tcW w:w="479" w:type="pct"/>
            <w:tcBorders>
              <w:top w:val="nil"/>
              <w:left w:val="nil"/>
              <w:bottom w:val="single" w:sz="8" w:space="0" w:color="8A999D"/>
              <w:right w:val="nil"/>
            </w:tcBorders>
            <w:shd w:val="clear" w:color="auto" w:fill="auto"/>
            <w:vAlign w:val="center"/>
            <w:hideMark/>
          </w:tcPr>
          <w:p w14:paraId="234E206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5.4%</w:t>
            </w:r>
          </w:p>
        </w:tc>
        <w:tc>
          <w:tcPr>
            <w:tcW w:w="479" w:type="pct"/>
            <w:tcBorders>
              <w:top w:val="nil"/>
              <w:left w:val="nil"/>
              <w:bottom w:val="single" w:sz="8" w:space="0" w:color="8A999D"/>
              <w:right w:val="nil"/>
            </w:tcBorders>
            <w:shd w:val="clear" w:color="auto" w:fill="auto"/>
            <w:vAlign w:val="center"/>
            <w:hideMark/>
          </w:tcPr>
          <w:p w14:paraId="073E669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7.0%</w:t>
            </w:r>
          </w:p>
        </w:tc>
        <w:tc>
          <w:tcPr>
            <w:tcW w:w="479" w:type="pct"/>
            <w:tcBorders>
              <w:top w:val="nil"/>
              <w:left w:val="nil"/>
              <w:bottom w:val="single" w:sz="8" w:space="0" w:color="8A999D"/>
              <w:right w:val="nil"/>
            </w:tcBorders>
            <w:shd w:val="clear" w:color="auto" w:fill="auto"/>
            <w:vAlign w:val="center"/>
            <w:hideMark/>
          </w:tcPr>
          <w:p w14:paraId="7FF3624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2.0%</w:t>
            </w:r>
          </w:p>
        </w:tc>
        <w:tc>
          <w:tcPr>
            <w:tcW w:w="479" w:type="pct"/>
            <w:tcBorders>
              <w:top w:val="nil"/>
              <w:left w:val="nil"/>
              <w:bottom w:val="single" w:sz="8" w:space="0" w:color="8A999D"/>
              <w:right w:val="nil"/>
            </w:tcBorders>
            <w:shd w:val="clear" w:color="auto" w:fill="auto"/>
            <w:vAlign w:val="center"/>
            <w:hideMark/>
          </w:tcPr>
          <w:p w14:paraId="370E6EC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5.0%</w:t>
            </w:r>
          </w:p>
        </w:tc>
        <w:tc>
          <w:tcPr>
            <w:tcW w:w="479" w:type="pct"/>
            <w:tcBorders>
              <w:top w:val="nil"/>
              <w:left w:val="nil"/>
              <w:bottom w:val="single" w:sz="8" w:space="0" w:color="8A999D"/>
              <w:right w:val="nil"/>
            </w:tcBorders>
            <w:shd w:val="clear" w:color="auto" w:fill="auto"/>
            <w:vAlign w:val="center"/>
            <w:hideMark/>
          </w:tcPr>
          <w:p w14:paraId="3FBC7D4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D072EA" w:rsidRPr="00D072EA" w14:paraId="4A6901C3" w14:textId="77777777" w:rsidTr="001E0513">
        <w:trPr>
          <w:trHeight w:val="315"/>
        </w:trPr>
        <w:tc>
          <w:tcPr>
            <w:tcW w:w="1560" w:type="pct"/>
            <w:tcBorders>
              <w:top w:val="nil"/>
              <w:left w:val="nil"/>
              <w:bottom w:val="single" w:sz="8" w:space="0" w:color="8A999D"/>
              <w:right w:val="nil"/>
            </w:tcBorders>
            <w:shd w:val="clear" w:color="000000" w:fill="F1FDE0"/>
            <w:vAlign w:val="center"/>
            <w:hideMark/>
          </w:tcPr>
          <w:p w14:paraId="56AD715D"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Real Assets</w:t>
            </w:r>
          </w:p>
        </w:tc>
        <w:tc>
          <w:tcPr>
            <w:tcW w:w="568" w:type="pct"/>
            <w:tcBorders>
              <w:top w:val="nil"/>
              <w:left w:val="nil"/>
              <w:bottom w:val="single" w:sz="8" w:space="0" w:color="8A999D"/>
              <w:right w:val="nil"/>
            </w:tcBorders>
            <w:shd w:val="clear" w:color="000000" w:fill="F1FDE0"/>
            <w:vAlign w:val="center"/>
            <w:hideMark/>
          </w:tcPr>
          <w:p w14:paraId="56E2D281"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4.0%</w:t>
            </w:r>
          </w:p>
        </w:tc>
        <w:tc>
          <w:tcPr>
            <w:tcW w:w="479" w:type="pct"/>
            <w:tcBorders>
              <w:top w:val="nil"/>
              <w:left w:val="nil"/>
              <w:bottom w:val="single" w:sz="8" w:space="0" w:color="8A999D"/>
              <w:right w:val="nil"/>
            </w:tcBorders>
            <w:shd w:val="clear" w:color="000000" w:fill="F1FDE0"/>
            <w:vAlign w:val="center"/>
            <w:hideMark/>
          </w:tcPr>
          <w:p w14:paraId="56B270E9"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3.6%</w:t>
            </w:r>
          </w:p>
        </w:tc>
        <w:tc>
          <w:tcPr>
            <w:tcW w:w="479" w:type="pct"/>
            <w:tcBorders>
              <w:top w:val="nil"/>
              <w:left w:val="nil"/>
              <w:bottom w:val="single" w:sz="8" w:space="0" w:color="8A999D"/>
              <w:right w:val="nil"/>
            </w:tcBorders>
            <w:shd w:val="clear" w:color="000000" w:fill="F1FDE0"/>
            <w:vAlign w:val="center"/>
            <w:hideMark/>
          </w:tcPr>
          <w:p w14:paraId="16A27084"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0.4%</w:t>
            </w:r>
          </w:p>
        </w:tc>
        <w:tc>
          <w:tcPr>
            <w:tcW w:w="479" w:type="pct"/>
            <w:tcBorders>
              <w:top w:val="nil"/>
              <w:left w:val="nil"/>
              <w:bottom w:val="single" w:sz="8" w:space="0" w:color="8A999D"/>
              <w:right w:val="nil"/>
            </w:tcBorders>
            <w:shd w:val="clear" w:color="000000" w:fill="F1FDE0"/>
            <w:vAlign w:val="center"/>
            <w:hideMark/>
          </w:tcPr>
          <w:p w14:paraId="70C33192"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5.1%</w:t>
            </w:r>
          </w:p>
        </w:tc>
        <w:tc>
          <w:tcPr>
            <w:tcW w:w="479" w:type="pct"/>
            <w:tcBorders>
              <w:top w:val="nil"/>
              <w:left w:val="nil"/>
              <w:bottom w:val="single" w:sz="8" w:space="0" w:color="8A999D"/>
              <w:right w:val="nil"/>
            </w:tcBorders>
            <w:shd w:val="clear" w:color="000000" w:fill="F1FDE0"/>
            <w:vAlign w:val="center"/>
            <w:hideMark/>
          </w:tcPr>
          <w:p w14:paraId="0B51A208"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4.5%</w:t>
            </w:r>
          </w:p>
        </w:tc>
        <w:tc>
          <w:tcPr>
            <w:tcW w:w="479" w:type="pct"/>
            <w:tcBorders>
              <w:top w:val="nil"/>
              <w:left w:val="nil"/>
              <w:bottom w:val="single" w:sz="8" w:space="0" w:color="8A999D"/>
              <w:right w:val="nil"/>
            </w:tcBorders>
            <w:shd w:val="clear" w:color="000000" w:fill="F1FDE0"/>
            <w:vAlign w:val="center"/>
            <w:hideMark/>
          </w:tcPr>
          <w:p w14:paraId="55C1C746"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0.7%</w:t>
            </w:r>
          </w:p>
        </w:tc>
        <w:tc>
          <w:tcPr>
            <w:tcW w:w="479" w:type="pct"/>
            <w:tcBorders>
              <w:top w:val="nil"/>
              <w:left w:val="nil"/>
              <w:bottom w:val="single" w:sz="8" w:space="0" w:color="8A999D"/>
              <w:right w:val="nil"/>
            </w:tcBorders>
            <w:shd w:val="clear" w:color="000000" w:fill="F1FDE0"/>
            <w:vAlign w:val="center"/>
            <w:hideMark/>
          </w:tcPr>
          <w:p w14:paraId="0606B561"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r>
      <w:tr w:rsidR="001E0513" w:rsidRPr="001E0513" w14:paraId="598100B4" w14:textId="77777777" w:rsidTr="001E0513">
        <w:trPr>
          <w:trHeight w:val="315"/>
        </w:trPr>
        <w:tc>
          <w:tcPr>
            <w:tcW w:w="1560" w:type="pct"/>
            <w:tcBorders>
              <w:top w:val="nil"/>
              <w:left w:val="nil"/>
              <w:bottom w:val="single" w:sz="8" w:space="0" w:color="8A999D"/>
              <w:right w:val="nil"/>
            </w:tcBorders>
            <w:shd w:val="clear" w:color="auto" w:fill="auto"/>
            <w:vAlign w:val="center"/>
            <w:hideMark/>
          </w:tcPr>
          <w:p w14:paraId="3975602B"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AREITs</w:t>
            </w:r>
          </w:p>
        </w:tc>
        <w:tc>
          <w:tcPr>
            <w:tcW w:w="568" w:type="pct"/>
            <w:tcBorders>
              <w:top w:val="nil"/>
              <w:left w:val="nil"/>
              <w:bottom w:val="single" w:sz="8" w:space="0" w:color="8A999D"/>
              <w:right w:val="nil"/>
            </w:tcBorders>
            <w:shd w:val="clear" w:color="auto" w:fill="auto"/>
            <w:vAlign w:val="center"/>
            <w:hideMark/>
          </w:tcPr>
          <w:p w14:paraId="66F732A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6.9%</w:t>
            </w:r>
          </w:p>
        </w:tc>
        <w:tc>
          <w:tcPr>
            <w:tcW w:w="479" w:type="pct"/>
            <w:tcBorders>
              <w:top w:val="nil"/>
              <w:left w:val="nil"/>
              <w:bottom w:val="single" w:sz="8" w:space="0" w:color="8A999D"/>
              <w:right w:val="nil"/>
            </w:tcBorders>
            <w:shd w:val="clear" w:color="auto" w:fill="auto"/>
            <w:vAlign w:val="center"/>
            <w:hideMark/>
          </w:tcPr>
          <w:p w14:paraId="345F132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79" w:type="pct"/>
            <w:tcBorders>
              <w:top w:val="nil"/>
              <w:left w:val="nil"/>
              <w:bottom w:val="single" w:sz="8" w:space="0" w:color="8A999D"/>
              <w:right w:val="nil"/>
            </w:tcBorders>
            <w:shd w:val="clear" w:color="auto" w:fill="auto"/>
            <w:vAlign w:val="center"/>
            <w:hideMark/>
          </w:tcPr>
          <w:p w14:paraId="3E6D800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0.9%</w:t>
            </w:r>
          </w:p>
        </w:tc>
        <w:tc>
          <w:tcPr>
            <w:tcW w:w="479" w:type="pct"/>
            <w:tcBorders>
              <w:top w:val="nil"/>
              <w:left w:val="nil"/>
              <w:bottom w:val="single" w:sz="8" w:space="0" w:color="8A999D"/>
              <w:right w:val="nil"/>
            </w:tcBorders>
            <w:shd w:val="clear" w:color="auto" w:fill="auto"/>
            <w:vAlign w:val="center"/>
            <w:hideMark/>
          </w:tcPr>
          <w:p w14:paraId="09D5586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5.5%</w:t>
            </w:r>
          </w:p>
        </w:tc>
        <w:tc>
          <w:tcPr>
            <w:tcW w:w="479" w:type="pct"/>
            <w:tcBorders>
              <w:top w:val="nil"/>
              <w:left w:val="nil"/>
              <w:bottom w:val="single" w:sz="8" w:space="0" w:color="8A999D"/>
              <w:right w:val="nil"/>
            </w:tcBorders>
            <w:shd w:val="clear" w:color="auto" w:fill="auto"/>
            <w:vAlign w:val="center"/>
            <w:hideMark/>
          </w:tcPr>
          <w:p w14:paraId="58AC077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4.5%</w:t>
            </w:r>
          </w:p>
        </w:tc>
        <w:tc>
          <w:tcPr>
            <w:tcW w:w="479" w:type="pct"/>
            <w:tcBorders>
              <w:top w:val="nil"/>
              <w:left w:val="nil"/>
              <w:bottom w:val="single" w:sz="8" w:space="0" w:color="8A999D"/>
              <w:right w:val="nil"/>
            </w:tcBorders>
            <w:shd w:val="clear" w:color="auto" w:fill="auto"/>
            <w:vAlign w:val="center"/>
            <w:hideMark/>
          </w:tcPr>
          <w:p w14:paraId="5AA6F04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1.0%</w:t>
            </w:r>
          </w:p>
        </w:tc>
        <w:tc>
          <w:tcPr>
            <w:tcW w:w="479" w:type="pct"/>
            <w:tcBorders>
              <w:top w:val="nil"/>
              <w:left w:val="nil"/>
              <w:bottom w:val="single" w:sz="8" w:space="0" w:color="8A999D"/>
              <w:right w:val="nil"/>
            </w:tcBorders>
            <w:shd w:val="clear" w:color="auto" w:fill="auto"/>
            <w:vAlign w:val="center"/>
            <w:hideMark/>
          </w:tcPr>
          <w:p w14:paraId="515C359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4D7C339D" w14:textId="77777777" w:rsidTr="001E0513">
        <w:trPr>
          <w:trHeight w:val="315"/>
        </w:trPr>
        <w:tc>
          <w:tcPr>
            <w:tcW w:w="1560" w:type="pct"/>
            <w:tcBorders>
              <w:top w:val="nil"/>
              <w:left w:val="nil"/>
              <w:bottom w:val="single" w:sz="8" w:space="0" w:color="8A999D"/>
              <w:right w:val="nil"/>
            </w:tcBorders>
            <w:shd w:val="clear" w:color="auto" w:fill="auto"/>
            <w:vAlign w:val="center"/>
            <w:hideMark/>
          </w:tcPr>
          <w:p w14:paraId="4504D63A"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GREITs</w:t>
            </w:r>
          </w:p>
        </w:tc>
        <w:tc>
          <w:tcPr>
            <w:tcW w:w="568" w:type="pct"/>
            <w:tcBorders>
              <w:top w:val="nil"/>
              <w:left w:val="nil"/>
              <w:bottom w:val="single" w:sz="8" w:space="0" w:color="8A999D"/>
              <w:right w:val="nil"/>
            </w:tcBorders>
            <w:shd w:val="clear" w:color="auto" w:fill="auto"/>
            <w:vAlign w:val="center"/>
            <w:hideMark/>
          </w:tcPr>
          <w:p w14:paraId="659B4AE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5.5%</w:t>
            </w:r>
          </w:p>
        </w:tc>
        <w:tc>
          <w:tcPr>
            <w:tcW w:w="479" w:type="pct"/>
            <w:tcBorders>
              <w:top w:val="nil"/>
              <w:left w:val="nil"/>
              <w:bottom w:val="single" w:sz="8" w:space="0" w:color="8A999D"/>
              <w:right w:val="nil"/>
            </w:tcBorders>
            <w:shd w:val="clear" w:color="auto" w:fill="auto"/>
            <w:vAlign w:val="center"/>
            <w:hideMark/>
          </w:tcPr>
          <w:p w14:paraId="119680D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3.6%</w:t>
            </w:r>
          </w:p>
        </w:tc>
        <w:tc>
          <w:tcPr>
            <w:tcW w:w="479" w:type="pct"/>
            <w:tcBorders>
              <w:top w:val="nil"/>
              <w:left w:val="nil"/>
              <w:bottom w:val="single" w:sz="8" w:space="0" w:color="8A999D"/>
              <w:right w:val="nil"/>
            </w:tcBorders>
            <w:shd w:val="clear" w:color="auto" w:fill="auto"/>
            <w:vAlign w:val="center"/>
            <w:hideMark/>
          </w:tcPr>
          <w:p w14:paraId="55D8FBD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2.0%</w:t>
            </w:r>
          </w:p>
        </w:tc>
        <w:tc>
          <w:tcPr>
            <w:tcW w:w="479" w:type="pct"/>
            <w:tcBorders>
              <w:top w:val="nil"/>
              <w:left w:val="nil"/>
              <w:bottom w:val="single" w:sz="8" w:space="0" w:color="8A999D"/>
              <w:right w:val="nil"/>
            </w:tcBorders>
            <w:shd w:val="clear" w:color="auto" w:fill="auto"/>
            <w:vAlign w:val="center"/>
            <w:hideMark/>
          </w:tcPr>
          <w:p w14:paraId="004325A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4.7%</w:t>
            </w:r>
          </w:p>
        </w:tc>
        <w:tc>
          <w:tcPr>
            <w:tcW w:w="479" w:type="pct"/>
            <w:tcBorders>
              <w:top w:val="nil"/>
              <w:left w:val="nil"/>
              <w:bottom w:val="single" w:sz="8" w:space="0" w:color="8A999D"/>
              <w:right w:val="nil"/>
            </w:tcBorders>
            <w:shd w:val="clear" w:color="auto" w:fill="auto"/>
            <w:vAlign w:val="center"/>
            <w:hideMark/>
          </w:tcPr>
          <w:p w14:paraId="2B074AE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4.2%</w:t>
            </w:r>
          </w:p>
        </w:tc>
        <w:tc>
          <w:tcPr>
            <w:tcW w:w="479" w:type="pct"/>
            <w:tcBorders>
              <w:top w:val="nil"/>
              <w:left w:val="nil"/>
              <w:bottom w:val="single" w:sz="8" w:space="0" w:color="8A999D"/>
              <w:right w:val="nil"/>
            </w:tcBorders>
            <w:shd w:val="clear" w:color="auto" w:fill="auto"/>
            <w:vAlign w:val="center"/>
            <w:hideMark/>
          </w:tcPr>
          <w:p w14:paraId="51D09F3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0.5%</w:t>
            </w:r>
          </w:p>
        </w:tc>
        <w:tc>
          <w:tcPr>
            <w:tcW w:w="479" w:type="pct"/>
            <w:tcBorders>
              <w:top w:val="nil"/>
              <w:left w:val="nil"/>
              <w:bottom w:val="single" w:sz="8" w:space="0" w:color="8A999D"/>
              <w:right w:val="nil"/>
            </w:tcBorders>
            <w:shd w:val="clear" w:color="auto" w:fill="auto"/>
            <w:vAlign w:val="center"/>
            <w:hideMark/>
          </w:tcPr>
          <w:p w14:paraId="4B77C98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1F196393" w14:textId="77777777" w:rsidTr="001E0513">
        <w:trPr>
          <w:trHeight w:val="315"/>
        </w:trPr>
        <w:tc>
          <w:tcPr>
            <w:tcW w:w="1560" w:type="pct"/>
            <w:tcBorders>
              <w:top w:val="nil"/>
              <w:left w:val="nil"/>
              <w:bottom w:val="single" w:sz="8" w:space="0" w:color="8A999D"/>
              <w:right w:val="nil"/>
            </w:tcBorders>
            <w:shd w:val="clear" w:color="auto" w:fill="auto"/>
            <w:vAlign w:val="center"/>
            <w:hideMark/>
          </w:tcPr>
          <w:p w14:paraId="30D4DE82"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Global Listed Infrastructure - unhedged</w:t>
            </w:r>
          </w:p>
        </w:tc>
        <w:tc>
          <w:tcPr>
            <w:tcW w:w="568" w:type="pct"/>
            <w:tcBorders>
              <w:top w:val="nil"/>
              <w:left w:val="nil"/>
              <w:bottom w:val="single" w:sz="8" w:space="0" w:color="8A999D"/>
              <w:right w:val="nil"/>
            </w:tcBorders>
            <w:shd w:val="clear" w:color="auto" w:fill="auto"/>
            <w:vAlign w:val="center"/>
            <w:hideMark/>
          </w:tcPr>
          <w:p w14:paraId="7168FE3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4.0%</w:t>
            </w:r>
          </w:p>
        </w:tc>
        <w:tc>
          <w:tcPr>
            <w:tcW w:w="479" w:type="pct"/>
            <w:tcBorders>
              <w:top w:val="nil"/>
              <w:left w:val="nil"/>
              <w:bottom w:val="single" w:sz="8" w:space="0" w:color="8A999D"/>
              <w:right w:val="nil"/>
            </w:tcBorders>
            <w:shd w:val="clear" w:color="auto" w:fill="auto"/>
            <w:vAlign w:val="center"/>
            <w:hideMark/>
          </w:tcPr>
          <w:p w14:paraId="63ED476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4.0%</w:t>
            </w:r>
          </w:p>
        </w:tc>
        <w:tc>
          <w:tcPr>
            <w:tcW w:w="479" w:type="pct"/>
            <w:tcBorders>
              <w:top w:val="nil"/>
              <w:left w:val="nil"/>
              <w:bottom w:val="single" w:sz="8" w:space="0" w:color="8A999D"/>
              <w:right w:val="nil"/>
            </w:tcBorders>
            <w:shd w:val="clear" w:color="auto" w:fill="auto"/>
            <w:vAlign w:val="center"/>
            <w:hideMark/>
          </w:tcPr>
          <w:p w14:paraId="20D999A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79" w:type="pct"/>
            <w:tcBorders>
              <w:top w:val="nil"/>
              <w:left w:val="nil"/>
              <w:bottom w:val="single" w:sz="8" w:space="0" w:color="8A999D"/>
              <w:right w:val="nil"/>
            </w:tcBorders>
            <w:shd w:val="clear" w:color="auto" w:fill="auto"/>
            <w:vAlign w:val="center"/>
            <w:hideMark/>
          </w:tcPr>
          <w:p w14:paraId="56E7937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5.8%</w:t>
            </w:r>
          </w:p>
        </w:tc>
        <w:tc>
          <w:tcPr>
            <w:tcW w:w="479" w:type="pct"/>
            <w:tcBorders>
              <w:top w:val="nil"/>
              <w:left w:val="nil"/>
              <w:bottom w:val="single" w:sz="8" w:space="0" w:color="8A999D"/>
              <w:right w:val="nil"/>
            </w:tcBorders>
            <w:shd w:val="clear" w:color="auto" w:fill="auto"/>
            <w:vAlign w:val="center"/>
            <w:hideMark/>
          </w:tcPr>
          <w:p w14:paraId="0D10741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3.5%</w:t>
            </w:r>
          </w:p>
        </w:tc>
        <w:tc>
          <w:tcPr>
            <w:tcW w:w="479" w:type="pct"/>
            <w:tcBorders>
              <w:top w:val="nil"/>
              <w:left w:val="nil"/>
              <w:bottom w:val="single" w:sz="8" w:space="0" w:color="8A999D"/>
              <w:right w:val="nil"/>
            </w:tcBorders>
            <w:shd w:val="clear" w:color="auto" w:fill="auto"/>
            <w:vAlign w:val="center"/>
            <w:hideMark/>
          </w:tcPr>
          <w:p w14:paraId="4B41D9D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2.3%</w:t>
            </w:r>
          </w:p>
        </w:tc>
        <w:tc>
          <w:tcPr>
            <w:tcW w:w="479" w:type="pct"/>
            <w:tcBorders>
              <w:top w:val="nil"/>
              <w:left w:val="nil"/>
              <w:bottom w:val="single" w:sz="8" w:space="0" w:color="8A999D"/>
              <w:right w:val="nil"/>
            </w:tcBorders>
            <w:shd w:val="clear" w:color="auto" w:fill="auto"/>
            <w:vAlign w:val="center"/>
            <w:hideMark/>
          </w:tcPr>
          <w:p w14:paraId="384DE36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091B5CD3" w14:textId="77777777" w:rsidTr="001E0513">
        <w:trPr>
          <w:trHeight w:val="315"/>
        </w:trPr>
        <w:tc>
          <w:tcPr>
            <w:tcW w:w="1560" w:type="pct"/>
            <w:tcBorders>
              <w:top w:val="nil"/>
              <w:left w:val="nil"/>
              <w:bottom w:val="single" w:sz="8" w:space="0" w:color="8A999D"/>
              <w:right w:val="nil"/>
            </w:tcBorders>
            <w:shd w:val="clear" w:color="auto" w:fill="auto"/>
            <w:vAlign w:val="center"/>
            <w:hideMark/>
          </w:tcPr>
          <w:p w14:paraId="2C0DB5A0"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Australian Direct Property</w:t>
            </w:r>
          </w:p>
        </w:tc>
        <w:tc>
          <w:tcPr>
            <w:tcW w:w="568" w:type="pct"/>
            <w:tcBorders>
              <w:top w:val="nil"/>
              <w:left w:val="nil"/>
              <w:bottom w:val="single" w:sz="8" w:space="0" w:color="8A999D"/>
              <w:right w:val="nil"/>
            </w:tcBorders>
            <w:shd w:val="clear" w:color="auto" w:fill="auto"/>
            <w:vAlign w:val="center"/>
            <w:hideMark/>
          </w:tcPr>
          <w:p w14:paraId="24FD8FF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8.6%</w:t>
            </w:r>
          </w:p>
        </w:tc>
        <w:tc>
          <w:tcPr>
            <w:tcW w:w="479" w:type="pct"/>
            <w:tcBorders>
              <w:top w:val="nil"/>
              <w:left w:val="nil"/>
              <w:bottom w:val="single" w:sz="8" w:space="0" w:color="8A999D"/>
              <w:right w:val="nil"/>
            </w:tcBorders>
            <w:shd w:val="clear" w:color="auto" w:fill="auto"/>
            <w:vAlign w:val="center"/>
            <w:hideMark/>
          </w:tcPr>
          <w:p w14:paraId="2E88021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5.5%</w:t>
            </w:r>
          </w:p>
        </w:tc>
        <w:tc>
          <w:tcPr>
            <w:tcW w:w="479" w:type="pct"/>
            <w:tcBorders>
              <w:top w:val="nil"/>
              <w:left w:val="nil"/>
              <w:bottom w:val="single" w:sz="8" w:space="0" w:color="8A999D"/>
              <w:right w:val="nil"/>
            </w:tcBorders>
            <w:shd w:val="clear" w:color="auto" w:fill="auto"/>
            <w:vAlign w:val="center"/>
            <w:hideMark/>
          </w:tcPr>
          <w:p w14:paraId="32C4272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3.1%</w:t>
            </w:r>
          </w:p>
        </w:tc>
        <w:tc>
          <w:tcPr>
            <w:tcW w:w="479" w:type="pct"/>
            <w:tcBorders>
              <w:top w:val="nil"/>
              <w:left w:val="nil"/>
              <w:bottom w:val="single" w:sz="8" w:space="0" w:color="8A999D"/>
              <w:right w:val="nil"/>
            </w:tcBorders>
            <w:shd w:val="clear" w:color="auto" w:fill="auto"/>
            <w:vAlign w:val="center"/>
            <w:hideMark/>
          </w:tcPr>
          <w:p w14:paraId="2A1E1ED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4.8%</w:t>
            </w:r>
          </w:p>
        </w:tc>
        <w:tc>
          <w:tcPr>
            <w:tcW w:w="479" w:type="pct"/>
            <w:tcBorders>
              <w:top w:val="nil"/>
              <w:left w:val="nil"/>
              <w:bottom w:val="single" w:sz="8" w:space="0" w:color="8A999D"/>
              <w:right w:val="nil"/>
            </w:tcBorders>
            <w:shd w:val="clear" w:color="auto" w:fill="auto"/>
            <w:vAlign w:val="center"/>
            <w:hideMark/>
          </w:tcPr>
          <w:p w14:paraId="6091EFA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4.5%</w:t>
            </w:r>
          </w:p>
        </w:tc>
        <w:tc>
          <w:tcPr>
            <w:tcW w:w="479" w:type="pct"/>
            <w:tcBorders>
              <w:top w:val="nil"/>
              <w:left w:val="nil"/>
              <w:bottom w:val="single" w:sz="8" w:space="0" w:color="8A999D"/>
              <w:right w:val="nil"/>
            </w:tcBorders>
            <w:shd w:val="clear" w:color="auto" w:fill="auto"/>
            <w:vAlign w:val="center"/>
            <w:hideMark/>
          </w:tcPr>
          <w:p w14:paraId="59A2BEF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0.3%</w:t>
            </w:r>
          </w:p>
        </w:tc>
        <w:tc>
          <w:tcPr>
            <w:tcW w:w="479" w:type="pct"/>
            <w:tcBorders>
              <w:top w:val="nil"/>
              <w:left w:val="nil"/>
              <w:bottom w:val="single" w:sz="8" w:space="0" w:color="8A999D"/>
              <w:right w:val="nil"/>
            </w:tcBorders>
            <w:shd w:val="clear" w:color="auto" w:fill="auto"/>
            <w:vAlign w:val="center"/>
            <w:hideMark/>
          </w:tcPr>
          <w:p w14:paraId="5383FA0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1A38BC7E" w14:textId="77777777" w:rsidTr="001E0513">
        <w:trPr>
          <w:trHeight w:val="315"/>
        </w:trPr>
        <w:tc>
          <w:tcPr>
            <w:tcW w:w="1560" w:type="pct"/>
            <w:tcBorders>
              <w:top w:val="nil"/>
              <w:left w:val="nil"/>
              <w:bottom w:val="single" w:sz="8" w:space="0" w:color="8A999D"/>
              <w:right w:val="nil"/>
            </w:tcBorders>
            <w:shd w:val="clear" w:color="auto" w:fill="auto"/>
            <w:vAlign w:val="center"/>
            <w:hideMark/>
          </w:tcPr>
          <w:p w14:paraId="79C4B74E"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Floating High Yield Credit</w:t>
            </w:r>
          </w:p>
        </w:tc>
        <w:tc>
          <w:tcPr>
            <w:tcW w:w="568" w:type="pct"/>
            <w:tcBorders>
              <w:top w:val="nil"/>
              <w:left w:val="nil"/>
              <w:bottom w:val="single" w:sz="8" w:space="0" w:color="8A999D"/>
              <w:right w:val="nil"/>
            </w:tcBorders>
            <w:shd w:val="clear" w:color="auto" w:fill="auto"/>
            <w:vAlign w:val="center"/>
            <w:hideMark/>
          </w:tcPr>
          <w:p w14:paraId="0AB9356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7.4%</w:t>
            </w:r>
          </w:p>
        </w:tc>
        <w:tc>
          <w:tcPr>
            <w:tcW w:w="479" w:type="pct"/>
            <w:tcBorders>
              <w:top w:val="nil"/>
              <w:left w:val="nil"/>
              <w:bottom w:val="single" w:sz="8" w:space="0" w:color="8A999D"/>
              <w:right w:val="nil"/>
            </w:tcBorders>
            <w:shd w:val="clear" w:color="auto" w:fill="auto"/>
            <w:vAlign w:val="center"/>
            <w:hideMark/>
          </w:tcPr>
          <w:p w14:paraId="7E438DC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7.4%</w:t>
            </w:r>
          </w:p>
        </w:tc>
        <w:tc>
          <w:tcPr>
            <w:tcW w:w="479" w:type="pct"/>
            <w:tcBorders>
              <w:top w:val="nil"/>
              <w:left w:val="nil"/>
              <w:bottom w:val="single" w:sz="8" w:space="0" w:color="8A999D"/>
              <w:right w:val="nil"/>
            </w:tcBorders>
            <w:shd w:val="clear" w:color="auto" w:fill="auto"/>
            <w:vAlign w:val="center"/>
            <w:hideMark/>
          </w:tcPr>
          <w:p w14:paraId="00A417A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79" w:type="pct"/>
            <w:tcBorders>
              <w:top w:val="nil"/>
              <w:left w:val="nil"/>
              <w:bottom w:val="single" w:sz="8" w:space="0" w:color="8A999D"/>
              <w:right w:val="nil"/>
            </w:tcBorders>
            <w:shd w:val="clear" w:color="auto" w:fill="auto"/>
            <w:vAlign w:val="center"/>
            <w:hideMark/>
          </w:tcPr>
          <w:p w14:paraId="322CAA1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6.5%</w:t>
            </w:r>
          </w:p>
        </w:tc>
        <w:tc>
          <w:tcPr>
            <w:tcW w:w="479" w:type="pct"/>
            <w:tcBorders>
              <w:top w:val="nil"/>
              <w:left w:val="nil"/>
              <w:bottom w:val="single" w:sz="8" w:space="0" w:color="8A999D"/>
              <w:right w:val="nil"/>
            </w:tcBorders>
            <w:shd w:val="clear" w:color="auto" w:fill="auto"/>
            <w:vAlign w:val="center"/>
            <w:hideMark/>
          </w:tcPr>
          <w:p w14:paraId="76867D0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6.5%</w:t>
            </w:r>
          </w:p>
        </w:tc>
        <w:tc>
          <w:tcPr>
            <w:tcW w:w="479" w:type="pct"/>
            <w:tcBorders>
              <w:top w:val="nil"/>
              <w:left w:val="nil"/>
              <w:bottom w:val="single" w:sz="8" w:space="0" w:color="8A999D"/>
              <w:right w:val="nil"/>
            </w:tcBorders>
            <w:shd w:val="clear" w:color="auto" w:fill="auto"/>
            <w:vAlign w:val="center"/>
            <w:hideMark/>
          </w:tcPr>
          <w:p w14:paraId="2076D21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79" w:type="pct"/>
            <w:tcBorders>
              <w:top w:val="nil"/>
              <w:left w:val="nil"/>
              <w:bottom w:val="single" w:sz="8" w:space="0" w:color="8A999D"/>
              <w:right w:val="nil"/>
            </w:tcBorders>
            <w:shd w:val="clear" w:color="auto" w:fill="auto"/>
            <w:vAlign w:val="center"/>
            <w:hideMark/>
          </w:tcPr>
          <w:p w14:paraId="09659CB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1D58F090" w14:textId="77777777" w:rsidTr="001E0513">
        <w:trPr>
          <w:trHeight w:val="315"/>
        </w:trPr>
        <w:tc>
          <w:tcPr>
            <w:tcW w:w="1560" w:type="pct"/>
            <w:tcBorders>
              <w:top w:val="nil"/>
              <w:left w:val="nil"/>
              <w:bottom w:val="single" w:sz="8" w:space="0" w:color="8A999D"/>
              <w:right w:val="nil"/>
            </w:tcBorders>
            <w:shd w:val="clear" w:color="auto" w:fill="auto"/>
            <w:vAlign w:val="center"/>
            <w:hideMark/>
          </w:tcPr>
          <w:p w14:paraId="0DA3FC3A"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Global Listed Infrastructure - hedged</w:t>
            </w:r>
          </w:p>
        </w:tc>
        <w:tc>
          <w:tcPr>
            <w:tcW w:w="568" w:type="pct"/>
            <w:tcBorders>
              <w:top w:val="nil"/>
              <w:left w:val="nil"/>
              <w:bottom w:val="single" w:sz="8" w:space="0" w:color="8A999D"/>
              <w:right w:val="nil"/>
            </w:tcBorders>
            <w:shd w:val="clear" w:color="auto" w:fill="auto"/>
            <w:vAlign w:val="center"/>
            <w:hideMark/>
          </w:tcPr>
          <w:p w14:paraId="670FF75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5.0%</w:t>
            </w:r>
          </w:p>
        </w:tc>
        <w:tc>
          <w:tcPr>
            <w:tcW w:w="479" w:type="pct"/>
            <w:tcBorders>
              <w:top w:val="nil"/>
              <w:left w:val="nil"/>
              <w:bottom w:val="single" w:sz="8" w:space="0" w:color="8A999D"/>
              <w:right w:val="nil"/>
            </w:tcBorders>
            <w:shd w:val="clear" w:color="auto" w:fill="auto"/>
            <w:vAlign w:val="center"/>
            <w:hideMark/>
          </w:tcPr>
          <w:p w14:paraId="6A9190C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4.9%</w:t>
            </w:r>
          </w:p>
        </w:tc>
        <w:tc>
          <w:tcPr>
            <w:tcW w:w="479" w:type="pct"/>
            <w:tcBorders>
              <w:top w:val="nil"/>
              <w:left w:val="nil"/>
              <w:bottom w:val="single" w:sz="8" w:space="0" w:color="8A999D"/>
              <w:right w:val="nil"/>
            </w:tcBorders>
            <w:shd w:val="clear" w:color="auto" w:fill="auto"/>
            <w:vAlign w:val="center"/>
            <w:hideMark/>
          </w:tcPr>
          <w:p w14:paraId="6D6B6AD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0.1%</w:t>
            </w:r>
          </w:p>
        </w:tc>
        <w:tc>
          <w:tcPr>
            <w:tcW w:w="479" w:type="pct"/>
            <w:tcBorders>
              <w:top w:val="nil"/>
              <w:left w:val="nil"/>
              <w:bottom w:val="single" w:sz="8" w:space="0" w:color="8A999D"/>
              <w:right w:val="nil"/>
            </w:tcBorders>
            <w:shd w:val="clear" w:color="auto" w:fill="auto"/>
            <w:vAlign w:val="center"/>
            <w:hideMark/>
          </w:tcPr>
          <w:p w14:paraId="4CEED0C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5.8%</w:t>
            </w:r>
          </w:p>
        </w:tc>
        <w:tc>
          <w:tcPr>
            <w:tcW w:w="479" w:type="pct"/>
            <w:tcBorders>
              <w:top w:val="nil"/>
              <w:left w:val="nil"/>
              <w:bottom w:val="single" w:sz="8" w:space="0" w:color="8A999D"/>
              <w:right w:val="nil"/>
            </w:tcBorders>
            <w:shd w:val="clear" w:color="auto" w:fill="auto"/>
            <w:vAlign w:val="center"/>
            <w:hideMark/>
          </w:tcPr>
          <w:p w14:paraId="00CC93A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3.8%</w:t>
            </w:r>
          </w:p>
        </w:tc>
        <w:tc>
          <w:tcPr>
            <w:tcW w:w="479" w:type="pct"/>
            <w:tcBorders>
              <w:top w:val="nil"/>
              <w:left w:val="nil"/>
              <w:bottom w:val="single" w:sz="8" w:space="0" w:color="8A999D"/>
              <w:right w:val="nil"/>
            </w:tcBorders>
            <w:shd w:val="clear" w:color="auto" w:fill="auto"/>
            <w:vAlign w:val="center"/>
            <w:hideMark/>
          </w:tcPr>
          <w:p w14:paraId="43491EF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2.0%</w:t>
            </w:r>
          </w:p>
        </w:tc>
        <w:tc>
          <w:tcPr>
            <w:tcW w:w="479" w:type="pct"/>
            <w:tcBorders>
              <w:top w:val="nil"/>
              <w:left w:val="nil"/>
              <w:bottom w:val="single" w:sz="8" w:space="0" w:color="8A999D"/>
              <w:right w:val="nil"/>
            </w:tcBorders>
            <w:shd w:val="clear" w:color="auto" w:fill="auto"/>
            <w:vAlign w:val="center"/>
            <w:hideMark/>
          </w:tcPr>
          <w:p w14:paraId="6735FDD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42828B64" w14:textId="77777777" w:rsidTr="001E0513">
        <w:trPr>
          <w:trHeight w:val="315"/>
        </w:trPr>
        <w:tc>
          <w:tcPr>
            <w:tcW w:w="1560" w:type="pct"/>
            <w:tcBorders>
              <w:top w:val="nil"/>
              <w:left w:val="nil"/>
              <w:bottom w:val="single" w:sz="8" w:space="0" w:color="8A999D"/>
              <w:right w:val="nil"/>
            </w:tcBorders>
            <w:shd w:val="clear" w:color="auto" w:fill="auto"/>
            <w:vAlign w:val="center"/>
            <w:hideMark/>
          </w:tcPr>
          <w:p w14:paraId="78117FA7"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Floating High Yield Credit</w:t>
            </w:r>
          </w:p>
        </w:tc>
        <w:tc>
          <w:tcPr>
            <w:tcW w:w="568" w:type="pct"/>
            <w:tcBorders>
              <w:top w:val="nil"/>
              <w:left w:val="nil"/>
              <w:bottom w:val="single" w:sz="8" w:space="0" w:color="8A999D"/>
              <w:right w:val="nil"/>
            </w:tcBorders>
            <w:shd w:val="clear" w:color="auto" w:fill="auto"/>
            <w:vAlign w:val="center"/>
            <w:hideMark/>
          </w:tcPr>
          <w:p w14:paraId="525B247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7.4%</w:t>
            </w:r>
          </w:p>
        </w:tc>
        <w:tc>
          <w:tcPr>
            <w:tcW w:w="479" w:type="pct"/>
            <w:tcBorders>
              <w:top w:val="nil"/>
              <w:left w:val="nil"/>
              <w:bottom w:val="single" w:sz="8" w:space="0" w:color="8A999D"/>
              <w:right w:val="nil"/>
            </w:tcBorders>
            <w:shd w:val="clear" w:color="auto" w:fill="auto"/>
            <w:vAlign w:val="center"/>
            <w:hideMark/>
          </w:tcPr>
          <w:p w14:paraId="0D932B1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7.4%</w:t>
            </w:r>
          </w:p>
        </w:tc>
        <w:tc>
          <w:tcPr>
            <w:tcW w:w="479" w:type="pct"/>
            <w:tcBorders>
              <w:top w:val="nil"/>
              <w:left w:val="nil"/>
              <w:bottom w:val="single" w:sz="8" w:space="0" w:color="8A999D"/>
              <w:right w:val="nil"/>
            </w:tcBorders>
            <w:shd w:val="clear" w:color="auto" w:fill="auto"/>
            <w:vAlign w:val="center"/>
            <w:hideMark/>
          </w:tcPr>
          <w:p w14:paraId="61E827B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79" w:type="pct"/>
            <w:tcBorders>
              <w:top w:val="nil"/>
              <w:left w:val="nil"/>
              <w:bottom w:val="single" w:sz="8" w:space="0" w:color="8A999D"/>
              <w:right w:val="nil"/>
            </w:tcBorders>
            <w:shd w:val="clear" w:color="auto" w:fill="auto"/>
            <w:vAlign w:val="center"/>
            <w:hideMark/>
          </w:tcPr>
          <w:p w14:paraId="2248204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6.5%</w:t>
            </w:r>
          </w:p>
        </w:tc>
        <w:tc>
          <w:tcPr>
            <w:tcW w:w="479" w:type="pct"/>
            <w:tcBorders>
              <w:top w:val="nil"/>
              <w:left w:val="nil"/>
              <w:bottom w:val="single" w:sz="8" w:space="0" w:color="8A999D"/>
              <w:right w:val="nil"/>
            </w:tcBorders>
            <w:shd w:val="clear" w:color="auto" w:fill="auto"/>
            <w:vAlign w:val="center"/>
            <w:hideMark/>
          </w:tcPr>
          <w:p w14:paraId="4409F46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6.5%</w:t>
            </w:r>
          </w:p>
        </w:tc>
        <w:tc>
          <w:tcPr>
            <w:tcW w:w="479" w:type="pct"/>
            <w:tcBorders>
              <w:top w:val="nil"/>
              <w:left w:val="nil"/>
              <w:bottom w:val="single" w:sz="8" w:space="0" w:color="8A999D"/>
              <w:right w:val="nil"/>
            </w:tcBorders>
            <w:shd w:val="clear" w:color="auto" w:fill="auto"/>
            <w:vAlign w:val="center"/>
            <w:hideMark/>
          </w:tcPr>
          <w:p w14:paraId="4CF1828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79" w:type="pct"/>
            <w:tcBorders>
              <w:top w:val="nil"/>
              <w:left w:val="nil"/>
              <w:bottom w:val="single" w:sz="8" w:space="0" w:color="8A999D"/>
              <w:right w:val="nil"/>
            </w:tcBorders>
            <w:shd w:val="clear" w:color="auto" w:fill="auto"/>
            <w:vAlign w:val="center"/>
            <w:hideMark/>
          </w:tcPr>
          <w:p w14:paraId="682A86C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D072EA" w:rsidRPr="00D072EA" w14:paraId="15EBF9FE" w14:textId="77777777" w:rsidTr="001E0513">
        <w:trPr>
          <w:trHeight w:val="315"/>
        </w:trPr>
        <w:tc>
          <w:tcPr>
            <w:tcW w:w="1560" w:type="pct"/>
            <w:tcBorders>
              <w:top w:val="nil"/>
              <w:left w:val="nil"/>
              <w:bottom w:val="single" w:sz="8" w:space="0" w:color="8A999D"/>
              <w:right w:val="nil"/>
            </w:tcBorders>
            <w:shd w:val="clear" w:color="000000" w:fill="F1FDE0"/>
            <w:vAlign w:val="center"/>
            <w:hideMark/>
          </w:tcPr>
          <w:p w14:paraId="252A4D27"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Alternatives</w:t>
            </w:r>
          </w:p>
        </w:tc>
        <w:tc>
          <w:tcPr>
            <w:tcW w:w="568" w:type="pct"/>
            <w:tcBorders>
              <w:top w:val="nil"/>
              <w:left w:val="nil"/>
              <w:bottom w:val="single" w:sz="8" w:space="0" w:color="8A999D"/>
              <w:right w:val="nil"/>
            </w:tcBorders>
            <w:shd w:val="clear" w:color="000000" w:fill="F1FDE0"/>
            <w:vAlign w:val="center"/>
            <w:hideMark/>
          </w:tcPr>
          <w:p w14:paraId="62DE9221"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7.6%</w:t>
            </w:r>
          </w:p>
        </w:tc>
        <w:tc>
          <w:tcPr>
            <w:tcW w:w="479" w:type="pct"/>
            <w:tcBorders>
              <w:top w:val="nil"/>
              <w:left w:val="nil"/>
              <w:bottom w:val="single" w:sz="8" w:space="0" w:color="8A999D"/>
              <w:right w:val="nil"/>
            </w:tcBorders>
            <w:shd w:val="clear" w:color="000000" w:fill="F1FDE0"/>
            <w:vAlign w:val="center"/>
            <w:hideMark/>
          </w:tcPr>
          <w:p w14:paraId="0F98E856"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5.3%</w:t>
            </w:r>
          </w:p>
        </w:tc>
        <w:tc>
          <w:tcPr>
            <w:tcW w:w="479" w:type="pct"/>
            <w:tcBorders>
              <w:top w:val="nil"/>
              <w:left w:val="nil"/>
              <w:bottom w:val="single" w:sz="8" w:space="0" w:color="8A999D"/>
              <w:right w:val="nil"/>
            </w:tcBorders>
            <w:shd w:val="clear" w:color="000000" w:fill="F1FDE0"/>
            <w:vAlign w:val="center"/>
            <w:hideMark/>
          </w:tcPr>
          <w:p w14:paraId="7815F7BE"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2.3%</w:t>
            </w:r>
          </w:p>
        </w:tc>
        <w:tc>
          <w:tcPr>
            <w:tcW w:w="479" w:type="pct"/>
            <w:tcBorders>
              <w:top w:val="nil"/>
              <w:left w:val="nil"/>
              <w:bottom w:val="single" w:sz="8" w:space="0" w:color="8A999D"/>
              <w:right w:val="nil"/>
            </w:tcBorders>
            <w:shd w:val="clear" w:color="000000" w:fill="F1FDE0"/>
            <w:vAlign w:val="center"/>
            <w:hideMark/>
          </w:tcPr>
          <w:p w14:paraId="7DCE1F51"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5.6%</w:t>
            </w:r>
          </w:p>
        </w:tc>
        <w:tc>
          <w:tcPr>
            <w:tcW w:w="479" w:type="pct"/>
            <w:tcBorders>
              <w:top w:val="nil"/>
              <w:left w:val="nil"/>
              <w:bottom w:val="single" w:sz="8" w:space="0" w:color="8A999D"/>
              <w:right w:val="nil"/>
            </w:tcBorders>
            <w:shd w:val="clear" w:color="000000" w:fill="F1FDE0"/>
            <w:vAlign w:val="center"/>
            <w:hideMark/>
          </w:tcPr>
          <w:p w14:paraId="67946AD2"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0.7%</w:t>
            </w:r>
          </w:p>
        </w:tc>
        <w:tc>
          <w:tcPr>
            <w:tcW w:w="479" w:type="pct"/>
            <w:tcBorders>
              <w:top w:val="nil"/>
              <w:left w:val="nil"/>
              <w:bottom w:val="single" w:sz="8" w:space="0" w:color="8A999D"/>
              <w:right w:val="nil"/>
            </w:tcBorders>
            <w:shd w:val="clear" w:color="000000" w:fill="F1FDE0"/>
            <w:vAlign w:val="center"/>
            <w:hideMark/>
          </w:tcPr>
          <w:p w14:paraId="43D2F8FE"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4.9%</w:t>
            </w:r>
          </w:p>
        </w:tc>
        <w:tc>
          <w:tcPr>
            <w:tcW w:w="479" w:type="pct"/>
            <w:tcBorders>
              <w:top w:val="nil"/>
              <w:left w:val="nil"/>
              <w:bottom w:val="single" w:sz="8" w:space="0" w:color="8A999D"/>
              <w:right w:val="nil"/>
            </w:tcBorders>
            <w:shd w:val="clear" w:color="000000" w:fill="F1FDE0"/>
            <w:vAlign w:val="center"/>
            <w:hideMark/>
          </w:tcPr>
          <w:p w14:paraId="0FA70809"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r>
      <w:tr w:rsidR="001E0513" w:rsidRPr="001E0513" w14:paraId="6435274A" w14:textId="77777777" w:rsidTr="001E0513">
        <w:trPr>
          <w:trHeight w:val="315"/>
        </w:trPr>
        <w:tc>
          <w:tcPr>
            <w:tcW w:w="1560" w:type="pct"/>
            <w:tcBorders>
              <w:top w:val="nil"/>
              <w:left w:val="nil"/>
              <w:bottom w:val="single" w:sz="8" w:space="0" w:color="8A999D"/>
              <w:right w:val="nil"/>
            </w:tcBorders>
            <w:shd w:val="clear" w:color="auto" w:fill="auto"/>
            <w:vAlign w:val="center"/>
            <w:hideMark/>
          </w:tcPr>
          <w:p w14:paraId="18E24C02"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lastRenderedPageBreak/>
              <w:t>Alternatives - Growth liquid</w:t>
            </w:r>
          </w:p>
        </w:tc>
        <w:tc>
          <w:tcPr>
            <w:tcW w:w="568" w:type="pct"/>
            <w:tcBorders>
              <w:top w:val="nil"/>
              <w:left w:val="nil"/>
              <w:bottom w:val="single" w:sz="8" w:space="0" w:color="8A999D"/>
              <w:right w:val="nil"/>
            </w:tcBorders>
            <w:shd w:val="clear" w:color="auto" w:fill="auto"/>
            <w:vAlign w:val="center"/>
            <w:hideMark/>
          </w:tcPr>
          <w:p w14:paraId="3C8AAE3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3.3%</w:t>
            </w:r>
          </w:p>
        </w:tc>
        <w:tc>
          <w:tcPr>
            <w:tcW w:w="479" w:type="pct"/>
            <w:tcBorders>
              <w:top w:val="nil"/>
              <w:left w:val="nil"/>
              <w:bottom w:val="single" w:sz="8" w:space="0" w:color="8A999D"/>
              <w:right w:val="nil"/>
            </w:tcBorders>
            <w:shd w:val="clear" w:color="auto" w:fill="auto"/>
            <w:vAlign w:val="center"/>
            <w:hideMark/>
          </w:tcPr>
          <w:p w14:paraId="2F49298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3.3%</w:t>
            </w:r>
          </w:p>
        </w:tc>
        <w:tc>
          <w:tcPr>
            <w:tcW w:w="479" w:type="pct"/>
            <w:tcBorders>
              <w:top w:val="nil"/>
              <w:left w:val="nil"/>
              <w:bottom w:val="single" w:sz="8" w:space="0" w:color="8A999D"/>
              <w:right w:val="nil"/>
            </w:tcBorders>
            <w:shd w:val="clear" w:color="auto" w:fill="auto"/>
            <w:vAlign w:val="center"/>
            <w:hideMark/>
          </w:tcPr>
          <w:p w14:paraId="24CADB7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79" w:type="pct"/>
            <w:tcBorders>
              <w:top w:val="nil"/>
              <w:left w:val="nil"/>
              <w:bottom w:val="single" w:sz="8" w:space="0" w:color="8A999D"/>
              <w:right w:val="nil"/>
            </w:tcBorders>
            <w:shd w:val="clear" w:color="auto" w:fill="auto"/>
            <w:vAlign w:val="center"/>
            <w:hideMark/>
          </w:tcPr>
          <w:p w14:paraId="1552194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79" w:type="pct"/>
            <w:tcBorders>
              <w:top w:val="nil"/>
              <w:left w:val="nil"/>
              <w:bottom w:val="single" w:sz="8" w:space="0" w:color="8A999D"/>
              <w:right w:val="nil"/>
            </w:tcBorders>
            <w:shd w:val="clear" w:color="auto" w:fill="auto"/>
            <w:vAlign w:val="center"/>
            <w:hideMark/>
          </w:tcPr>
          <w:p w14:paraId="09A0A9B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79" w:type="pct"/>
            <w:tcBorders>
              <w:top w:val="nil"/>
              <w:left w:val="nil"/>
              <w:bottom w:val="single" w:sz="8" w:space="0" w:color="8A999D"/>
              <w:right w:val="nil"/>
            </w:tcBorders>
            <w:shd w:val="clear" w:color="auto" w:fill="auto"/>
            <w:vAlign w:val="center"/>
            <w:hideMark/>
          </w:tcPr>
          <w:p w14:paraId="739B7AB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79" w:type="pct"/>
            <w:tcBorders>
              <w:top w:val="nil"/>
              <w:left w:val="nil"/>
              <w:bottom w:val="single" w:sz="8" w:space="0" w:color="8A999D"/>
              <w:right w:val="nil"/>
            </w:tcBorders>
            <w:shd w:val="clear" w:color="auto" w:fill="auto"/>
            <w:vAlign w:val="center"/>
            <w:hideMark/>
          </w:tcPr>
          <w:p w14:paraId="2EBEAE6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0FC7C94B" w14:textId="77777777" w:rsidTr="001E0513">
        <w:trPr>
          <w:trHeight w:val="315"/>
        </w:trPr>
        <w:tc>
          <w:tcPr>
            <w:tcW w:w="1560" w:type="pct"/>
            <w:tcBorders>
              <w:top w:val="nil"/>
              <w:left w:val="nil"/>
              <w:bottom w:val="single" w:sz="8" w:space="0" w:color="8A999D"/>
              <w:right w:val="nil"/>
            </w:tcBorders>
            <w:shd w:val="clear" w:color="auto" w:fill="auto"/>
            <w:vAlign w:val="center"/>
            <w:hideMark/>
          </w:tcPr>
          <w:p w14:paraId="6631307A"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International Equities - Unhedged</w:t>
            </w:r>
          </w:p>
        </w:tc>
        <w:tc>
          <w:tcPr>
            <w:tcW w:w="568" w:type="pct"/>
            <w:tcBorders>
              <w:top w:val="nil"/>
              <w:left w:val="nil"/>
              <w:bottom w:val="single" w:sz="8" w:space="0" w:color="8A999D"/>
              <w:right w:val="nil"/>
            </w:tcBorders>
            <w:shd w:val="clear" w:color="auto" w:fill="auto"/>
            <w:vAlign w:val="center"/>
            <w:hideMark/>
          </w:tcPr>
          <w:p w14:paraId="081D960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7.8%</w:t>
            </w:r>
          </w:p>
        </w:tc>
        <w:tc>
          <w:tcPr>
            <w:tcW w:w="479" w:type="pct"/>
            <w:tcBorders>
              <w:top w:val="nil"/>
              <w:left w:val="nil"/>
              <w:bottom w:val="single" w:sz="8" w:space="0" w:color="8A999D"/>
              <w:right w:val="nil"/>
            </w:tcBorders>
            <w:shd w:val="clear" w:color="auto" w:fill="auto"/>
            <w:vAlign w:val="center"/>
            <w:hideMark/>
          </w:tcPr>
          <w:p w14:paraId="721279D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2.2%</w:t>
            </w:r>
          </w:p>
        </w:tc>
        <w:tc>
          <w:tcPr>
            <w:tcW w:w="479" w:type="pct"/>
            <w:tcBorders>
              <w:top w:val="nil"/>
              <w:left w:val="nil"/>
              <w:bottom w:val="single" w:sz="8" w:space="0" w:color="8A999D"/>
              <w:right w:val="nil"/>
            </w:tcBorders>
            <w:shd w:val="clear" w:color="auto" w:fill="auto"/>
            <w:vAlign w:val="center"/>
            <w:hideMark/>
          </w:tcPr>
          <w:p w14:paraId="49D9166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5.5%</w:t>
            </w:r>
          </w:p>
        </w:tc>
        <w:tc>
          <w:tcPr>
            <w:tcW w:w="479" w:type="pct"/>
            <w:tcBorders>
              <w:top w:val="nil"/>
              <w:left w:val="nil"/>
              <w:bottom w:val="single" w:sz="8" w:space="0" w:color="8A999D"/>
              <w:right w:val="nil"/>
            </w:tcBorders>
            <w:shd w:val="clear" w:color="auto" w:fill="auto"/>
            <w:vAlign w:val="center"/>
            <w:hideMark/>
          </w:tcPr>
          <w:p w14:paraId="283C690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8.5%</w:t>
            </w:r>
          </w:p>
        </w:tc>
        <w:tc>
          <w:tcPr>
            <w:tcW w:w="479" w:type="pct"/>
            <w:tcBorders>
              <w:top w:val="nil"/>
              <w:left w:val="nil"/>
              <w:bottom w:val="single" w:sz="8" w:space="0" w:color="8A999D"/>
              <w:right w:val="nil"/>
            </w:tcBorders>
            <w:shd w:val="clear" w:color="auto" w:fill="auto"/>
            <w:vAlign w:val="center"/>
            <w:hideMark/>
          </w:tcPr>
          <w:p w14:paraId="3095C03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2.5%</w:t>
            </w:r>
          </w:p>
        </w:tc>
        <w:tc>
          <w:tcPr>
            <w:tcW w:w="479" w:type="pct"/>
            <w:tcBorders>
              <w:top w:val="nil"/>
              <w:left w:val="nil"/>
              <w:bottom w:val="single" w:sz="8" w:space="0" w:color="8A999D"/>
              <w:right w:val="nil"/>
            </w:tcBorders>
            <w:shd w:val="clear" w:color="auto" w:fill="auto"/>
            <w:vAlign w:val="center"/>
            <w:hideMark/>
          </w:tcPr>
          <w:p w14:paraId="7BFC61F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79" w:type="pct"/>
            <w:tcBorders>
              <w:top w:val="nil"/>
              <w:left w:val="nil"/>
              <w:bottom w:val="single" w:sz="8" w:space="0" w:color="8A999D"/>
              <w:right w:val="nil"/>
            </w:tcBorders>
            <w:shd w:val="clear" w:color="auto" w:fill="auto"/>
            <w:vAlign w:val="center"/>
            <w:hideMark/>
          </w:tcPr>
          <w:p w14:paraId="1C47F67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3AC64AF2" w14:textId="77777777" w:rsidTr="001E0513">
        <w:trPr>
          <w:trHeight w:val="315"/>
        </w:trPr>
        <w:tc>
          <w:tcPr>
            <w:tcW w:w="1560" w:type="pct"/>
            <w:tcBorders>
              <w:top w:val="nil"/>
              <w:left w:val="nil"/>
              <w:bottom w:val="single" w:sz="8" w:space="0" w:color="8A999D"/>
              <w:right w:val="nil"/>
            </w:tcBorders>
            <w:shd w:val="clear" w:color="auto" w:fill="auto"/>
            <w:vAlign w:val="center"/>
            <w:hideMark/>
          </w:tcPr>
          <w:p w14:paraId="7E81F857"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Alternatives - Defensive</w:t>
            </w:r>
          </w:p>
        </w:tc>
        <w:tc>
          <w:tcPr>
            <w:tcW w:w="568" w:type="pct"/>
            <w:tcBorders>
              <w:top w:val="nil"/>
              <w:left w:val="nil"/>
              <w:bottom w:val="single" w:sz="8" w:space="0" w:color="8A999D"/>
              <w:right w:val="nil"/>
            </w:tcBorders>
            <w:shd w:val="clear" w:color="auto" w:fill="auto"/>
            <w:vAlign w:val="center"/>
            <w:hideMark/>
          </w:tcPr>
          <w:p w14:paraId="5B21275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8.6%</w:t>
            </w:r>
          </w:p>
        </w:tc>
        <w:tc>
          <w:tcPr>
            <w:tcW w:w="479" w:type="pct"/>
            <w:tcBorders>
              <w:top w:val="nil"/>
              <w:left w:val="nil"/>
              <w:bottom w:val="single" w:sz="8" w:space="0" w:color="8A999D"/>
              <w:right w:val="nil"/>
            </w:tcBorders>
            <w:shd w:val="clear" w:color="auto" w:fill="auto"/>
            <w:vAlign w:val="center"/>
            <w:hideMark/>
          </w:tcPr>
          <w:p w14:paraId="21EF8A6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8.6%</w:t>
            </w:r>
          </w:p>
        </w:tc>
        <w:tc>
          <w:tcPr>
            <w:tcW w:w="479" w:type="pct"/>
            <w:tcBorders>
              <w:top w:val="nil"/>
              <w:left w:val="nil"/>
              <w:bottom w:val="single" w:sz="8" w:space="0" w:color="8A999D"/>
              <w:right w:val="nil"/>
            </w:tcBorders>
            <w:shd w:val="clear" w:color="auto" w:fill="auto"/>
            <w:vAlign w:val="center"/>
            <w:hideMark/>
          </w:tcPr>
          <w:p w14:paraId="7D9C672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79" w:type="pct"/>
            <w:tcBorders>
              <w:top w:val="nil"/>
              <w:left w:val="nil"/>
              <w:bottom w:val="single" w:sz="8" w:space="0" w:color="8A999D"/>
              <w:right w:val="nil"/>
            </w:tcBorders>
            <w:shd w:val="clear" w:color="auto" w:fill="auto"/>
            <w:vAlign w:val="center"/>
            <w:hideMark/>
          </w:tcPr>
          <w:p w14:paraId="742F358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4.5%</w:t>
            </w:r>
          </w:p>
        </w:tc>
        <w:tc>
          <w:tcPr>
            <w:tcW w:w="479" w:type="pct"/>
            <w:tcBorders>
              <w:top w:val="nil"/>
              <w:left w:val="nil"/>
              <w:bottom w:val="single" w:sz="8" w:space="0" w:color="8A999D"/>
              <w:right w:val="nil"/>
            </w:tcBorders>
            <w:shd w:val="clear" w:color="auto" w:fill="auto"/>
            <w:vAlign w:val="center"/>
            <w:hideMark/>
          </w:tcPr>
          <w:p w14:paraId="5225C34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79" w:type="pct"/>
            <w:tcBorders>
              <w:top w:val="nil"/>
              <w:left w:val="nil"/>
              <w:bottom w:val="single" w:sz="8" w:space="0" w:color="8A999D"/>
              <w:right w:val="nil"/>
            </w:tcBorders>
            <w:shd w:val="clear" w:color="auto" w:fill="auto"/>
            <w:vAlign w:val="center"/>
            <w:hideMark/>
          </w:tcPr>
          <w:p w14:paraId="0DC1540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4.5%</w:t>
            </w:r>
          </w:p>
        </w:tc>
        <w:tc>
          <w:tcPr>
            <w:tcW w:w="479" w:type="pct"/>
            <w:tcBorders>
              <w:top w:val="nil"/>
              <w:left w:val="nil"/>
              <w:bottom w:val="single" w:sz="8" w:space="0" w:color="8A999D"/>
              <w:right w:val="nil"/>
            </w:tcBorders>
            <w:shd w:val="clear" w:color="auto" w:fill="auto"/>
            <w:vAlign w:val="center"/>
            <w:hideMark/>
          </w:tcPr>
          <w:p w14:paraId="4CC19D8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44C52177" w14:textId="77777777" w:rsidTr="001E0513">
        <w:trPr>
          <w:trHeight w:val="315"/>
        </w:trPr>
        <w:tc>
          <w:tcPr>
            <w:tcW w:w="1560" w:type="pct"/>
            <w:tcBorders>
              <w:top w:val="nil"/>
              <w:left w:val="nil"/>
              <w:bottom w:val="single" w:sz="8" w:space="0" w:color="8A999D"/>
              <w:right w:val="nil"/>
            </w:tcBorders>
            <w:shd w:val="clear" w:color="auto" w:fill="auto"/>
            <w:vAlign w:val="center"/>
            <w:hideMark/>
          </w:tcPr>
          <w:p w14:paraId="6435F124"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Balanced</w:t>
            </w:r>
          </w:p>
        </w:tc>
        <w:tc>
          <w:tcPr>
            <w:tcW w:w="568" w:type="pct"/>
            <w:tcBorders>
              <w:top w:val="nil"/>
              <w:left w:val="nil"/>
              <w:bottom w:val="single" w:sz="8" w:space="0" w:color="8A999D"/>
              <w:right w:val="nil"/>
            </w:tcBorders>
            <w:shd w:val="clear" w:color="auto" w:fill="auto"/>
            <w:vAlign w:val="center"/>
            <w:hideMark/>
          </w:tcPr>
          <w:p w14:paraId="0470DA0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6.1%</w:t>
            </w:r>
          </w:p>
        </w:tc>
        <w:tc>
          <w:tcPr>
            <w:tcW w:w="479" w:type="pct"/>
            <w:tcBorders>
              <w:top w:val="nil"/>
              <w:left w:val="nil"/>
              <w:bottom w:val="single" w:sz="8" w:space="0" w:color="8A999D"/>
              <w:right w:val="nil"/>
            </w:tcBorders>
            <w:shd w:val="clear" w:color="auto" w:fill="auto"/>
            <w:vAlign w:val="center"/>
            <w:hideMark/>
          </w:tcPr>
          <w:p w14:paraId="78682FB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79" w:type="pct"/>
            <w:tcBorders>
              <w:top w:val="nil"/>
              <w:left w:val="nil"/>
              <w:bottom w:val="single" w:sz="8" w:space="0" w:color="8A999D"/>
              <w:right w:val="nil"/>
            </w:tcBorders>
            <w:shd w:val="clear" w:color="auto" w:fill="auto"/>
            <w:vAlign w:val="center"/>
            <w:hideMark/>
          </w:tcPr>
          <w:p w14:paraId="4FFBEAD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6.1%</w:t>
            </w:r>
          </w:p>
        </w:tc>
        <w:tc>
          <w:tcPr>
            <w:tcW w:w="479" w:type="pct"/>
            <w:tcBorders>
              <w:top w:val="nil"/>
              <w:left w:val="nil"/>
              <w:bottom w:val="single" w:sz="8" w:space="0" w:color="8A999D"/>
              <w:right w:val="nil"/>
            </w:tcBorders>
            <w:shd w:val="clear" w:color="auto" w:fill="auto"/>
            <w:vAlign w:val="center"/>
            <w:hideMark/>
          </w:tcPr>
          <w:p w14:paraId="0E6CB56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5.4%</w:t>
            </w:r>
          </w:p>
        </w:tc>
        <w:tc>
          <w:tcPr>
            <w:tcW w:w="479" w:type="pct"/>
            <w:tcBorders>
              <w:top w:val="nil"/>
              <w:left w:val="nil"/>
              <w:bottom w:val="single" w:sz="8" w:space="0" w:color="8A999D"/>
              <w:right w:val="nil"/>
            </w:tcBorders>
            <w:shd w:val="clear" w:color="auto" w:fill="auto"/>
            <w:vAlign w:val="center"/>
            <w:hideMark/>
          </w:tcPr>
          <w:p w14:paraId="7B775FC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79" w:type="pct"/>
            <w:tcBorders>
              <w:top w:val="nil"/>
              <w:left w:val="nil"/>
              <w:bottom w:val="single" w:sz="8" w:space="0" w:color="8A999D"/>
              <w:right w:val="nil"/>
            </w:tcBorders>
            <w:shd w:val="clear" w:color="auto" w:fill="auto"/>
            <w:vAlign w:val="center"/>
            <w:hideMark/>
          </w:tcPr>
          <w:p w14:paraId="2DA2DDD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5.4%</w:t>
            </w:r>
          </w:p>
        </w:tc>
        <w:tc>
          <w:tcPr>
            <w:tcW w:w="479" w:type="pct"/>
            <w:tcBorders>
              <w:top w:val="nil"/>
              <w:left w:val="nil"/>
              <w:bottom w:val="single" w:sz="8" w:space="0" w:color="8A999D"/>
              <w:right w:val="nil"/>
            </w:tcBorders>
            <w:shd w:val="clear" w:color="auto" w:fill="auto"/>
            <w:vAlign w:val="center"/>
            <w:hideMark/>
          </w:tcPr>
          <w:p w14:paraId="5C264F8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7A362114" w14:textId="77777777" w:rsidTr="001E0513">
        <w:trPr>
          <w:trHeight w:val="315"/>
        </w:trPr>
        <w:tc>
          <w:tcPr>
            <w:tcW w:w="1560" w:type="pct"/>
            <w:tcBorders>
              <w:top w:val="nil"/>
              <w:left w:val="nil"/>
              <w:bottom w:val="single" w:sz="8" w:space="0" w:color="8A999D"/>
              <w:right w:val="nil"/>
            </w:tcBorders>
            <w:shd w:val="clear" w:color="auto" w:fill="auto"/>
            <w:vAlign w:val="center"/>
            <w:hideMark/>
          </w:tcPr>
          <w:p w14:paraId="59A1BA01"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Floating High Yield Credit</w:t>
            </w:r>
          </w:p>
        </w:tc>
        <w:tc>
          <w:tcPr>
            <w:tcW w:w="568" w:type="pct"/>
            <w:tcBorders>
              <w:top w:val="nil"/>
              <w:left w:val="nil"/>
              <w:bottom w:val="single" w:sz="8" w:space="0" w:color="8A999D"/>
              <w:right w:val="nil"/>
            </w:tcBorders>
            <w:shd w:val="clear" w:color="auto" w:fill="auto"/>
            <w:vAlign w:val="center"/>
            <w:hideMark/>
          </w:tcPr>
          <w:p w14:paraId="2C69A82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7.4%</w:t>
            </w:r>
          </w:p>
        </w:tc>
        <w:tc>
          <w:tcPr>
            <w:tcW w:w="479" w:type="pct"/>
            <w:tcBorders>
              <w:top w:val="nil"/>
              <w:left w:val="nil"/>
              <w:bottom w:val="single" w:sz="8" w:space="0" w:color="8A999D"/>
              <w:right w:val="nil"/>
            </w:tcBorders>
            <w:shd w:val="clear" w:color="auto" w:fill="auto"/>
            <w:vAlign w:val="center"/>
            <w:hideMark/>
          </w:tcPr>
          <w:p w14:paraId="6C64E0A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7.4%</w:t>
            </w:r>
          </w:p>
        </w:tc>
        <w:tc>
          <w:tcPr>
            <w:tcW w:w="479" w:type="pct"/>
            <w:tcBorders>
              <w:top w:val="nil"/>
              <w:left w:val="nil"/>
              <w:bottom w:val="single" w:sz="8" w:space="0" w:color="8A999D"/>
              <w:right w:val="nil"/>
            </w:tcBorders>
            <w:shd w:val="clear" w:color="auto" w:fill="auto"/>
            <w:vAlign w:val="center"/>
            <w:hideMark/>
          </w:tcPr>
          <w:p w14:paraId="750BEDA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79" w:type="pct"/>
            <w:tcBorders>
              <w:top w:val="nil"/>
              <w:left w:val="nil"/>
              <w:bottom w:val="single" w:sz="8" w:space="0" w:color="8A999D"/>
              <w:right w:val="nil"/>
            </w:tcBorders>
            <w:shd w:val="clear" w:color="auto" w:fill="auto"/>
            <w:vAlign w:val="center"/>
            <w:hideMark/>
          </w:tcPr>
          <w:p w14:paraId="65A9822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6.5%</w:t>
            </w:r>
          </w:p>
        </w:tc>
        <w:tc>
          <w:tcPr>
            <w:tcW w:w="479" w:type="pct"/>
            <w:tcBorders>
              <w:top w:val="nil"/>
              <w:left w:val="nil"/>
              <w:bottom w:val="single" w:sz="8" w:space="0" w:color="8A999D"/>
              <w:right w:val="nil"/>
            </w:tcBorders>
            <w:shd w:val="clear" w:color="auto" w:fill="auto"/>
            <w:vAlign w:val="center"/>
            <w:hideMark/>
          </w:tcPr>
          <w:p w14:paraId="32F3D61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6.5%</w:t>
            </w:r>
          </w:p>
        </w:tc>
        <w:tc>
          <w:tcPr>
            <w:tcW w:w="479" w:type="pct"/>
            <w:tcBorders>
              <w:top w:val="nil"/>
              <w:left w:val="nil"/>
              <w:bottom w:val="single" w:sz="8" w:space="0" w:color="8A999D"/>
              <w:right w:val="nil"/>
            </w:tcBorders>
            <w:shd w:val="clear" w:color="auto" w:fill="auto"/>
            <w:vAlign w:val="center"/>
            <w:hideMark/>
          </w:tcPr>
          <w:p w14:paraId="4F68C66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79" w:type="pct"/>
            <w:tcBorders>
              <w:top w:val="nil"/>
              <w:left w:val="nil"/>
              <w:bottom w:val="single" w:sz="8" w:space="0" w:color="8A999D"/>
              <w:right w:val="nil"/>
            </w:tcBorders>
            <w:shd w:val="clear" w:color="auto" w:fill="auto"/>
            <w:vAlign w:val="center"/>
            <w:hideMark/>
          </w:tcPr>
          <w:p w14:paraId="018F86E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D072EA" w:rsidRPr="00D072EA" w14:paraId="5EC2DD87" w14:textId="77777777" w:rsidTr="001E0513">
        <w:trPr>
          <w:trHeight w:val="315"/>
        </w:trPr>
        <w:tc>
          <w:tcPr>
            <w:tcW w:w="1560" w:type="pct"/>
            <w:tcBorders>
              <w:top w:val="nil"/>
              <w:left w:val="nil"/>
              <w:bottom w:val="single" w:sz="8" w:space="0" w:color="8A999D"/>
              <w:right w:val="nil"/>
            </w:tcBorders>
            <w:shd w:val="clear" w:color="000000" w:fill="F1FDE0"/>
            <w:vAlign w:val="center"/>
            <w:hideMark/>
          </w:tcPr>
          <w:p w14:paraId="099FF714"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Long Duration</w:t>
            </w:r>
          </w:p>
        </w:tc>
        <w:tc>
          <w:tcPr>
            <w:tcW w:w="568" w:type="pct"/>
            <w:tcBorders>
              <w:top w:val="nil"/>
              <w:left w:val="nil"/>
              <w:bottom w:val="single" w:sz="8" w:space="0" w:color="8A999D"/>
              <w:right w:val="nil"/>
            </w:tcBorders>
            <w:shd w:val="clear" w:color="000000" w:fill="F1FDE0"/>
            <w:vAlign w:val="center"/>
            <w:hideMark/>
          </w:tcPr>
          <w:p w14:paraId="58D66E31"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4.9%</w:t>
            </w:r>
          </w:p>
        </w:tc>
        <w:tc>
          <w:tcPr>
            <w:tcW w:w="479" w:type="pct"/>
            <w:tcBorders>
              <w:top w:val="nil"/>
              <w:left w:val="nil"/>
              <w:bottom w:val="single" w:sz="8" w:space="0" w:color="8A999D"/>
              <w:right w:val="nil"/>
            </w:tcBorders>
            <w:shd w:val="clear" w:color="000000" w:fill="F1FDE0"/>
            <w:vAlign w:val="center"/>
            <w:hideMark/>
          </w:tcPr>
          <w:p w14:paraId="354E22EC"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4.9%</w:t>
            </w:r>
          </w:p>
        </w:tc>
        <w:tc>
          <w:tcPr>
            <w:tcW w:w="479" w:type="pct"/>
            <w:tcBorders>
              <w:top w:val="nil"/>
              <w:left w:val="nil"/>
              <w:bottom w:val="single" w:sz="8" w:space="0" w:color="8A999D"/>
              <w:right w:val="nil"/>
            </w:tcBorders>
            <w:shd w:val="clear" w:color="000000" w:fill="F1FDE0"/>
            <w:vAlign w:val="center"/>
            <w:hideMark/>
          </w:tcPr>
          <w:p w14:paraId="119E7867"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c>
          <w:tcPr>
            <w:tcW w:w="479" w:type="pct"/>
            <w:tcBorders>
              <w:top w:val="nil"/>
              <w:left w:val="nil"/>
              <w:bottom w:val="single" w:sz="8" w:space="0" w:color="8A999D"/>
              <w:right w:val="nil"/>
            </w:tcBorders>
            <w:shd w:val="clear" w:color="000000" w:fill="F1FDE0"/>
            <w:vAlign w:val="center"/>
            <w:hideMark/>
          </w:tcPr>
          <w:p w14:paraId="077DB188"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3.8%</w:t>
            </w:r>
          </w:p>
        </w:tc>
        <w:tc>
          <w:tcPr>
            <w:tcW w:w="479" w:type="pct"/>
            <w:tcBorders>
              <w:top w:val="nil"/>
              <w:left w:val="nil"/>
              <w:bottom w:val="single" w:sz="8" w:space="0" w:color="8A999D"/>
              <w:right w:val="nil"/>
            </w:tcBorders>
            <w:shd w:val="clear" w:color="000000" w:fill="F1FDE0"/>
            <w:vAlign w:val="center"/>
            <w:hideMark/>
          </w:tcPr>
          <w:p w14:paraId="7C106507"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3.8%</w:t>
            </w:r>
          </w:p>
        </w:tc>
        <w:tc>
          <w:tcPr>
            <w:tcW w:w="479" w:type="pct"/>
            <w:tcBorders>
              <w:top w:val="nil"/>
              <w:left w:val="nil"/>
              <w:bottom w:val="single" w:sz="8" w:space="0" w:color="8A999D"/>
              <w:right w:val="nil"/>
            </w:tcBorders>
            <w:shd w:val="clear" w:color="000000" w:fill="F1FDE0"/>
            <w:vAlign w:val="center"/>
            <w:hideMark/>
          </w:tcPr>
          <w:p w14:paraId="1C00A758"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c>
          <w:tcPr>
            <w:tcW w:w="479" w:type="pct"/>
            <w:tcBorders>
              <w:top w:val="nil"/>
              <w:left w:val="nil"/>
              <w:bottom w:val="single" w:sz="8" w:space="0" w:color="8A999D"/>
              <w:right w:val="nil"/>
            </w:tcBorders>
            <w:shd w:val="clear" w:color="000000" w:fill="F1FDE0"/>
            <w:vAlign w:val="center"/>
            <w:hideMark/>
          </w:tcPr>
          <w:p w14:paraId="6020A0BA"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r>
      <w:tr w:rsidR="001E0513" w:rsidRPr="001E0513" w14:paraId="1FD4C318" w14:textId="77777777" w:rsidTr="001E0513">
        <w:trPr>
          <w:trHeight w:val="315"/>
        </w:trPr>
        <w:tc>
          <w:tcPr>
            <w:tcW w:w="1560" w:type="pct"/>
            <w:tcBorders>
              <w:top w:val="nil"/>
              <w:left w:val="nil"/>
              <w:bottom w:val="single" w:sz="8" w:space="0" w:color="8A999D"/>
              <w:right w:val="nil"/>
            </w:tcBorders>
            <w:shd w:val="clear" w:color="auto" w:fill="auto"/>
            <w:vAlign w:val="center"/>
            <w:hideMark/>
          </w:tcPr>
          <w:p w14:paraId="74B97BB3"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Australian Fixed Interest</w:t>
            </w:r>
          </w:p>
        </w:tc>
        <w:tc>
          <w:tcPr>
            <w:tcW w:w="568" w:type="pct"/>
            <w:tcBorders>
              <w:top w:val="nil"/>
              <w:left w:val="nil"/>
              <w:bottom w:val="single" w:sz="8" w:space="0" w:color="8A999D"/>
              <w:right w:val="nil"/>
            </w:tcBorders>
            <w:shd w:val="clear" w:color="auto" w:fill="auto"/>
            <w:vAlign w:val="center"/>
            <w:hideMark/>
          </w:tcPr>
          <w:p w14:paraId="0ACB854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5.3%</w:t>
            </w:r>
          </w:p>
        </w:tc>
        <w:tc>
          <w:tcPr>
            <w:tcW w:w="479" w:type="pct"/>
            <w:tcBorders>
              <w:top w:val="nil"/>
              <w:left w:val="nil"/>
              <w:bottom w:val="single" w:sz="8" w:space="0" w:color="8A999D"/>
              <w:right w:val="nil"/>
            </w:tcBorders>
            <w:shd w:val="clear" w:color="auto" w:fill="auto"/>
            <w:vAlign w:val="center"/>
            <w:hideMark/>
          </w:tcPr>
          <w:p w14:paraId="3CC5BDC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5.3%</w:t>
            </w:r>
          </w:p>
        </w:tc>
        <w:tc>
          <w:tcPr>
            <w:tcW w:w="479" w:type="pct"/>
            <w:tcBorders>
              <w:top w:val="nil"/>
              <w:left w:val="nil"/>
              <w:bottom w:val="single" w:sz="8" w:space="0" w:color="8A999D"/>
              <w:right w:val="nil"/>
            </w:tcBorders>
            <w:shd w:val="clear" w:color="auto" w:fill="auto"/>
            <w:vAlign w:val="center"/>
            <w:hideMark/>
          </w:tcPr>
          <w:p w14:paraId="090F51B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79" w:type="pct"/>
            <w:tcBorders>
              <w:top w:val="nil"/>
              <w:left w:val="nil"/>
              <w:bottom w:val="single" w:sz="8" w:space="0" w:color="8A999D"/>
              <w:right w:val="nil"/>
            </w:tcBorders>
            <w:shd w:val="clear" w:color="auto" w:fill="auto"/>
            <w:vAlign w:val="center"/>
            <w:hideMark/>
          </w:tcPr>
          <w:p w14:paraId="2BBEB71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4.2%</w:t>
            </w:r>
          </w:p>
        </w:tc>
        <w:tc>
          <w:tcPr>
            <w:tcW w:w="479" w:type="pct"/>
            <w:tcBorders>
              <w:top w:val="nil"/>
              <w:left w:val="nil"/>
              <w:bottom w:val="single" w:sz="8" w:space="0" w:color="8A999D"/>
              <w:right w:val="nil"/>
            </w:tcBorders>
            <w:shd w:val="clear" w:color="auto" w:fill="auto"/>
            <w:vAlign w:val="center"/>
            <w:hideMark/>
          </w:tcPr>
          <w:p w14:paraId="4E81DBF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4.2%</w:t>
            </w:r>
          </w:p>
        </w:tc>
        <w:tc>
          <w:tcPr>
            <w:tcW w:w="479" w:type="pct"/>
            <w:tcBorders>
              <w:top w:val="nil"/>
              <w:left w:val="nil"/>
              <w:bottom w:val="single" w:sz="8" w:space="0" w:color="8A999D"/>
              <w:right w:val="nil"/>
            </w:tcBorders>
            <w:shd w:val="clear" w:color="auto" w:fill="auto"/>
            <w:vAlign w:val="center"/>
            <w:hideMark/>
          </w:tcPr>
          <w:p w14:paraId="66E190C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79" w:type="pct"/>
            <w:tcBorders>
              <w:top w:val="nil"/>
              <w:left w:val="nil"/>
              <w:bottom w:val="single" w:sz="8" w:space="0" w:color="8A999D"/>
              <w:right w:val="nil"/>
            </w:tcBorders>
            <w:shd w:val="clear" w:color="auto" w:fill="auto"/>
            <w:vAlign w:val="center"/>
            <w:hideMark/>
          </w:tcPr>
          <w:p w14:paraId="767C765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48E93481" w14:textId="77777777" w:rsidTr="001E0513">
        <w:trPr>
          <w:trHeight w:val="315"/>
        </w:trPr>
        <w:tc>
          <w:tcPr>
            <w:tcW w:w="1560" w:type="pct"/>
            <w:tcBorders>
              <w:top w:val="nil"/>
              <w:left w:val="nil"/>
              <w:bottom w:val="single" w:sz="8" w:space="0" w:color="8A999D"/>
              <w:right w:val="nil"/>
            </w:tcBorders>
            <w:shd w:val="clear" w:color="auto" w:fill="auto"/>
            <w:vAlign w:val="center"/>
            <w:hideMark/>
          </w:tcPr>
          <w:p w14:paraId="404D4151"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International Fixed Interest</w:t>
            </w:r>
          </w:p>
        </w:tc>
        <w:tc>
          <w:tcPr>
            <w:tcW w:w="568" w:type="pct"/>
            <w:tcBorders>
              <w:top w:val="nil"/>
              <w:left w:val="nil"/>
              <w:bottom w:val="single" w:sz="8" w:space="0" w:color="8A999D"/>
              <w:right w:val="nil"/>
            </w:tcBorders>
            <w:shd w:val="clear" w:color="auto" w:fill="auto"/>
            <w:vAlign w:val="center"/>
            <w:hideMark/>
          </w:tcPr>
          <w:p w14:paraId="6ECF92D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79" w:type="pct"/>
            <w:tcBorders>
              <w:top w:val="nil"/>
              <w:left w:val="nil"/>
              <w:bottom w:val="single" w:sz="8" w:space="0" w:color="8A999D"/>
              <w:right w:val="nil"/>
            </w:tcBorders>
            <w:shd w:val="clear" w:color="auto" w:fill="auto"/>
            <w:vAlign w:val="center"/>
            <w:hideMark/>
          </w:tcPr>
          <w:p w14:paraId="2C41612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79" w:type="pct"/>
            <w:tcBorders>
              <w:top w:val="nil"/>
              <w:left w:val="nil"/>
              <w:bottom w:val="single" w:sz="8" w:space="0" w:color="8A999D"/>
              <w:right w:val="nil"/>
            </w:tcBorders>
            <w:shd w:val="clear" w:color="auto" w:fill="auto"/>
            <w:vAlign w:val="center"/>
            <w:hideMark/>
          </w:tcPr>
          <w:p w14:paraId="6339ED2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79" w:type="pct"/>
            <w:tcBorders>
              <w:top w:val="nil"/>
              <w:left w:val="nil"/>
              <w:bottom w:val="single" w:sz="8" w:space="0" w:color="8A999D"/>
              <w:right w:val="nil"/>
            </w:tcBorders>
            <w:shd w:val="clear" w:color="auto" w:fill="auto"/>
            <w:vAlign w:val="center"/>
            <w:hideMark/>
          </w:tcPr>
          <w:p w14:paraId="404C3AB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3.7%</w:t>
            </w:r>
          </w:p>
        </w:tc>
        <w:tc>
          <w:tcPr>
            <w:tcW w:w="479" w:type="pct"/>
            <w:tcBorders>
              <w:top w:val="nil"/>
              <w:left w:val="nil"/>
              <w:bottom w:val="single" w:sz="8" w:space="0" w:color="8A999D"/>
              <w:right w:val="nil"/>
            </w:tcBorders>
            <w:shd w:val="clear" w:color="auto" w:fill="auto"/>
            <w:vAlign w:val="center"/>
            <w:hideMark/>
          </w:tcPr>
          <w:p w14:paraId="4775BC9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3.7%</w:t>
            </w:r>
          </w:p>
        </w:tc>
        <w:tc>
          <w:tcPr>
            <w:tcW w:w="479" w:type="pct"/>
            <w:tcBorders>
              <w:top w:val="nil"/>
              <w:left w:val="nil"/>
              <w:bottom w:val="single" w:sz="8" w:space="0" w:color="8A999D"/>
              <w:right w:val="nil"/>
            </w:tcBorders>
            <w:shd w:val="clear" w:color="auto" w:fill="auto"/>
            <w:vAlign w:val="center"/>
            <w:hideMark/>
          </w:tcPr>
          <w:p w14:paraId="0AD0266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79" w:type="pct"/>
            <w:tcBorders>
              <w:top w:val="nil"/>
              <w:left w:val="nil"/>
              <w:bottom w:val="single" w:sz="8" w:space="0" w:color="8A999D"/>
              <w:right w:val="nil"/>
            </w:tcBorders>
            <w:shd w:val="clear" w:color="auto" w:fill="auto"/>
            <w:vAlign w:val="center"/>
            <w:hideMark/>
          </w:tcPr>
          <w:p w14:paraId="6E5EE0F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1F983DC3" w14:textId="77777777" w:rsidTr="001E0513">
        <w:trPr>
          <w:trHeight w:val="315"/>
        </w:trPr>
        <w:tc>
          <w:tcPr>
            <w:tcW w:w="1560" w:type="pct"/>
            <w:tcBorders>
              <w:top w:val="nil"/>
              <w:left w:val="nil"/>
              <w:bottom w:val="single" w:sz="8" w:space="0" w:color="8A999D"/>
              <w:right w:val="nil"/>
            </w:tcBorders>
            <w:shd w:val="clear" w:color="auto" w:fill="auto"/>
            <w:vAlign w:val="center"/>
            <w:hideMark/>
          </w:tcPr>
          <w:p w14:paraId="35900B83"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Inflation Linked Government Bonds</w:t>
            </w:r>
          </w:p>
        </w:tc>
        <w:tc>
          <w:tcPr>
            <w:tcW w:w="568" w:type="pct"/>
            <w:tcBorders>
              <w:top w:val="nil"/>
              <w:left w:val="nil"/>
              <w:bottom w:val="single" w:sz="8" w:space="0" w:color="8A999D"/>
              <w:right w:val="nil"/>
            </w:tcBorders>
            <w:shd w:val="clear" w:color="auto" w:fill="auto"/>
            <w:vAlign w:val="center"/>
            <w:hideMark/>
          </w:tcPr>
          <w:p w14:paraId="7216617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5.3%</w:t>
            </w:r>
          </w:p>
        </w:tc>
        <w:tc>
          <w:tcPr>
            <w:tcW w:w="479" w:type="pct"/>
            <w:tcBorders>
              <w:top w:val="nil"/>
              <w:left w:val="nil"/>
              <w:bottom w:val="single" w:sz="8" w:space="0" w:color="8A999D"/>
              <w:right w:val="nil"/>
            </w:tcBorders>
            <w:shd w:val="clear" w:color="auto" w:fill="auto"/>
            <w:vAlign w:val="center"/>
            <w:hideMark/>
          </w:tcPr>
          <w:p w14:paraId="5FA66AB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5.3%</w:t>
            </w:r>
          </w:p>
        </w:tc>
        <w:tc>
          <w:tcPr>
            <w:tcW w:w="479" w:type="pct"/>
            <w:tcBorders>
              <w:top w:val="nil"/>
              <w:left w:val="nil"/>
              <w:bottom w:val="single" w:sz="8" w:space="0" w:color="8A999D"/>
              <w:right w:val="nil"/>
            </w:tcBorders>
            <w:shd w:val="clear" w:color="auto" w:fill="auto"/>
            <w:vAlign w:val="center"/>
            <w:hideMark/>
          </w:tcPr>
          <w:p w14:paraId="0E5825B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79" w:type="pct"/>
            <w:tcBorders>
              <w:top w:val="nil"/>
              <w:left w:val="nil"/>
              <w:bottom w:val="single" w:sz="8" w:space="0" w:color="8A999D"/>
              <w:right w:val="nil"/>
            </w:tcBorders>
            <w:shd w:val="clear" w:color="auto" w:fill="auto"/>
            <w:vAlign w:val="center"/>
            <w:hideMark/>
          </w:tcPr>
          <w:p w14:paraId="66AC1C1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2.5%</w:t>
            </w:r>
          </w:p>
        </w:tc>
        <w:tc>
          <w:tcPr>
            <w:tcW w:w="479" w:type="pct"/>
            <w:tcBorders>
              <w:top w:val="nil"/>
              <w:left w:val="nil"/>
              <w:bottom w:val="single" w:sz="8" w:space="0" w:color="8A999D"/>
              <w:right w:val="nil"/>
            </w:tcBorders>
            <w:shd w:val="clear" w:color="auto" w:fill="auto"/>
            <w:vAlign w:val="center"/>
            <w:hideMark/>
          </w:tcPr>
          <w:p w14:paraId="73BEC88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2.5%</w:t>
            </w:r>
          </w:p>
        </w:tc>
        <w:tc>
          <w:tcPr>
            <w:tcW w:w="479" w:type="pct"/>
            <w:tcBorders>
              <w:top w:val="nil"/>
              <w:left w:val="nil"/>
              <w:bottom w:val="single" w:sz="8" w:space="0" w:color="8A999D"/>
              <w:right w:val="nil"/>
            </w:tcBorders>
            <w:shd w:val="clear" w:color="auto" w:fill="auto"/>
            <w:vAlign w:val="center"/>
            <w:hideMark/>
          </w:tcPr>
          <w:p w14:paraId="791F5D3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79" w:type="pct"/>
            <w:tcBorders>
              <w:top w:val="nil"/>
              <w:left w:val="nil"/>
              <w:bottom w:val="single" w:sz="8" w:space="0" w:color="8A999D"/>
              <w:right w:val="nil"/>
            </w:tcBorders>
            <w:shd w:val="clear" w:color="auto" w:fill="auto"/>
            <w:vAlign w:val="center"/>
            <w:hideMark/>
          </w:tcPr>
          <w:p w14:paraId="4347411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D072EA" w:rsidRPr="00D072EA" w14:paraId="7D141996" w14:textId="77777777" w:rsidTr="001E0513">
        <w:trPr>
          <w:trHeight w:val="315"/>
        </w:trPr>
        <w:tc>
          <w:tcPr>
            <w:tcW w:w="1560" w:type="pct"/>
            <w:tcBorders>
              <w:top w:val="nil"/>
              <w:left w:val="nil"/>
              <w:bottom w:val="single" w:sz="8" w:space="0" w:color="8A999D"/>
              <w:right w:val="nil"/>
            </w:tcBorders>
            <w:shd w:val="clear" w:color="000000" w:fill="F1FDE0"/>
            <w:vAlign w:val="center"/>
            <w:hideMark/>
          </w:tcPr>
          <w:p w14:paraId="2E861CBC"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Floating Rate</w:t>
            </w:r>
          </w:p>
        </w:tc>
        <w:tc>
          <w:tcPr>
            <w:tcW w:w="568" w:type="pct"/>
            <w:tcBorders>
              <w:top w:val="nil"/>
              <w:left w:val="nil"/>
              <w:bottom w:val="single" w:sz="8" w:space="0" w:color="8A999D"/>
              <w:right w:val="nil"/>
            </w:tcBorders>
            <w:shd w:val="clear" w:color="000000" w:fill="F1FDE0"/>
            <w:vAlign w:val="center"/>
            <w:hideMark/>
          </w:tcPr>
          <w:p w14:paraId="6A09294B"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5.9%</w:t>
            </w:r>
          </w:p>
        </w:tc>
        <w:tc>
          <w:tcPr>
            <w:tcW w:w="479" w:type="pct"/>
            <w:tcBorders>
              <w:top w:val="nil"/>
              <w:left w:val="nil"/>
              <w:bottom w:val="single" w:sz="8" w:space="0" w:color="8A999D"/>
              <w:right w:val="nil"/>
            </w:tcBorders>
            <w:shd w:val="clear" w:color="000000" w:fill="F1FDE0"/>
            <w:vAlign w:val="center"/>
            <w:hideMark/>
          </w:tcPr>
          <w:p w14:paraId="7C8209A5"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5.9%</w:t>
            </w:r>
          </w:p>
        </w:tc>
        <w:tc>
          <w:tcPr>
            <w:tcW w:w="479" w:type="pct"/>
            <w:tcBorders>
              <w:top w:val="nil"/>
              <w:left w:val="nil"/>
              <w:bottom w:val="single" w:sz="8" w:space="0" w:color="8A999D"/>
              <w:right w:val="nil"/>
            </w:tcBorders>
            <w:shd w:val="clear" w:color="000000" w:fill="F1FDE0"/>
            <w:vAlign w:val="center"/>
            <w:hideMark/>
          </w:tcPr>
          <w:p w14:paraId="23B8F242"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c>
          <w:tcPr>
            <w:tcW w:w="479" w:type="pct"/>
            <w:tcBorders>
              <w:top w:val="nil"/>
              <w:left w:val="nil"/>
              <w:bottom w:val="single" w:sz="8" w:space="0" w:color="8A999D"/>
              <w:right w:val="nil"/>
            </w:tcBorders>
            <w:shd w:val="clear" w:color="000000" w:fill="F1FDE0"/>
            <w:vAlign w:val="center"/>
            <w:hideMark/>
          </w:tcPr>
          <w:p w14:paraId="09329670"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4.5%</w:t>
            </w:r>
          </w:p>
        </w:tc>
        <w:tc>
          <w:tcPr>
            <w:tcW w:w="479" w:type="pct"/>
            <w:tcBorders>
              <w:top w:val="nil"/>
              <w:left w:val="nil"/>
              <w:bottom w:val="single" w:sz="8" w:space="0" w:color="8A999D"/>
              <w:right w:val="nil"/>
            </w:tcBorders>
            <w:shd w:val="clear" w:color="000000" w:fill="F1FDE0"/>
            <w:vAlign w:val="center"/>
            <w:hideMark/>
          </w:tcPr>
          <w:p w14:paraId="74C1EC99"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4.5%</w:t>
            </w:r>
          </w:p>
        </w:tc>
        <w:tc>
          <w:tcPr>
            <w:tcW w:w="479" w:type="pct"/>
            <w:tcBorders>
              <w:top w:val="nil"/>
              <w:left w:val="nil"/>
              <w:bottom w:val="single" w:sz="8" w:space="0" w:color="8A999D"/>
              <w:right w:val="nil"/>
            </w:tcBorders>
            <w:shd w:val="clear" w:color="000000" w:fill="F1FDE0"/>
            <w:vAlign w:val="center"/>
            <w:hideMark/>
          </w:tcPr>
          <w:p w14:paraId="4E9EA656"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c>
          <w:tcPr>
            <w:tcW w:w="479" w:type="pct"/>
            <w:tcBorders>
              <w:top w:val="nil"/>
              <w:left w:val="nil"/>
              <w:bottom w:val="single" w:sz="8" w:space="0" w:color="8A999D"/>
              <w:right w:val="nil"/>
            </w:tcBorders>
            <w:shd w:val="clear" w:color="000000" w:fill="F1FDE0"/>
            <w:vAlign w:val="center"/>
            <w:hideMark/>
          </w:tcPr>
          <w:p w14:paraId="37601BB7"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r>
      <w:tr w:rsidR="001E0513" w:rsidRPr="001E0513" w14:paraId="2F68278D" w14:textId="77777777" w:rsidTr="001E0513">
        <w:trPr>
          <w:trHeight w:val="315"/>
        </w:trPr>
        <w:tc>
          <w:tcPr>
            <w:tcW w:w="1560" w:type="pct"/>
            <w:tcBorders>
              <w:top w:val="nil"/>
              <w:left w:val="nil"/>
              <w:bottom w:val="single" w:sz="8" w:space="0" w:color="8A999D"/>
              <w:right w:val="nil"/>
            </w:tcBorders>
            <w:shd w:val="clear" w:color="auto" w:fill="auto"/>
            <w:vAlign w:val="center"/>
            <w:hideMark/>
          </w:tcPr>
          <w:p w14:paraId="07269518"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Floating High Yield Credit</w:t>
            </w:r>
          </w:p>
        </w:tc>
        <w:tc>
          <w:tcPr>
            <w:tcW w:w="568" w:type="pct"/>
            <w:tcBorders>
              <w:top w:val="nil"/>
              <w:left w:val="nil"/>
              <w:bottom w:val="single" w:sz="8" w:space="0" w:color="8A999D"/>
              <w:right w:val="nil"/>
            </w:tcBorders>
            <w:shd w:val="clear" w:color="auto" w:fill="auto"/>
            <w:vAlign w:val="center"/>
            <w:hideMark/>
          </w:tcPr>
          <w:p w14:paraId="6E32681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7.4%</w:t>
            </w:r>
          </w:p>
        </w:tc>
        <w:tc>
          <w:tcPr>
            <w:tcW w:w="479" w:type="pct"/>
            <w:tcBorders>
              <w:top w:val="nil"/>
              <w:left w:val="nil"/>
              <w:bottom w:val="single" w:sz="8" w:space="0" w:color="8A999D"/>
              <w:right w:val="nil"/>
            </w:tcBorders>
            <w:shd w:val="clear" w:color="auto" w:fill="auto"/>
            <w:vAlign w:val="center"/>
            <w:hideMark/>
          </w:tcPr>
          <w:p w14:paraId="1ED071A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7.4%</w:t>
            </w:r>
          </w:p>
        </w:tc>
        <w:tc>
          <w:tcPr>
            <w:tcW w:w="479" w:type="pct"/>
            <w:tcBorders>
              <w:top w:val="nil"/>
              <w:left w:val="nil"/>
              <w:bottom w:val="single" w:sz="8" w:space="0" w:color="8A999D"/>
              <w:right w:val="nil"/>
            </w:tcBorders>
            <w:shd w:val="clear" w:color="auto" w:fill="auto"/>
            <w:vAlign w:val="center"/>
            <w:hideMark/>
          </w:tcPr>
          <w:p w14:paraId="3DA412B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79" w:type="pct"/>
            <w:tcBorders>
              <w:top w:val="nil"/>
              <w:left w:val="nil"/>
              <w:bottom w:val="single" w:sz="8" w:space="0" w:color="8A999D"/>
              <w:right w:val="nil"/>
            </w:tcBorders>
            <w:shd w:val="clear" w:color="auto" w:fill="auto"/>
            <w:vAlign w:val="center"/>
            <w:hideMark/>
          </w:tcPr>
          <w:p w14:paraId="5A6EDF8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6.5%</w:t>
            </w:r>
          </w:p>
        </w:tc>
        <w:tc>
          <w:tcPr>
            <w:tcW w:w="479" w:type="pct"/>
            <w:tcBorders>
              <w:top w:val="nil"/>
              <w:left w:val="nil"/>
              <w:bottom w:val="single" w:sz="8" w:space="0" w:color="8A999D"/>
              <w:right w:val="nil"/>
            </w:tcBorders>
            <w:shd w:val="clear" w:color="auto" w:fill="auto"/>
            <w:vAlign w:val="center"/>
            <w:hideMark/>
          </w:tcPr>
          <w:p w14:paraId="6A82313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6.5%</w:t>
            </w:r>
          </w:p>
        </w:tc>
        <w:tc>
          <w:tcPr>
            <w:tcW w:w="479" w:type="pct"/>
            <w:tcBorders>
              <w:top w:val="nil"/>
              <w:left w:val="nil"/>
              <w:bottom w:val="single" w:sz="8" w:space="0" w:color="8A999D"/>
              <w:right w:val="nil"/>
            </w:tcBorders>
            <w:shd w:val="clear" w:color="auto" w:fill="auto"/>
            <w:vAlign w:val="center"/>
            <w:hideMark/>
          </w:tcPr>
          <w:p w14:paraId="1FA69F1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79" w:type="pct"/>
            <w:tcBorders>
              <w:top w:val="nil"/>
              <w:left w:val="nil"/>
              <w:bottom w:val="single" w:sz="8" w:space="0" w:color="8A999D"/>
              <w:right w:val="nil"/>
            </w:tcBorders>
            <w:shd w:val="clear" w:color="auto" w:fill="auto"/>
            <w:vAlign w:val="center"/>
            <w:hideMark/>
          </w:tcPr>
          <w:p w14:paraId="5630F65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16D13188" w14:textId="77777777" w:rsidTr="001E0513">
        <w:trPr>
          <w:trHeight w:val="315"/>
        </w:trPr>
        <w:tc>
          <w:tcPr>
            <w:tcW w:w="1560" w:type="pct"/>
            <w:tcBorders>
              <w:top w:val="nil"/>
              <w:left w:val="nil"/>
              <w:bottom w:val="single" w:sz="8" w:space="0" w:color="8A999D"/>
              <w:right w:val="nil"/>
            </w:tcBorders>
            <w:shd w:val="clear" w:color="auto" w:fill="auto"/>
            <w:vAlign w:val="center"/>
            <w:hideMark/>
          </w:tcPr>
          <w:p w14:paraId="49C216ED"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International Fixed Interest</w:t>
            </w:r>
          </w:p>
        </w:tc>
        <w:tc>
          <w:tcPr>
            <w:tcW w:w="568" w:type="pct"/>
            <w:tcBorders>
              <w:top w:val="nil"/>
              <w:left w:val="nil"/>
              <w:bottom w:val="single" w:sz="8" w:space="0" w:color="8A999D"/>
              <w:right w:val="nil"/>
            </w:tcBorders>
            <w:shd w:val="clear" w:color="auto" w:fill="auto"/>
            <w:vAlign w:val="center"/>
            <w:hideMark/>
          </w:tcPr>
          <w:p w14:paraId="35F65F9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79" w:type="pct"/>
            <w:tcBorders>
              <w:top w:val="nil"/>
              <w:left w:val="nil"/>
              <w:bottom w:val="single" w:sz="8" w:space="0" w:color="8A999D"/>
              <w:right w:val="nil"/>
            </w:tcBorders>
            <w:shd w:val="clear" w:color="auto" w:fill="auto"/>
            <w:vAlign w:val="center"/>
            <w:hideMark/>
          </w:tcPr>
          <w:p w14:paraId="47BEB18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79" w:type="pct"/>
            <w:tcBorders>
              <w:top w:val="nil"/>
              <w:left w:val="nil"/>
              <w:bottom w:val="single" w:sz="8" w:space="0" w:color="8A999D"/>
              <w:right w:val="nil"/>
            </w:tcBorders>
            <w:shd w:val="clear" w:color="auto" w:fill="auto"/>
            <w:vAlign w:val="center"/>
            <w:hideMark/>
          </w:tcPr>
          <w:p w14:paraId="79AD30F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79" w:type="pct"/>
            <w:tcBorders>
              <w:top w:val="nil"/>
              <w:left w:val="nil"/>
              <w:bottom w:val="single" w:sz="8" w:space="0" w:color="8A999D"/>
              <w:right w:val="nil"/>
            </w:tcBorders>
            <w:shd w:val="clear" w:color="auto" w:fill="auto"/>
            <w:vAlign w:val="center"/>
            <w:hideMark/>
          </w:tcPr>
          <w:p w14:paraId="043BE13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3.7%</w:t>
            </w:r>
          </w:p>
        </w:tc>
        <w:tc>
          <w:tcPr>
            <w:tcW w:w="479" w:type="pct"/>
            <w:tcBorders>
              <w:top w:val="nil"/>
              <w:left w:val="nil"/>
              <w:bottom w:val="single" w:sz="8" w:space="0" w:color="8A999D"/>
              <w:right w:val="nil"/>
            </w:tcBorders>
            <w:shd w:val="clear" w:color="auto" w:fill="auto"/>
            <w:vAlign w:val="center"/>
            <w:hideMark/>
          </w:tcPr>
          <w:p w14:paraId="083C26C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3.7%</w:t>
            </w:r>
          </w:p>
        </w:tc>
        <w:tc>
          <w:tcPr>
            <w:tcW w:w="479" w:type="pct"/>
            <w:tcBorders>
              <w:top w:val="nil"/>
              <w:left w:val="nil"/>
              <w:bottom w:val="single" w:sz="8" w:space="0" w:color="8A999D"/>
              <w:right w:val="nil"/>
            </w:tcBorders>
            <w:shd w:val="clear" w:color="auto" w:fill="auto"/>
            <w:vAlign w:val="center"/>
            <w:hideMark/>
          </w:tcPr>
          <w:p w14:paraId="06A9007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79" w:type="pct"/>
            <w:tcBorders>
              <w:top w:val="nil"/>
              <w:left w:val="nil"/>
              <w:bottom w:val="single" w:sz="8" w:space="0" w:color="8A999D"/>
              <w:right w:val="nil"/>
            </w:tcBorders>
            <w:shd w:val="clear" w:color="auto" w:fill="auto"/>
            <w:vAlign w:val="center"/>
            <w:hideMark/>
          </w:tcPr>
          <w:p w14:paraId="1C84342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600238BC" w14:textId="77777777" w:rsidTr="001E0513">
        <w:trPr>
          <w:trHeight w:val="315"/>
        </w:trPr>
        <w:tc>
          <w:tcPr>
            <w:tcW w:w="1560" w:type="pct"/>
            <w:tcBorders>
              <w:top w:val="nil"/>
              <w:left w:val="nil"/>
              <w:bottom w:val="single" w:sz="8" w:space="0" w:color="8A999D"/>
              <w:right w:val="nil"/>
            </w:tcBorders>
            <w:shd w:val="clear" w:color="auto" w:fill="auto"/>
            <w:vAlign w:val="center"/>
            <w:hideMark/>
          </w:tcPr>
          <w:p w14:paraId="7265E9D2"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Cash</w:t>
            </w:r>
          </w:p>
        </w:tc>
        <w:tc>
          <w:tcPr>
            <w:tcW w:w="568" w:type="pct"/>
            <w:tcBorders>
              <w:top w:val="nil"/>
              <w:left w:val="nil"/>
              <w:bottom w:val="single" w:sz="8" w:space="0" w:color="8A999D"/>
              <w:right w:val="nil"/>
            </w:tcBorders>
            <w:shd w:val="clear" w:color="auto" w:fill="auto"/>
            <w:vAlign w:val="center"/>
            <w:hideMark/>
          </w:tcPr>
          <w:p w14:paraId="4AC81F1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4.2%</w:t>
            </w:r>
          </w:p>
        </w:tc>
        <w:tc>
          <w:tcPr>
            <w:tcW w:w="479" w:type="pct"/>
            <w:tcBorders>
              <w:top w:val="nil"/>
              <w:left w:val="nil"/>
              <w:bottom w:val="single" w:sz="8" w:space="0" w:color="8A999D"/>
              <w:right w:val="nil"/>
            </w:tcBorders>
            <w:shd w:val="clear" w:color="auto" w:fill="auto"/>
            <w:vAlign w:val="center"/>
            <w:hideMark/>
          </w:tcPr>
          <w:p w14:paraId="7A5C99B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4.2%</w:t>
            </w:r>
          </w:p>
        </w:tc>
        <w:tc>
          <w:tcPr>
            <w:tcW w:w="479" w:type="pct"/>
            <w:tcBorders>
              <w:top w:val="nil"/>
              <w:left w:val="nil"/>
              <w:bottom w:val="single" w:sz="8" w:space="0" w:color="8A999D"/>
              <w:right w:val="nil"/>
            </w:tcBorders>
            <w:shd w:val="clear" w:color="auto" w:fill="auto"/>
            <w:vAlign w:val="center"/>
            <w:hideMark/>
          </w:tcPr>
          <w:p w14:paraId="4D826A8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79" w:type="pct"/>
            <w:tcBorders>
              <w:top w:val="nil"/>
              <w:left w:val="nil"/>
              <w:bottom w:val="single" w:sz="8" w:space="0" w:color="8A999D"/>
              <w:right w:val="nil"/>
            </w:tcBorders>
            <w:shd w:val="clear" w:color="auto" w:fill="auto"/>
            <w:vAlign w:val="center"/>
            <w:hideMark/>
          </w:tcPr>
          <w:p w14:paraId="1F3CD37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2.8%</w:t>
            </w:r>
          </w:p>
        </w:tc>
        <w:tc>
          <w:tcPr>
            <w:tcW w:w="479" w:type="pct"/>
            <w:tcBorders>
              <w:top w:val="nil"/>
              <w:left w:val="nil"/>
              <w:bottom w:val="single" w:sz="8" w:space="0" w:color="8A999D"/>
              <w:right w:val="nil"/>
            </w:tcBorders>
            <w:shd w:val="clear" w:color="auto" w:fill="auto"/>
            <w:vAlign w:val="center"/>
            <w:hideMark/>
          </w:tcPr>
          <w:p w14:paraId="7B897F0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2.8%</w:t>
            </w:r>
          </w:p>
        </w:tc>
        <w:tc>
          <w:tcPr>
            <w:tcW w:w="479" w:type="pct"/>
            <w:tcBorders>
              <w:top w:val="nil"/>
              <w:left w:val="nil"/>
              <w:bottom w:val="single" w:sz="8" w:space="0" w:color="8A999D"/>
              <w:right w:val="nil"/>
            </w:tcBorders>
            <w:shd w:val="clear" w:color="auto" w:fill="auto"/>
            <w:vAlign w:val="center"/>
            <w:hideMark/>
          </w:tcPr>
          <w:p w14:paraId="64DC1B7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79" w:type="pct"/>
            <w:tcBorders>
              <w:top w:val="nil"/>
              <w:left w:val="nil"/>
              <w:bottom w:val="single" w:sz="8" w:space="0" w:color="8A999D"/>
              <w:right w:val="nil"/>
            </w:tcBorders>
            <w:shd w:val="clear" w:color="auto" w:fill="auto"/>
            <w:vAlign w:val="center"/>
            <w:hideMark/>
          </w:tcPr>
          <w:p w14:paraId="6B16AD4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D072EA" w:rsidRPr="00D072EA" w14:paraId="56E1704A" w14:textId="77777777" w:rsidTr="001E0513">
        <w:trPr>
          <w:trHeight w:val="315"/>
        </w:trPr>
        <w:tc>
          <w:tcPr>
            <w:tcW w:w="1560" w:type="pct"/>
            <w:tcBorders>
              <w:top w:val="nil"/>
              <w:left w:val="nil"/>
              <w:bottom w:val="single" w:sz="8" w:space="0" w:color="8A999D"/>
              <w:right w:val="nil"/>
            </w:tcBorders>
            <w:shd w:val="clear" w:color="000000" w:fill="F1FDE0"/>
            <w:vAlign w:val="center"/>
            <w:hideMark/>
          </w:tcPr>
          <w:p w14:paraId="50476A20"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Australian Shares ETF</w:t>
            </w:r>
          </w:p>
        </w:tc>
        <w:tc>
          <w:tcPr>
            <w:tcW w:w="568" w:type="pct"/>
            <w:tcBorders>
              <w:top w:val="nil"/>
              <w:left w:val="nil"/>
              <w:bottom w:val="single" w:sz="8" w:space="0" w:color="8A999D"/>
              <w:right w:val="nil"/>
            </w:tcBorders>
            <w:shd w:val="clear" w:color="000000" w:fill="F1FDE0"/>
            <w:vAlign w:val="center"/>
            <w:hideMark/>
          </w:tcPr>
          <w:p w14:paraId="5EBF21B1"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9.3%</w:t>
            </w:r>
          </w:p>
        </w:tc>
        <w:tc>
          <w:tcPr>
            <w:tcW w:w="479" w:type="pct"/>
            <w:tcBorders>
              <w:top w:val="nil"/>
              <w:left w:val="nil"/>
              <w:bottom w:val="single" w:sz="8" w:space="0" w:color="8A999D"/>
              <w:right w:val="nil"/>
            </w:tcBorders>
            <w:shd w:val="clear" w:color="000000" w:fill="F1FDE0"/>
            <w:vAlign w:val="center"/>
            <w:hideMark/>
          </w:tcPr>
          <w:p w14:paraId="657C7BDC"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2.7%</w:t>
            </w:r>
          </w:p>
        </w:tc>
        <w:tc>
          <w:tcPr>
            <w:tcW w:w="479" w:type="pct"/>
            <w:tcBorders>
              <w:top w:val="nil"/>
              <w:left w:val="nil"/>
              <w:bottom w:val="single" w:sz="8" w:space="0" w:color="8A999D"/>
              <w:right w:val="nil"/>
            </w:tcBorders>
            <w:shd w:val="clear" w:color="000000" w:fill="F1FDE0"/>
            <w:vAlign w:val="center"/>
            <w:hideMark/>
          </w:tcPr>
          <w:p w14:paraId="73A88AB9"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6.6%</w:t>
            </w:r>
          </w:p>
        </w:tc>
        <w:tc>
          <w:tcPr>
            <w:tcW w:w="479" w:type="pct"/>
            <w:tcBorders>
              <w:top w:val="nil"/>
              <w:left w:val="nil"/>
              <w:bottom w:val="single" w:sz="8" w:space="0" w:color="8A999D"/>
              <w:right w:val="nil"/>
            </w:tcBorders>
            <w:shd w:val="clear" w:color="000000" w:fill="F1FDE0"/>
            <w:vAlign w:val="center"/>
            <w:hideMark/>
          </w:tcPr>
          <w:p w14:paraId="23DED950"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8.3%</w:t>
            </w:r>
          </w:p>
        </w:tc>
        <w:tc>
          <w:tcPr>
            <w:tcW w:w="479" w:type="pct"/>
            <w:tcBorders>
              <w:top w:val="nil"/>
              <w:left w:val="nil"/>
              <w:bottom w:val="single" w:sz="8" w:space="0" w:color="8A999D"/>
              <w:right w:val="nil"/>
            </w:tcBorders>
            <w:shd w:val="clear" w:color="000000" w:fill="F1FDE0"/>
            <w:vAlign w:val="center"/>
            <w:hideMark/>
          </w:tcPr>
          <w:p w14:paraId="3743A083"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2.6%</w:t>
            </w:r>
          </w:p>
        </w:tc>
        <w:tc>
          <w:tcPr>
            <w:tcW w:w="479" w:type="pct"/>
            <w:tcBorders>
              <w:top w:val="nil"/>
              <w:left w:val="nil"/>
              <w:bottom w:val="single" w:sz="8" w:space="0" w:color="8A999D"/>
              <w:right w:val="nil"/>
            </w:tcBorders>
            <w:shd w:val="clear" w:color="000000" w:fill="F1FDE0"/>
            <w:vAlign w:val="center"/>
            <w:hideMark/>
          </w:tcPr>
          <w:p w14:paraId="3871A240"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5.7%</w:t>
            </w:r>
          </w:p>
        </w:tc>
        <w:tc>
          <w:tcPr>
            <w:tcW w:w="479" w:type="pct"/>
            <w:tcBorders>
              <w:top w:val="nil"/>
              <w:left w:val="nil"/>
              <w:bottom w:val="single" w:sz="8" w:space="0" w:color="8A999D"/>
              <w:right w:val="nil"/>
            </w:tcBorders>
            <w:shd w:val="clear" w:color="000000" w:fill="F1FDE0"/>
            <w:vAlign w:val="center"/>
            <w:hideMark/>
          </w:tcPr>
          <w:p w14:paraId="7A6A30DC"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r>
      <w:tr w:rsidR="001E0513" w:rsidRPr="001E0513" w14:paraId="65F73C1E" w14:textId="77777777" w:rsidTr="001E0513">
        <w:trPr>
          <w:trHeight w:val="315"/>
        </w:trPr>
        <w:tc>
          <w:tcPr>
            <w:tcW w:w="1560" w:type="pct"/>
            <w:tcBorders>
              <w:top w:val="nil"/>
              <w:left w:val="nil"/>
              <w:bottom w:val="single" w:sz="8" w:space="0" w:color="8A999D"/>
              <w:right w:val="nil"/>
            </w:tcBorders>
            <w:shd w:val="clear" w:color="auto" w:fill="auto"/>
            <w:vAlign w:val="center"/>
            <w:hideMark/>
          </w:tcPr>
          <w:p w14:paraId="219DB734"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Australian Equities</w:t>
            </w:r>
          </w:p>
        </w:tc>
        <w:tc>
          <w:tcPr>
            <w:tcW w:w="568" w:type="pct"/>
            <w:tcBorders>
              <w:top w:val="nil"/>
              <w:left w:val="nil"/>
              <w:bottom w:val="single" w:sz="8" w:space="0" w:color="8A999D"/>
              <w:right w:val="nil"/>
            </w:tcBorders>
            <w:shd w:val="clear" w:color="auto" w:fill="auto"/>
            <w:vAlign w:val="center"/>
            <w:hideMark/>
          </w:tcPr>
          <w:p w14:paraId="3A8A041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8.8%</w:t>
            </w:r>
          </w:p>
        </w:tc>
        <w:tc>
          <w:tcPr>
            <w:tcW w:w="479" w:type="pct"/>
            <w:tcBorders>
              <w:top w:val="nil"/>
              <w:left w:val="nil"/>
              <w:bottom w:val="single" w:sz="8" w:space="0" w:color="8A999D"/>
              <w:right w:val="nil"/>
            </w:tcBorders>
            <w:shd w:val="clear" w:color="auto" w:fill="auto"/>
            <w:vAlign w:val="center"/>
            <w:hideMark/>
          </w:tcPr>
          <w:p w14:paraId="5BCB6A5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4.2%</w:t>
            </w:r>
          </w:p>
        </w:tc>
        <w:tc>
          <w:tcPr>
            <w:tcW w:w="479" w:type="pct"/>
            <w:tcBorders>
              <w:top w:val="nil"/>
              <w:left w:val="nil"/>
              <w:bottom w:val="single" w:sz="8" w:space="0" w:color="8A999D"/>
              <w:right w:val="nil"/>
            </w:tcBorders>
            <w:shd w:val="clear" w:color="auto" w:fill="auto"/>
            <w:vAlign w:val="center"/>
            <w:hideMark/>
          </w:tcPr>
          <w:p w14:paraId="25BAE40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4.6%</w:t>
            </w:r>
          </w:p>
        </w:tc>
        <w:tc>
          <w:tcPr>
            <w:tcW w:w="479" w:type="pct"/>
            <w:tcBorders>
              <w:top w:val="nil"/>
              <w:left w:val="nil"/>
              <w:bottom w:val="single" w:sz="8" w:space="0" w:color="8A999D"/>
              <w:right w:val="nil"/>
            </w:tcBorders>
            <w:shd w:val="clear" w:color="auto" w:fill="auto"/>
            <w:vAlign w:val="center"/>
            <w:hideMark/>
          </w:tcPr>
          <w:p w14:paraId="0DCB576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8.0%</w:t>
            </w:r>
          </w:p>
        </w:tc>
        <w:tc>
          <w:tcPr>
            <w:tcW w:w="479" w:type="pct"/>
            <w:tcBorders>
              <w:top w:val="nil"/>
              <w:left w:val="nil"/>
              <w:bottom w:val="single" w:sz="8" w:space="0" w:color="8A999D"/>
              <w:right w:val="nil"/>
            </w:tcBorders>
            <w:shd w:val="clear" w:color="auto" w:fill="auto"/>
            <w:vAlign w:val="center"/>
            <w:hideMark/>
          </w:tcPr>
          <w:p w14:paraId="4CE6043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4.0%</w:t>
            </w:r>
          </w:p>
        </w:tc>
        <w:tc>
          <w:tcPr>
            <w:tcW w:w="479" w:type="pct"/>
            <w:tcBorders>
              <w:top w:val="nil"/>
              <w:left w:val="nil"/>
              <w:bottom w:val="single" w:sz="8" w:space="0" w:color="8A999D"/>
              <w:right w:val="nil"/>
            </w:tcBorders>
            <w:shd w:val="clear" w:color="auto" w:fill="auto"/>
            <w:vAlign w:val="center"/>
            <w:hideMark/>
          </w:tcPr>
          <w:p w14:paraId="2F3C38A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4.0%</w:t>
            </w:r>
          </w:p>
        </w:tc>
        <w:tc>
          <w:tcPr>
            <w:tcW w:w="479" w:type="pct"/>
            <w:tcBorders>
              <w:top w:val="nil"/>
              <w:left w:val="nil"/>
              <w:bottom w:val="single" w:sz="8" w:space="0" w:color="8A999D"/>
              <w:right w:val="nil"/>
            </w:tcBorders>
            <w:shd w:val="clear" w:color="auto" w:fill="auto"/>
            <w:vAlign w:val="center"/>
            <w:hideMark/>
          </w:tcPr>
          <w:p w14:paraId="3456188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1.0%</w:t>
            </w:r>
          </w:p>
        </w:tc>
      </w:tr>
      <w:tr w:rsidR="00D072EA" w:rsidRPr="00D072EA" w14:paraId="275C13B0" w14:textId="77777777" w:rsidTr="001E0513">
        <w:trPr>
          <w:trHeight w:val="315"/>
        </w:trPr>
        <w:tc>
          <w:tcPr>
            <w:tcW w:w="1560" w:type="pct"/>
            <w:tcBorders>
              <w:top w:val="nil"/>
              <w:left w:val="nil"/>
              <w:bottom w:val="single" w:sz="8" w:space="0" w:color="8A999D"/>
              <w:right w:val="nil"/>
            </w:tcBorders>
            <w:shd w:val="clear" w:color="000000" w:fill="F1FDE0"/>
            <w:vAlign w:val="center"/>
            <w:hideMark/>
          </w:tcPr>
          <w:p w14:paraId="58CA45A1"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International Shares ETF</w:t>
            </w:r>
          </w:p>
        </w:tc>
        <w:tc>
          <w:tcPr>
            <w:tcW w:w="568" w:type="pct"/>
            <w:tcBorders>
              <w:top w:val="nil"/>
              <w:left w:val="nil"/>
              <w:bottom w:val="single" w:sz="8" w:space="0" w:color="8A999D"/>
              <w:right w:val="nil"/>
            </w:tcBorders>
            <w:shd w:val="clear" w:color="000000" w:fill="F1FDE0"/>
            <w:vAlign w:val="center"/>
            <w:hideMark/>
          </w:tcPr>
          <w:p w14:paraId="62DE1F8E"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8.8%</w:t>
            </w:r>
          </w:p>
        </w:tc>
        <w:tc>
          <w:tcPr>
            <w:tcW w:w="479" w:type="pct"/>
            <w:tcBorders>
              <w:top w:val="nil"/>
              <w:left w:val="nil"/>
              <w:bottom w:val="single" w:sz="8" w:space="0" w:color="8A999D"/>
              <w:right w:val="nil"/>
            </w:tcBorders>
            <w:shd w:val="clear" w:color="000000" w:fill="F1FDE0"/>
            <w:vAlign w:val="center"/>
            <w:hideMark/>
          </w:tcPr>
          <w:p w14:paraId="7E6D8444"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4.2%</w:t>
            </w:r>
          </w:p>
        </w:tc>
        <w:tc>
          <w:tcPr>
            <w:tcW w:w="479" w:type="pct"/>
            <w:tcBorders>
              <w:top w:val="nil"/>
              <w:left w:val="nil"/>
              <w:bottom w:val="single" w:sz="8" w:space="0" w:color="8A999D"/>
              <w:right w:val="nil"/>
            </w:tcBorders>
            <w:shd w:val="clear" w:color="000000" w:fill="F1FDE0"/>
            <w:vAlign w:val="center"/>
            <w:hideMark/>
          </w:tcPr>
          <w:p w14:paraId="4A78244E"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4.6%</w:t>
            </w:r>
          </w:p>
        </w:tc>
        <w:tc>
          <w:tcPr>
            <w:tcW w:w="479" w:type="pct"/>
            <w:tcBorders>
              <w:top w:val="nil"/>
              <w:left w:val="nil"/>
              <w:bottom w:val="single" w:sz="8" w:space="0" w:color="8A999D"/>
              <w:right w:val="nil"/>
            </w:tcBorders>
            <w:shd w:val="clear" w:color="000000" w:fill="F1FDE0"/>
            <w:vAlign w:val="center"/>
            <w:hideMark/>
          </w:tcPr>
          <w:p w14:paraId="7E15AB0F"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8.0%</w:t>
            </w:r>
          </w:p>
        </w:tc>
        <w:tc>
          <w:tcPr>
            <w:tcW w:w="479" w:type="pct"/>
            <w:tcBorders>
              <w:top w:val="nil"/>
              <w:left w:val="nil"/>
              <w:bottom w:val="single" w:sz="8" w:space="0" w:color="8A999D"/>
              <w:right w:val="nil"/>
            </w:tcBorders>
            <w:shd w:val="clear" w:color="000000" w:fill="F1FDE0"/>
            <w:vAlign w:val="center"/>
            <w:hideMark/>
          </w:tcPr>
          <w:p w14:paraId="20505FC7"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4.0%</w:t>
            </w:r>
          </w:p>
        </w:tc>
        <w:tc>
          <w:tcPr>
            <w:tcW w:w="479" w:type="pct"/>
            <w:tcBorders>
              <w:top w:val="nil"/>
              <w:left w:val="nil"/>
              <w:bottom w:val="single" w:sz="8" w:space="0" w:color="8A999D"/>
              <w:right w:val="nil"/>
            </w:tcBorders>
            <w:shd w:val="clear" w:color="000000" w:fill="F1FDE0"/>
            <w:vAlign w:val="center"/>
            <w:hideMark/>
          </w:tcPr>
          <w:p w14:paraId="46771C8D"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4.0%</w:t>
            </w:r>
          </w:p>
        </w:tc>
        <w:tc>
          <w:tcPr>
            <w:tcW w:w="479" w:type="pct"/>
            <w:tcBorders>
              <w:top w:val="nil"/>
              <w:left w:val="nil"/>
              <w:bottom w:val="single" w:sz="8" w:space="0" w:color="8A999D"/>
              <w:right w:val="nil"/>
            </w:tcBorders>
            <w:shd w:val="clear" w:color="000000" w:fill="F1FDE0"/>
            <w:vAlign w:val="center"/>
            <w:hideMark/>
          </w:tcPr>
          <w:p w14:paraId="628F1D18"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1.0%</w:t>
            </w:r>
          </w:p>
        </w:tc>
      </w:tr>
      <w:tr w:rsidR="001E0513" w:rsidRPr="001E0513" w14:paraId="6F414294" w14:textId="77777777" w:rsidTr="001E0513">
        <w:trPr>
          <w:trHeight w:val="315"/>
        </w:trPr>
        <w:tc>
          <w:tcPr>
            <w:tcW w:w="1560" w:type="pct"/>
            <w:tcBorders>
              <w:top w:val="nil"/>
              <w:left w:val="nil"/>
              <w:bottom w:val="single" w:sz="8" w:space="0" w:color="8A999D"/>
              <w:right w:val="nil"/>
            </w:tcBorders>
            <w:shd w:val="clear" w:color="auto" w:fill="auto"/>
            <w:vAlign w:val="center"/>
            <w:hideMark/>
          </w:tcPr>
          <w:p w14:paraId="126C04FB"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International Equities - Unhedged</w:t>
            </w:r>
          </w:p>
        </w:tc>
        <w:tc>
          <w:tcPr>
            <w:tcW w:w="568" w:type="pct"/>
            <w:tcBorders>
              <w:top w:val="nil"/>
              <w:left w:val="nil"/>
              <w:bottom w:val="single" w:sz="8" w:space="0" w:color="8A999D"/>
              <w:right w:val="nil"/>
            </w:tcBorders>
            <w:shd w:val="clear" w:color="auto" w:fill="auto"/>
            <w:vAlign w:val="center"/>
            <w:hideMark/>
          </w:tcPr>
          <w:p w14:paraId="5507D3F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7.8%</w:t>
            </w:r>
          </w:p>
        </w:tc>
        <w:tc>
          <w:tcPr>
            <w:tcW w:w="479" w:type="pct"/>
            <w:tcBorders>
              <w:top w:val="nil"/>
              <w:left w:val="nil"/>
              <w:bottom w:val="single" w:sz="8" w:space="0" w:color="8A999D"/>
              <w:right w:val="nil"/>
            </w:tcBorders>
            <w:shd w:val="clear" w:color="auto" w:fill="auto"/>
            <w:vAlign w:val="center"/>
            <w:hideMark/>
          </w:tcPr>
          <w:p w14:paraId="285ABEB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2.2%</w:t>
            </w:r>
          </w:p>
        </w:tc>
        <w:tc>
          <w:tcPr>
            <w:tcW w:w="479" w:type="pct"/>
            <w:tcBorders>
              <w:top w:val="nil"/>
              <w:left w:val="nil"/>
              <w:bottom w:val="single" w:sz="8" w:space="0" w:color="8A999D"/>
              <w:right w:val="nil"/>
            </w:tcBorders>
            <w:shd w:val="clear" w:color="auto" w:fill="auto"/>
            <w:vAlign w:val="center"/>
            <w:hideMark/>
          </w:tcPr>
          <w:p w14:paraId="3C521C4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5.5%</w:t>
            </w:r>
          </w:p>
        </w:tc>
        <w:tc>
          <w:tcPr>
            <w:tcW w:w="479" w:type="pct"/>
            <w:tcBorders>
              <w:top w:val="nil"/>
              <w:left w:val="nil"/>
              <w:bottom w:val="single" w:sz="8" w:space="0" w:color="8A999D"/>
              <w:right w:val="nil"/>
            </w:tcBorders>
            <w:shd w:val="clear" w:color="auto" w:fill="auto"/>
            <w:vAlign w:val="center"/>
            <w:hideMark/>
          </w:tcPr>
          <w:p w14:paraId="3513044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8.5%</w:t>
            </w:r>
          </w:p>
        </w:tc>
        <w:tc>
          <w:tcPr>
            <w:tcW w:w="479" w:type="pct"/>
            <w:tcBorders>
              <w:top w:val="nil"/>
              <w:left w:val="nil"/>
              <w:bottom w:val="single" w:sz="8" w:space="0" w:color="8A999D"/>
              <w:right w:val="nil"/>
            </w:tcBorders>
            <w:shd w:val="clear" w:color="auto" w:fill="auto"/>
            <w:vAlign w:val="center"/>
            <w:hideMark/>
          </w:tcPr>
          <w:p w14:paraId="35977AF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2.5%</w:t>
            </w:r>
          </w:p>
        </w:tc>
        <w:tc>
          <w:tcPr>
            <w:tcW w:w="479" w:type="pct"/>
            <w:tcBorders>
              <w:top w:val="nil"/>
              <w:left w:val="nil"/>
              <w:bottom w:val="single" w:sz="8" w:space="0" w:color="8A999D"/>
              <w:right w:val="nil"/>
            </w:tcBorders>
            <w:shd w:val="clear" w:color="auto" w:fill="auto"/>
            <w:vAlign w:val="center"/>
            <w:hideMark/>
          </w:tcPr>
          <w:p w14:paraId="0F54726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79" w:type="pct"/>
            <w:tcBorders>
              <w:top w:val="nil"/>
              <w:left w:val="nil"/>
              <w:bottom w:val="single" w:sz="8" w:space="0" w:color="8A999D"/>
              <w:right w:val="nil"/>
            </w:tcBorders>
            <w:shd w:val="clear" w:color="auto" w:fill="auto"/>
            <w:vAlign w:val="center"/>
            <w:hideMark/>
          </w:tcPr>
          <w:p w14:paraId="35B4AC4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62F82574" w14:textId="77777777" w:rsidTr="001E0513">
        <w:trPr>
          <w:trHeight w:val="315"/>
        </w:trPr>
        <w:tc>
          <w:tcPr>
            <w:tcW w:w="1560" w:type="pct"/>
            <w:tcBorders>
              <w:top w:val="nil"/>
              <w:left w:val="nil"/>
              <w:bottom w:val="single" w:sz="8" w:space="0" w:color="8A999D"/>
              <w:right w:val="nil"/>
            </w:tcBorders>
            <w:shd w:val="clear" w:color="auto" w:fill="auto"/>
            <w:vAlign w:val="center"/>
            <w:hideMark/>
          </w:tcPr>
          <w:p w14:paraId="35A42978"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International Equities - Hedged</w:t>
            </w:r>
          </w:p>
        </w:tc>
        <w:tc>
          <w:tcPr>
            <w:tcW w:w="568" w:type="pct"/>
            <w:tcBorders>
              <w:top w:val="nil"/>
              <w:left w:val="nil"/>
              <w:bottom w:val="single" w:sz="8" w:space="0" w:color="8A999D"/>
              <w:right w:val="nil"/>
            </w:tcBorders>
            <w:shd w:val="clear" w:color="auto" w:fill="auto"/>
            <w:vAlign w:val="center"/>
            <w:hideMark/>
          </w:tcPr>
          <w:p w14:paraId="75D7A44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10.1%</w:t>
            </w:r>
          </w:p>
        </w:tc>
        <w:tc>
          <w:tcPr>
            <w:tcW w:w="479" w:type="pct"/>
            <w:tcBorders>
              <w:top w:val="nil"/>
              <w:left w:val="nil"/>
              <w:bottom w:val="single" w:sz="8" w:space="0" w:color="8A999D"/>
              <w:right w:val="nil"/>
            </w:tcBorders>
            <w:shd w:val="clear" w:color="auto" w:fill="auto"/>
            <w:vAlign w:val="center"/>
            <w:hideMark/>
          </w:tcPr>
          <w:p w14:paraId="6CC52C4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3.3%</w:t>
            </w:r>
          </w:p>
        </w:tc>
        <w:tc>
          <w:tcPr>
            <w:tcW w:w="479" w:type="pct"/>
            <w:tcBorders>
              <w:top w:val="nil"/>
              <w:left w:val="nil"/>
              <w:bottom w:val="single" w:sz="8" w:space="0" w:color="8A999D"/>
              <w:right w:val="nil"/>
            </w:tcBorders>
            <w:shd w:val="clear" w:color="auto" w:fill="auto"/>
            <w:vAlign w:val="center"/>
            <w:hideMark/>
          </w:tcPr>
          <w:p w14:paraId="6340718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6.8%</w:t>
            </w:r>
          </w:p>
        </w:tc>
        <w:tc>
          <w:tcPr>
            <w:tcW w:w="479" w:type="pct"/>
            <w:tcBorders>
              <w:top w:val="nil"/>
              <w:left w:val="nil"/>
              <w:bottom w:val="single" w:sz="8" w:space="0" w:color="8A999D"/>
              <w:right w:val="nil"/>
            </w:tcBorders>
            <w:shd w:val="clear" w:color="auto" w:fill="auto"/>
            <w:vAlign w:val="center"/>
            <w:hideMark/>
          </w:tcPr>
          <w:p w14:paraId="3A509B9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7.4%</w:t>
            </w:r>
          </w:p>
        </w:tc>
        <w:tc>
          <w:tcPr>
            <w:tcW w:w="479" w:type="pct"/>
            <w:tcBorders>
              <w:top w:val="nil"/>
              <w:left w:val="nil"/>
              <w:bottom w:val="single" w:sz="8" w:space="0" w:color="8A999D"/>
              <w:right w:val="nil"/>
            </w:tcBorders>
            <w:shd w:val="clear" w:color="auto" w:fill="auto"/>
            <w:vAlign w:val="center"/>
            <w:hideMark/>
          </w:tcPr>
          <w:p w14:paraId="416CDAC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2.8%</w:t>
            </w:r>
          </w:p>
        </w:tc>
        <w:tc>
          <w:tcPr>
            <w:tcW w:w="479" w:type="pct"/>
            <w:tcBorders>
              <w:top w:val="nil"/>
              <w:left w:val="nil"/>
              <w:bottom w:val="single" w:sz="8" w:space="0" w:color="8A999D"/>
              <w:right w:val="nil"/>
            </w:tcBorders>
            <w:shd w:val="clear" w:color="auto" w:fill="auto"/>
            <w:vAlign w:val="center"/>
            <w:hideMark/>
          </w:tcPr>
          <w:p w14:paraId="0810BFC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4.7%</w:t>
            </w:r>
          </w:p>
        </w:tc>
        <w:tc>
          <w:tcPr>
            <w:tcW w:w="479" w:type="pct"/>
            <w:tcBorders>
              <w:top w:val="nil"/>
              <w:left w:val="nil"/>
              <w:bottom w:val="single" w:sz="8" w:space="0" w:color="8A999D"/>
              <w:right w:val="nil"/>
            </w:tcBorders>
            <w:shd w:val="clear" w:color="auto" w:fill="auto"/>
            <w:vAlign w:val="center"/>
            <w:hideMark/>
          </w:tcPr>
          <w:p w14:paraId="05993E5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D072EA" w:rsidRPr="00D072EA" w14:paraId="6B5EC9AA" w14:textId="77777777" w:rsidTr="001E0513">
        <w:trPr>
          <w:trHeight w:val="315"/>
        </w:trPr>
        <w:tc>
          <w:tcPr>
            <w:tcW w:w="1560" w:type="pct"/>
            <w:tcBorders>
              <w:top w:val="nil"/>
              <w:left w:val="nil"/>
              <w:bottom w:val="single" w:sz="8" w:space="0" w:color="8A999D"/>
              <w:right w:val="nil"/>
            </w:tcBorders>
            <w:shd w:val="clear" w:color="000000" w:fill="F1FDE0"/>
            <w:vAlign w:val="center"/>
            <w:hideMark/>
          </w:tcPr>
          <w:p w14:paraId="64C1BB4A"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Real Assets ETF</w:t>
            </w:r>
          </w:p>
        </w:tc>
        <w:tc>
          <w:tcPr>
            <w:tcW w:w="568" w:type="pct"/>
            <w:tcBorders>
              <w:top w:val="nil"/>
              <w:left w:val="nil"/>
              <w:bottom w:val="single" w:sz="8" w:space="0" w:color="8A999D"/>
              <w:right w:val="nil"/>
            </w:tcBorders>
            <w:shd w:val="clear" w:color="000000" w:fill="F1FDE0"/>
            <w:vAlign w:val="center"/>
            <w:hideMark/>
          </w:tcPr>
          <w:p w14:paraId="773AF227"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2.9%</w:t>
            </w:r>
          </w:p>
        </w:tc>
        <w:tc>
          <w:tcPr>
            <w:tcW w:w="479" w:type="pct"/>
            <w:tcBorders>
              <w:top w:val="nil"/>
              <w:left w:val="nil"/>
              <w:bottom w:val="single" w:sz="8" w:space="0" w:color="8A999D"/>
              <w:right w:val="nil"/>
            </w:tcBorders>
            <w:shd w:val="clear" w:color="000000" w:fill="F1FDE0"/>
            <w:vAlign w:val="center"/>
            <w:hideMark/>
          </w:tcPr>
          <w:p w14:paraId="2B68AE11"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4.0%</w:t>
            </w:r>
          </w:p>
        </w:tc>
        <w:tc>
          <w:tcPr>
            <w:tcW w:w="479" w:type="pct"/>
            <w:tcBorders>
              <w:top w:val="nil"/>
              <w:left w:val="nil"/>
              <w:bottom w:val="single" w:sz="8" w:space="0" w:color="8A999D"/>
              <w:right w:val="nil"/>
            </w:tcBorders>
            <w:shd w:val="clear" w:color="000000" w:fill="F1FDE0"/>
            <w:vAlign w:val="center"/>
            <w:hideMark/>
          </w:tcPr>
          <w:p w14:paraId="69EA8B3B"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-1.1%</w:t>
            </w:r>
          </w:p>
        </w:tc>
        <w:tc>
          <w:tcPr>
            <w:tcW w:w="479" w:type="pct"/>
            <w:tcBorders>
              <w:top w:val="nil"/>
              <w:left w:val="nil"/>
              <w:bottom w:val="single" w:sz="8" w:space="0" w:color="8A999D"/>
              <w:right w:val="nil"/>
            </w:tcBorders>
            <w:shd w:val="clear" w:color="000000" w:fill="F1FDE0"/>
            <w:vAlign w:val="center"/>
            <w:hideMark/>
          </w:tcPr>
          <w:p w14:paraId="65EC3418"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5.3%</w:t>
            </w:r>
          </w:p>
        </w:tc>
        <w:tc>
          <w:tcPr>
            <w:tcW w:w="479" w:type="pct"/>
            <w:tcBorders>
              <w:top w:val="nil"/>
              <w:left w:val="nil"/>
              <w:bottom w:val="single" w:sz="8" w:space="0" w:color="8A999D"/>
              <w:right w:val="nil"/>
            </w:tcBorders>
            <w:shd w:val="clear" w:color="000000" w:fill="F1FDE0"/>
            <w:vAlign w:val="center"/>
            <w:hideMark/>
          </w:tcPr>
          <w:p w14:paraId="31975882"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4.1%</w:t>
            </w:r>
          </w:p>
        </w:tc>
        <w:tc>
          <w:tcPr>
            <w:tcW w:w="479" w:type="pct"/>
            <w:tcBorders>
              <w:top w:val="nil"/>
              <w:left w:val="nil"/>
              <w:bottom w:val="single" w:sz="8" w:space="0" w:color="8A999D"/>
              <w:right w:val="nil"/>
            </w:tcBorders>
            <w:shd w:val="clear" w:color="000000" w:fill="F1FDE0"/>
            <w:vAlign w:val="center"/>
            <w:hideMark/>
          </w:tcPr>
          <w:p w14:paraId="162B3A43"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1.2%</w:t>
            </w:r>
          </w:p>
        </w:tc>
        <w:tc>
          <w:tcPr>
            <w:tcW w:w="479" w:type="pct"/>
            <w:tcBorders>
              <w:top w:val="nil"/>
              <w:left w:val="nil"/>
              <w:bottom w:val="single" w:sz="8" w:space="0" w:color="8A999D"/>
              <w:right w:val="nil"/>
            </w:tcBorders>
            <w:shd w:val="clear" w:color="000000" w:fill="F1FDE0"/>
            <w:vAlign w:val="center"/>
            <w:hideMark/>
          </w:tcPr>
          <w:p w14:paraId="1366D750"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r>
      <w:tr w:rsidR="001E0513" w:rsidRPr="001E0513" w14:paraId="4F485C19" w14:textId="77777777" w:rsidTr="001E0513">
        <w:trPr>
          <w:trHeight w:val="315"/>
        </w:trPr>
        <w:tc>
          <w:tcPr>
            <w:tcW w:w="1560" w:type="pct"/>
            <w:tcBorders>
              <w:top w:val="nil"/>
              <w:left w:val="nil"/>
              <w:bottom w:val="single" w:sz="8" w:space="0" w:color="8A999D"/>
              <w:right w:val="nil"/>
            </w:tcBorders>
            <w:shd w:val="clear" w:color="auto" w:fill="auto"/>
            <w:vAlign w:val="center"/>
            <w:hideMark/>
          </w:tcPr>
          <w:p w14:paraId="2E6B620A"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AREITs</w:t>
            </w:r>
          </w:p>
        </w:tc>
        <w:tc>
          <w:tcPr>
            <w:tcW w:w="568" w:type="pct"/>
            <w:tcBorders>
              <w:top w:val="nil"/>
              <w:left w:val="nil"/>
              <w:bottom w:val="single" w:sz="8" w:space="0" w:color="8A999D"/>
              <w:right w:val="nil"/>
            </w:tcBorders>
            <w:shd w:val="clear" w:color="auto" w:fill="auto"/>
            <w:vAlign w:val="center"/>
            <w:hideMark/>
          </w:tcPr>
          <w:p w14:paraId="689CE70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6.9%</w:t>
            </w:r>
          </w:p>
        </w:tc>
        <w:tc>
          <w:tcPr>
            <w:tcW w:w="479" w:type="pct"/>
            <w:tcBorders>
              <w:top w:val="nil"/>
              <w:left w:val="nil"/>
              <w:bottom w:val="single" w:sz="8" w:space="0" w:color="8A999D"/>
              <w:right w:val="nil"/>
            </w:tcBorders>
            <w:shd w:val="clear" w:color="auto" w:fill="auto"/>
            <w:vAlign w:val="center"/>
            <w:hideMark/>
          </w:tcPr>
          <w:p w14:paraId="6658101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79" w:type="pct"/>
            <w:tcBorders>
              <w:top w:val="nil"/>
              <w:left w:val="nil"/>
              <w:bottom w:val="single" w:sz="8" w:space="0" w:color="8A999D"/>
              <w:right w:val="nil"/>
            </w:tcBorders>
            <w:shd w:val="clear" w:color="auto" w:fill="auto"/>
            <w:vAlign w:val="center"/>
            <w:hideMark/>
          </w:tcPr>
          <w:p w14:paraId="5B6E620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0.9%</w:t>
            </w:r>
          </w:p>
        </w:tc>
        <w:tc>
          <w:tcPr>
            <w:tcW w:w="479" w:type="pct"/>
            <w:tcBorders>
              <w:top w:val="nil"/>
              <w:left w:val="nil"/>
              <w:bottom w:val="single" w:sz="8" w:space="0" w:color="8A999D"/>
              <w:right w:val="nil"/>
            </w:tcBorders>
            <w:shd w:val="clear" w:color="auto" w:fill="auto"/>
            <w:vAlign w:val="center"/>
            <w:hideMark/>
          </w:tcPr>
          <w:p w14:paraId="34B3834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5.5%</w:t>
            </w:r>
          </w:p>
        </w:tc>
        <w:tc>
          <w:tcPr>
            <w:tcW w:w="479" w:type="pct"/>
            <w:tcBorders>
              <w:top w:val="nil"/>
              <w:left w:val="nil"/>
              <w:bottom w:val="single" w:sz="8" w:space="0" w:color="8A999D"/>
              <w:right w:val="nil"/>
            </w:tcBorders>
            <w:shd w:val="clear" w:color="auto" w:fill="auto"/>
            <w:vAlign w:val="center"/>
            <w:hideMark/>
          </w:tcPr>
          <w:p w14:paraId="65C11C3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4.5%</w:t>
            </w:r>
          </w:p>
        </w:tc>
        <w:tc>
          <w:tcPr>
            <w:tcW w:w="479" w:type="pct"/>
            <w:tcBorders>
              <w:top w:val="nil"/>
              <w:left w:val="nil"/>
              <w:bottom w:val="single" w:sz="8" w:space="0" w:color="8A999D"/>
              <w:right w:val="nil"/>
            </w:tcBorders>
            <w:shd w:val="clear" w:color="auto" w:fill="auto"/>
            <w:vAlign w:val="center"/>
            <w:hideMark/>
          </w:tcPr>
          <w:p w14:paraId="3C64D58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1.0%</w:t>
            </w:r>
          </w:p>
        </w:tc>
        <w:tc>
          <w:tcPr>
            <w:tcW w:w="479" w:type="pct"/>
            <w:tcBorders>
              <w:top w:val="nil"/>
              <w:left w:val="nil"/>
              <w:bottom w:val="single" w:sz="8" w:space="0" w:color="8A999D"/>
              <w:right w:val="nil"/>
            </w:tcBorders>
            <w:shd w:val="clear" w:color="auto" w:fill="auto"/>
            <w:vAlign w:val="center"/>
            <w:hideMark/>
          </w:tcPr>
          <w:p w14:paraId="0361856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4A2D28CA" w14:textId="77777777" w:rsidTr="001E0513">
        <w:trPr>
          <w:trHeight w:val="315"/>
        </w:trPr>
        <w:tc>
          <w:tcPr>
            <w:tcW w:w="1560" w:type="pct"/>
            <w:tcBorders>
              <w:top w:val="nil"/>
              <w:left w:val="nil"/>
              <w:bottom w:val="single" w:sz="8" w:space="0" w:color="8A999D"/>
              <w:right w:val="nil"/>
            </w:tcBorders>
            <w:shd w:val="clear" w:color="auto" w:fill="auto"/>
            <w:vAlign w:val="center"/>
            <w:hideMark/>
          </w:tcPr>
          <w:p w14:paraId="2601F916"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GREITs</w:t>
            </w:r>
          </w:p>
        </w:tc>
        <w:tc>
          <w:tcPr>
            <w:tcW w:w="568" w:type="pct"/>
            <w:tcBorders>
              <w:top w:val="nil"/>
              <w:left w:val="nil"/>
              <w:bottom w:val="single" w:sz="8" w:space="0" w:color="8A999D"/>
              <w:right w:val="nil"/>
            </w:tcBorders>
            <w:shd w:val="clear" w:color="auto" w:fill="auto"/>
            <w:vAlign w:val="center"/>
            <w:hideMark/>
          </w:tcPr>
          <w:p w14:paraId="34BD77D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5.5%</w:t>
            </w:r>
          </w:p>
        </w:tc>
        <w:tc>
          <w:tcPr>
            <w:tcW w:w="479" w:type="pct"/>
            <w:tcBorders>
              <w:top w:val="nil"/>
              <w:left w:val="nil"/>
              <w:bottom w:val="single" w:sz="8" w:space="0" w:color="8A999D"/>
              <w:right w:val="nil"/>
            </w:tcBorders>
            <w:shd w:val="clear" w:color="auto" w:fill="auto"/>
            <w:vAlign w:val="center"/>
            <w:hideMark/>
          </w:tcPr>
          <w:p w14:paraId="63AB4B7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3.6%</w:t>
            </w:r>
          </w:p>
        </w:tc>
        <w:tc>
          <w:tcPr>
            <w:tcW w:w="479" w:type="pct"/>
            <w:tcBorders>
              <w:top w:val="nil"/>
              <w:left w:val="nil"/>
              <w:bottom w:val="single" w:sz="8" w:space="0" w:color="8A999D"/>
              <w:right w:val="nil"/>
            </w:tcBorders>
            <w:shd w:val="clear" w:color="auto" w:fill="auto"/>
            <w:vAlign w:val="center"/>
            <w:hideMark/>
          </w:tcPr>
          <w:p w14:paraId="3D7A342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2.0%</w:t>
            </w:r>
          </w:p>
        </w:tc>
        <w:tc>
          <w:tcPr>
            <w:tcW w:w="479" w:type="pct"/>
            <w:tcBorders>
              <w:top w:val="nil"/>
              <w:left w:val="nil"/>
              <w:bottom w:val="single" w:sz="8" w:space="0" w:color="8A999D"/>
              <w:right w:val="nil"/>
            </w:tcBorders>
            <w:shd w:val="clear" w:color="auto" w:fill="auto"/>
            <w:vAlign w:val="center"/>
            <w:hideMark/>
          </w:tcPr>
          <w:p w14:paraId="14305B1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4.7%</w:t>
            </w:r>
          </w:p>
        </w:tc>
        <w:tc>
          <w:tcPr>
            <w:tcW w:w="479" w:type="pct"/>
            <w:tcBorders>
              <w:top w:val="nil"/>
              <w:left w:val="nil"/>
              <w:bottom w:val="single" w:sz="8" w:space="0" w:color="8A999D"/>
              <w:right w:val="nil"/>
            </w:tcBorders>
            <w:shd w:val="clear" w:color="auto" w:fill="auto"/>
            <w:vAlign w:val="center"/>
            <w:hideMark/>
          </w:tcPr>
          <w:p w14:paraId="1E22884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4.2%</w:t>
            </w:r>
          </w:p>
        </w:tc>
        <w:tc>
          <w:tcPr>
            <w:tcW w:w="479" w:type="pct"/>
            <w:tcBorders>
              <w:top w:val="nil"/>
              <w:left w:val="nil"/>
              <w:bottom w:val="single" w:sz="8" w:space="0" w:color="8A999D"/>
              <w:right w:val="nil"/>
            </w:tcBorders>
            <w:shd w:val="clear" w:color="auto" w:fill="auto"/>
            <w:vAlign w:val="center"/>
            <w:hideMark/>
          </w:tcPr>
          <w:p w14:paraId="2DD2AAE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0.5%</w:t>
            </w:r>
          </w:p>
        </w:tc>
        <w:tc>
          <w:tcPr>
            <w:tcW w:w="479" w:type="pct"/>
            <w:tcBorders>
              <w:top w:val="nil"/>
              <w:left w:val="nil"/>
              <w:bottom w:val="single" w:sz="8" w:space="0" w:color="8A999D"/>
              <w:right w:val="nil"/>
            </w:tcBorders>
            <w:shd w:val="clear" w:color="auto" w:fill="auto"/>
            <w:vAlign w:val="center"/>
            <w:hideMark/>
          </w:tcPr>
          <w:p w14:paraId="05F2AEE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67BDE106" w14:textId="77777777" w:rsidTr="001E0513">
        <w:trPr>
          <w:trHeight w:val="315"/>
        </w:trPr>
        <w:tc>
          <w:tcPr>
            <w:tcW w:w="1560" w:type="pct"/>
            <w:tcBorders>
              <w:top w:val="nil"/>
              <w:left w:val="nil"/>
              <w:bottom w:val="single" w:sz="8" w:space="0" w:color="8A999D"/>
              <w:right w:val="nil"/>
            </w:tcBorders>
            <w:shd w:val="clear" w:color="auto" w:fill="auto"/>
            <w:vAlign w:val="center"/>
            <w:hideMark/>
          </w:tcPr>
          <w:p w14:paraId="4182A8CC"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Global Listed Infrastructure - unhedged</w:t>
            </w:r>
          </w:p>
        </w:tc>
        <w:tc>
          <w:tcPr>
            <w:tcW w:w="568" w:type="pct"/>
            <w:tcBorders>
              <w:top w:val="nil"/>
              <w:left w:val="nil"/>
              <w:bottom w:val="single" w:sz="8" w:space="0" w:color="8A999D"/>
              <w:right w:val="nil"/>
            </w:tcBorders>
            <w:shd w:val="clear" w:color="auto" w:fill="auto"/>
            <w:vAlign w:val="center"/>
            <w:hideMark/>
          </w:tcPr>
          <w:p w14:paraId="4C9264A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4.0%</w:t>
            </w:r>
          </w:p>
        </w:tc>
        <w:tc>
          <w:tcPr>
            <w:tcW w:w="479" w:type="pct"/>
            <w:tcBorders>
              <w:top w:val="nil"/>
              <w:left w:val="nil"/>
              <w:bottom w:val="single" w:sz="8" w:space="0" w:color="8A999D"/>
              <w:right w:val="nil"/>
            </w:tcBorders>
            <w:shd w:val="clear" w:color="auto" w:fill="auto"/>
            <w:vAlign w:val="center"/>
            <w:hideMark/>
          </w:tcPr>
          <w:p w14:paraId="272C9D5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4.0%</w:t>
            </w:r>
          </w:p>
        </w:tc>
        <w:tc>
          <w:tcPr>
            <w:tcW w:w="479" w:type="pct"/>
            <w:tcBorders>
              <w:top w:val="nil"/>
              <w:left w:val="nil"/>
              <w:bottom w:val="single" w:sz="8" w:space="0" w:color="8A999D"/>
              <w:right w:val="nil"/>
            </w:tcBorders>
            <w:shd w:val="clear" w:color="auto" w:fill="auto"/>
            <w:vAlign w:val="center"/>
            <w:hideMark/>
          </w:tcPr>
          <w:p w14:paraId="759C9BF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79" w:type="pct"/>
            <w:tcBorders>
              <w:top w:val="nil"/>
              <w:left w:val="nil"/>
              <w:bottom w:val="single" w:sz="8" w:space="0" w:color="8A999D"/>
              <w:right w:val="nil"/>
            </w:tcBorders>
            <w:shd w:val="clear" w:color="auto" w:fill="auto"/>
            <w:vAlign w:val="center"/>
            <w:hideMark/>
          </w:tcPr>
          <w:p w14:paraId="14186DF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5.8%</w:t>
            </w:r>
          </w:p>
        </w:tc>
        <w:tc>
          <w:tcPr>
            <w:tcW w:w="479" w:type="pct"/>
            <w:tcBorders>
              <w:top w:val="nil"/>
              <w:left w:val="nil"/>
              <w:bottom w:val="single" w:sz="8" w:space="0" w:color="8A999D"/>
              <w:right w:val="nil"/>
            </w:tcBorders>
            <w:shd w:val="clear" w:color="auto" w:fill="auto"/>
            <w:vAlign w:val="center"/>
            <w:hideMark/>
          </w:tcPr>
          <w:p w14:paraId="08401DD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3.5%</w:t>
            </w:r>
          </w:p>
        </w:tc>
        <w:tc>
          <w:tcPr>
            <w:tcW w:w="479" w:type="pct"/>
            <w:tcBorders>
              <w:top w:val="nil"/>
              <w:left w:val="nil"/>
              <w:bottom w:val="single" w:sz="8" w:space="0" w:color="8A999D"/>
              <w:right w:val="nil"/>
            </w:tcBorders>
            <w:shd w:val="clear" w:color="auto" w:fill="auto"/>
            <w:vAlign w:val="center"/>
            <w:hideMark/>
          </w:tcPr>
          <w:p w14:paraId="1EC4700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2.3%</w:t>
            </w:r>
          </w:p>
        </w:tc>
        <w:tc>
          <w:tcPr>
            <w:tcW w:w="479" w:type="pct"/>
            <w:tcBorders>
              <w:top w:val="nil"/>
              <w:left w:val="nil"/>
              <w:bottom w:val="single" w:sz="8" w:space="0" w:color="8A999D"/>
              <w:right w:val="nil"/>
            </w:tcBorders>
            <w:shd w:val="clear" w:color="auto" w:fill="auto"/>
            <w:vAlign w:val="center"/>
            <w:hideMark/>
          </w:tcPr>
          <w:p w14:paraId="710BAB7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D072EA" w:rsidRPr="00D072EA" w14:paraId="5E144788" w14:textId="77777777" w:rsidTr="001E0513">
        <w:trPr>
          <w:trHeight w:val="315"/>
        </w:trPr>
        <w:tc>
          <w:tcPr>
            <w:tcW w:w="1560" w:type="pct"/>
            <w:tcBorders>
              <w:top w:val="nil"/>
              <w:left w:val="nil"/>
              <w:bottom w:val="single" w:sz="8" w:space="0" w:color="8A999D"/>
              <w:right w:val="nil"/>
            </w:tcBorders>
            <w:shd w:val="clear" w:color="000000" w:fill="F1FDE0"/>
            <w:vAlign w:val="center"/>
            <w:hideMark/>
          </w:tcPr>
          <w:p w14:paraId="7A6E997D"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Long Duration ETF</w:t>
            </w:r>
          </w:p>
        </w:tc>
        <w:tc>
          <w:tcPr>
            <w:tcW w:w="568" w:type="pct"/>
            <w:tcBorders>
              <w:top w:val="nil"/>
              <w:left w:val="nil"/>
              <w:bottom w:val="single" w:sz="8" w:space="0" w:color="8A999D"/>
              <w:right w:val="nil"/>
            </w:tcBorders>
            <w:shd w:val="clear" w:color="000000" w:fill="F1FDE0"/>
            <w:vAlign w:val="center"/>
            <w:hideMark/>
          </w:tcPr>
          <w:p w14:paraId="00034959"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5.0%</w:t>
            </w:r>
          </w:p>
        </w:tc>
        <w:tc>
          <w:tcPr>
            <w:tcW w:w="479" w:type="pct"/>
            <w:tcBorders>
              <w:top w:val="nil"/>
              <w:left w:val="nil"/>
              <w:bottom w:val="single" w:sz="8" w:space="0" w:color="8A999D"/>
              <w:right w:val="nil"/>
            </w:tcBorders>
            <w:shd w:val="clear" w:color="000000" w:fill="F1FDE0"/>
            <w:vAlign w:val="center"/>
            <w:hideMark/>
          </w:tcPr>
          <w:p w14:paraId="19219567"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5.0%</w:t>
            </w:r>
          </w:p>
        </w:tc>
        <w:tc>
          <w:tcPr>
            <w:tcW w:w="479" w:type="pct"/>
            <w:tcBorders>
              <w:top w:val="nil"/>
              <w:left w:val="nil"/>
              <w:bottom w:val="single" w:sz="8" w:space="0" w:color="8A999D"/>
              <w:right w:val="nil"/>
            </w:tcBorders>
            <w:shd w:val="clear" w:color="000000" w:fill="F1FDE0"/>
            <w:vAlign w:val="center"/>
            <w:hideMark/>
          </w:tcPr>
          <w:p w14:paraId="386D617E"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c>
          <w:tcPr>
            <w:tcW w:w="479" w:type="pct"/>
            <w:tcBorders>
              <w:top w:val="nil"/>
              <w:left w:val="nil"/>
              <w:bottom w:val="single" w:sz="8" w:space="0" w:color="8A999D"/>
              <w:right w:val="nil"/>
            </w:tcBorders>
            <w:shd w:val="clear" w:color="000000" w:fill="F1FDE0"/>
            <w:vAlign w:val="center"/>
            <w:hideMark/>
          </w:tcPr>
          <w:p w14:paraId="5741F49A"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3.7%</w:t>
            </w:r>
          </w:p>
        </w:tc>
        <w:tc>
          <w:tcPr>
            <w:tcW w:w="479" w:type="pct"/>
            <w:tcBorders>
              <w:top w:val="nil"/>
              <w:left w:val="nil"/>
              <w:bottom w:val="single" w:sz="8" w:space="0" w:color="8A999D"/>
              <w:right w:val="nil"/>
            </w:tcBorders>
            <w:shd w:val="clear" w:color="000000" w:fill="F1FDE0"/>
            <w:vAlign w:val="center"/>
            <w:hideMark/>
          </w:tcPr>
          <w:p w14:paraId="1851A797"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3.7%</w:t>
            </w:r>
          </w:p>
        </w:tc>
        <w:tc>
          <w:tcPr>
            <w:tcW w:w="479" w:type="pct"/>
            <w:tcBorders>
              <w:top w:val="nil"/>
              <w:left w:val="nil"/>
              <w:bottom w:val="single" w:sz="8" w:space="0" w:color="8A999D"/>
              <w:right w:val="nil"/>
            </w:tcBorders>
            <w:shd w:val="clear" w:color="000000" w:fill="F1FDE0"/>
            <w:vAlign w:val="center"/>
            <w:hideMark/>
          </w:tcPr>
          <w:p w14:paraId="0F971810"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c>
          <w:tcPr>
            <w:tcW w:w="479" w:type="pct"/>
            <w:tcBorders>
              <w:top w:val="nil"/>
              <w:left w:val="nil"/>
              <w:bottom w:val="single" w:sz="8" w:space="0" w:color="8A999D"/>
              <w:right w:val="nil"/>
            </w:tcBorders>
            <w:shd w:val="clear" w:color="000000" w:fill="F1FDE0"/>
            <w:vAlign w:val="center"/>
            <w:hideMark/>
          </w:tcPr>
          <w:p w14:paraId="3282C6E0"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r>
      <w:tr w:rsidR="001E0513" w:rsidRPr="001E0513" w14:paraId="289BACBE" w14:textId="77777777" w:rsidTr="001E0513">
        <w:trPr>
          <w:trHeight w:val="315"/>
        </w:trPr>
        <w:tc>
          <w:tcPr>
            <w:tcW w:w="1560" w:type="pct"/>
            <w:tcBorders>
              <w:top w:val="nil"/>
              <w:left w:val="nil"/>
              <w:bottom w:val="single" w:sz="8" w:space="0" w:color="8A999D"/>
              <w:right w:val="nil"/>
            </w:tcBorders>
            <w:shd w:val="clear" w:color="auto" w:fill="auto"/>
            <w:vAlign w:val="center"/>
            <w:hideMark/>
          </w:tcPr>
          <w:p w14:paraId="4B09032C"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Australian Fixed Interest</w:t>
            </w:r>
          </w:p>
        </w:tc>
        <w:tc>
          <w:tcPr>
            <w:tcW w:w="568" w:type="pct"/>
            <w:tcBorders>
              <w:top w:val="nil"/>
              <w:left w:val="nil"/>
              <w:bottom w:val="single" w:sz="8" w:space="0" w:color="8A999D"/>
              <w:right w:val="nil"/>
            </w:tcBorders>
            <w:shd w:val="clear" w:color="auto" w:fill="auto"/>
            <w:vAlign w:val="center"/>
            <w:hideMark/>
          </w:tcPr>
          <w:p w14:paraId="33CB95D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5.3%</w:t>
            </w:r>
          </w:p>
        </w:tc>
        <w:tc>
          <w:tcPr>
            <w:tcW w:w="479" w:type="pct"/>
            <w:tcBorders>
              <w:top w:val="nil"/>
              <w:left w:val="nil"/>
              <w:bottom w:val="single" w:sz="8" w:space="0" w:color="8A999D"/>
              <w:right w:val="nil"/>
            </w:tcBorders>
            <w:shd w:val="clear" w:color="auto" w:fill="auto"/>
            <w:vAlign w:val="center"/>
            <w:hideMark/>
          </w:tcPr>
          <w:p w14:paraId="244101D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5.3%</w:t>
            </w:r>
          </w:p>
        </w:tc>
        <w:tc>
          <w:tcPr>
            <w:tcW w:w="479" w:type="pct"/>
            <w:tcBorders>
              <w:top w:val="nil"/>
              <w:left w:val="nil"/>
              <w:bottom w:val="single" w:sz="8" w:space="0" w:color="8A999D"/>
              <w:right w:val="nil"/>
            </w:tcBorders>
            <w:shd w:val="clear" w:color="auto" w:fill="auto"/>
            <w:vAlign w:val="center"/>
            <w:hideMark/>
          </w:tcPr>
          <w:p w14:paraId="6CEFBA8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79" w:type="pct"/>
            <w:tcBorders>
              <w:top w:val="nil"/>
              <w:left w:val="nil"/>
              <w:bottom w:val="single" w:sz="8" w:space="0" w:color="8A999D"/>
              <w:right w:val="nil"/>
            </w:tcBorders>
            <w:shd w:val="clear" w:color="auto" w:fill="auto"/>
            <w:vAlign w:val="center"/>
            <w:hideMark/>
          </w:tcPr>
          <w:p w14:paraId="43D3430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4.2%</w:t>
            </w:r>
          </w:p>
        </w:tc>
        <w:tc>
          <w:tcPr>
            <w:tcW w:w="479" w:type="pct"/>
            <w:tcBorders>
              <w:top w:val="nil"/>
              <w:left w:val="nil"/>
              <w:bottom w:val="single" w:sz="8" w:space="0" w:color="8A999D"/>
              <w:right w:val="nil"/>
            </w:tcBorders>
            <w:shd w:val="clear" w:color="auto" w:fill="auto"/>
            <w:vAlign w:val="center"/>
            <w:hideMark/>
          </w:tcPr>
          <w:p w14:paraId="1ABE4A5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4.2%</w:t>
            </w:r>
          </w:p>
        </w:tc>
        <w:tc>
          <w:tcPr>
            <w:tcW w:w="479" w:type="pct"/>
            <w:tcBorders>
              <w:top w:val="nil"/>
              <w:left w:val="nil"/>
              <w:bottom w:val="single" w:sz="8" w:space="0" w:color="8A999D"/>
              <w:right w:val="nil"/>
            </w:tcBorders>
            <w:shd w:val="clear" w:color="auto" w:fill="auto"/>
            <w:vAlign w:val="center"/>
            <w:hideMark/>
          </w:tcPr>
          <w:p w14:paraId="1135CDC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79" w:type="pct"/>
            <w:tcBorders>
              <w:top w:val="nil"/>
              <w:left w:val="nil"/>
              <w:bottom w:val="single" w:sz="8" w:space="0" w:color="8A999D"/>
              <w:right w:val="nil"/>
            </w:tcBorders>
            <w:shd w:val="clear" w:color="auto" w:fill="auto"/>
            <w:vAlign w:val="center"/>
            <w:hideMark/>
          </w:tcPr>
          <w:p w14:paraId="5825438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4D78A415" w14:textId="77777777" w:rsidTr="001E0513">
        <w:trPr>
          <w:trHeight w:val="315"/>
        </w:trPr>
        <w:tc>
          <w:tcPr>
            <w:tcW w:w="1560" w:type="pct"/>
            <w:tcBorders>
              <w:top w:val="nil"/>
              <w:left w:val="nil"/>
              <w:bottom w:val="single" w:sz="8" w:space="0" w:color="8A999D"/>
              <w:right w:val="nil"/>
            </w:tcBorders>
            <w:shd w:val="clear" w:color="auto" w:fill="auto"/>
            <w:vAlign w:val="center"/>
            <w:hideMark/>
          </w:tcPr>
          <w:p w14:paraId="773EB8AE"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International Fixed Interest</w:t>
            </w:r>
          </w:p>
        </w:tc>
        <w:tc>
          <w:tcPr>
            <w:tcW w:w="568" w:type="pct"/>
            <w:tcBorders>
              <w:top w:val="nil"/>
              <w:left w:val="nil"/>
              <w:bottom w:val="single" w:sz="8" w:space="0" w:color="8A999D"/>
              <w:right w:val="nil"/>
            </w:tcBorders>
            <w:shd w:val="clear" w:color="auto" w:fill="auto"/>
            <w:vAlign w:val="center"/>
            <w:hideMark/>
          </w:tcPr>
          <w:p w14:paraId="3C3FEC3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79" w:type="pct"/>
            <w:tcBorders>
              <w:top w:val="nil"/>
              <w:left w:val="nil"/>
              <w:bottom w:val="single" w:sz="8" w:space="0" w:color="8A999D"/>
              <w:right w:val="nil"/>
            </w:tcBorders>
            <w:shd w:val="clear" w:color="auto" w:fill="auto"/>
            <w:vAlign w:val="center"/>
            <w:hideMark/>
          </w:tcPr>
          <w:p w14:paraId="7B56B1E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79" w:type="pct"/>
            <w:tcBorders>
              <w:top w:val="nil"/>
              <w:left w:val="nil"/>
              <w:bottom w:val="single" w:sz="8" w:space="0" w:color="8A999D"/>
              <w:right w:val="nil"/>
            </w:tcBorders>
            <w:shd w:val="clear" w:color="auto" w:fill="auto"/>
            <w:vAlign w:val="center"/>
            <w:hideMark/>
          </w:tcPr>
          <w:p w14:paraId="47F3F1A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79" w:type="pct"/>
            <w:tcBorders>
              <w:top w:val="nil"/>
              <w:left w:val="nil"/>
              <w:bottom w:val="single" w:sz="8" w:space="0" w:color="8A999D"/>
              <w:right w:val="nil"/>
            </w:tcBorders>
            <w:shd w:val="clear" w:color="auto" w:fill="auto"/>
            <w:vAlign w:val="center"/>
            <w:hideMark/>
          </w:tcPr>
          <w:p w14:paraId="7489EAD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3.7%</w:t>
            </w:r>
          </w:p>
        </w:tc>
        <w:tc>
          <w:tcPr>
            <w:tcW w:w="479" w:type="pct"/>
            <w:tcBorders>
              <w:top w:val="nil"/>
              <w:left w:val="nil"/>
              <w:bottom w:val="single" w:sz="8" w:space="0" w:color="8A999D"/>
              <w:right w:val="nil"/>
            </w:tcBorders>
            <w:shd w:val="clear" w:color="auto" w:fill="auto"/>
            <w:vAlign w:val="center"/>
            <w:hideMark/>
          </w:tcPr>
          <w:p w14:paraId="6A02C77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3.7%</w:t>
            </w:r>
          </w:p>
        </w:tc>
        <w:tc>
          <w:tcPr>
            <w:tcW w:w="479" w:type="pct"/>
            <w:tcBorders>
              <w:top w:val="nil"/>
              <w:left w:val="nil"/>
              <w:bottom w:val="single" w:sz="8" w:space="0" w:color="8A999D"/>
              <w:right w:val="nil"/>
            </w:tcBorders>
            <w:shd w:val="clear" w:color="auto" w:fill="auto"/>
            <w:vAlign w:val="center"/>
            <w:hideMark/>
          </w:tcPr>
          <w:p w14:paraId="07AA20C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79" w:type="pct"/>
            <w:tcBorders>
              <w:top w:val="nil"/>
              <w:left w:val="nil"/>
              <w:bottom w:val="single" w:sz="8" w:space="0" w:color="8A999D"/>
              <w:right w:val="nil"/>
            </w:tcBorders>
            <w:shd w:val="clear" w:color="auto" w:fill="auto"/>
            <w:vAlign w:val="center"/>
            <w:hideMark/>
          </w:tcPr>
          <w:p w14:paraId="24B84D4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2AB101E0" w14:textId="77777777" w:rsidTr="001E0513">
        <w:trPr>
          <w:trHeight w:val="315"/>
        </w:trPr>
        <w:tc>
          <w:tcPr>
            <w:tcW w:w="1560" w:type="pct"/>
            <w:tcBorders>
              <w:top w:val="nil"/>
              <w:left w:val="nil"/>
              <w:bottom w:val="single" w:sz="8" w:space="0" w:color="8A999D"/>
              <w:right w:val="nil"/>
            </w:tcBorders>
            <w:shd w:val="clear" w:color="auto" w:fill="auto"/>
            <w:vAlign w:val="center"/>
            <w:hideMark/>
          </w:tcPr>
          <w:p w14:paraId="283BA1EE"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Inflation Linked Government Bonds</w:t>
            </w:r>
          </w:p>
        </w:tc>
        <w:tc>
          <w:tcPr>
            <w:tcW w:w="568" w:type="pct"/>
            <w:tcBorders>
              <w:top w:val="nil"/>
              <w:left w:val="nil"/>
              <w:bottom w:val="single" w:sz="8" w:space="0" w:color="8A999D"/>
              <w:right w:val="nil"/>
            </w:tcBorders>
            <w:shd w:val="clear" w:color="auto" w:fill="auto"/>
            <w:vAlign w:val="center"/>
            <w:hideMark/>
          </w:tcPr>
          <w:p w14:paraId="12BFFB4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5.3%</w:t>
            </w:r>
          </w:p>
        </w:tc>
        <w:tc>
          <w:tcPr>
            <w:tcW w:w="479" w:type="pct"/>
            <w:tcBorders>
              <w:top w:val="nil"/>
              <w:left w:val="nil"/>
              <w:bottom w:val="single" w:sz="8" w:space="0" w:color="8A999D"/>
              <w:right w:val="nil"/>
            </w:tcBorders>
            <w:shd w:val="clear" w:color="auto" w:fill="auto"/>
            <w:vAlign w:val="center"/>
            <w:hideMark/>
          </w:tcPr>
          <w:p w14:paraId="6A18C2F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5.3%</w:t>
            </w:r>
          </w:p>
        </w:tc>
        <w:tc>
          <w:tcPr>
            <w:tcW w:w="479" w:type="pct"/>
            <w:tcBorders>
              <w:top w:val="nil"/>
              <w:left w:val="nil"/>
              <w:bottom w:val="single" w:sz="8" w:space="0" w:color="8A999D"/>
              <w:right w:val="nil"/>
            </w:tcBorders>
            <w:shd w:val="clear" w:color="auto" w:fill="auto"/>
            <w:vAlign w:val="center"/>
            <w:hideMark/>
          </w:tcPr>
          <w:p w14:paraId="52FD541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79" w:type="pct"/>
            <w:tcBorders>
              <w:top w:val="nil"/>
              <w:left w:val="nil"/>
              <w:bottom w:val="single" w:sz="8" w:space="0" w:color="8A999D"/>
              <w:right w:val="nil"/>
            </w:tcBorders>
            <w:shd w:val="clear" w:color="auto" w:fill="auto"/>
            <w:vAlign w:val="center"/>
            <w:hideMark/>
          </w:tcPr>
          <w:p w14:paraId="5B8F59E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2.5%</w:t>
            </w:r>
          </w:p>
        </w:tc>
        <w:tc>
          <w:tcPr>
            <w:tcW w:w="479" w:type="pct"/>
            <w:tcBorders>
              <w:top w:val="nil"/>
              <w:left w:val="nil"/>
              <w:bottom w:val="single" w:sz="8" w:space="0" w:color="8A999D"/>
              <w:right w:val="nil"/>
            </w:tcBorders>
            <w:shd w:val="clear" w:color="auto" w:fill="auto"/>
            <w:vAlign w:val="center"/>
            <w:hideMark/>
          </w:tcPr>
          <w:p w14:paraId="25780C0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2.5%</w:t>
            </w:r>
          </w:p>
        </w:tc>
        <w:tc>
          <w:tcPr>
            <w:tcW w:w="479" w:type="pct"/>
            <w:tcBorders>
              <w:top w:val="nil"/>
              <w:left w:val="nil"/>
              <w:bottom w:val="single" w:sz="8" w:space="0" w:color="8A999D"/>
              <w:right w:val="nil"/>
            </w:tcBorders>
            <w:shd w:val="clear" w:color="auto" w:fill="auto"/>
            <w:vAlign w:val="center"/>
            <w:hideMark/>
          </w:tcPr>
          <w:p w14:paraId="0972CCC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79" w:type="pct"/>
            <w:tcBorders>
              <w:top w:val="nil"/>
              <w:left w:val="nil"/>
              <w:bottom w:val="single" w:sz="8" w:space="0" w:color="8A999D"/>
              <w:right w:val="nil"/>
            </w:tcBorders>
            <w:shd w:val="clear" w:color="auto" w:fill="auto"/>
            <w:vAlign w:val="center"/>
            <w:hideMark/>
          </w:tcPr>
          <w:p w14:paraId="1426AC6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D072EA" w:rsidRPr="00D072EA" w14:paraId="6A7FE261" w14:textId="77777777" w:rsidTr="001E0513">
        <w:trPr>
          <w:trHeight w:val="315"/>
        </w:trPr>
        <w:tc>
          <w:tcPr>
            <w:tcW w:w="1560" w:type="pct"/>
            <w:tcBorders>
              <w:top w:val="nil"/>
              <w:left w:val="nil"/>
              <w:bottom w:val="single" w:sz="8" w:space="0" w:color="8A999D"/>
              <w:right w:val="nil"/>
            </w:tcBorders>
            <w:shd w:val="clear" w:color="000000" w:fill="F1FDE0"/>
            <w:vAlign w:val="center"/>
            <w:hideMark/>
          </w:tcPr>
          <w:p w14:paraId="63A1BE06"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Floating Rate ETF</w:t>
            </w:r>
          </w:p>
        </w:tc>
        <w:tc>
          <w:tcPr>
            <w:tcW w:w="568" w:type="pct"/>
            <w:tcBorders>
              <w:top w:val="nil"/>
              <w:left w:val="nil"/>
              <w:bottom w:val="single" w:sz="8" w:space="0" w:color="8A999D"/>
              <w:right w:val="nil"/>
            </w:tcBorders>
            <w:shd w:val="clear" w:color="000000" w:fill="F1FDE0"/>
            <w:vAlign w:val="center"/>
            <w:hideMark/>
          </w:tcPr>
          <w:p w14:paraId="4F03C93D"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6.2%</w:t>
            </w:r>
          </w:p>
        </w:tc>
        <w:tc>
          <w:tcPr>
            <w:tcW w:w="479" w:type="pct"/>
            <w:tcBorders>
              <w:top w:val="nil"/>
              <w:left w:val="nil"/>
              <w:bottom w:val="single" w:sz="8" w:space="0" w:color="8A999D"/>
              <w:right w:val="nil"/>
            </w:tcBorders>
            <w:shd w:val="clear" w:color="000000" w:fill="F1FDE0"/>
            <w:vAlign w:val="center"/>
            <w:hideMark/>
          </w:tcPr>
          <w:p w14:paraId="5F4C19ED"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6.2%</w:t>
            </w:r>
          </w:p>
        </w:tc>
        <w:tc>
          <w:tcPr>
            <w:tcW w:w="479" w:type="pct"/>
            <w:tcBorders>
              <w:top w:val="nil"/>
              <w:left w:val="nil"/>
              <w:bottom w:val="single" w:sz="8" w:space="0" w:color="8A999D"/>
              <w:right w:val="nil"/>
            </w:tcBorders>
            <w:shd w:val="clear" w:color="000000" w:fill="F1FDE0"/>
            <w:vAlign w:val="center"/>
            <w:hideMark/>
          </w:tcPr>
          <w:p w14:paraId="058B811A"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c>
          <w:tcPr>
            <w:tcW w:w="479" w:type="pct"/>
            <w:tcBorders>
              <w:top w:val="nil"/>
              <w:left w:val="nil"/>
              <w:bottom w:val="single" w:sz="8" w:space="0" w:color="8A999D"/>
              <w:right w:val="nil"/>
            </w:tcBorders>
            <w:shd w:val="clear" w:color="000000" w:fill="F1FDE0"/>
            <w:vAlign w:val="center"/>
            <w:hideMark/>
          </w:tcPr>
          <w:p w14:paraId="53E47A6A"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4.9%</w:t>
            </w:r>
          </w:p>
        </w:tc>
        <w:tc>
          <w:tcPr>
            <w:tcW w:w="479" w:type="pct"/>
            <w:tcBorders>
              <w:top w:val="nil"/>
              <w:left w:val="nil"/>
              <w:bottom w:val="single" w:sz="8" w:space="0" w:color="8A999D"/>
              <w:right w:val="nil"/>
            </w:tcBorders>
            <w:shd w:val="clear" w:color="000000" w:fill="F1FDE0"/>
            <w:vAlign w:val="center"/>
            <w:hideMark/>
          </w:tcPr>
          <w:p w14:paraId="7F3928A5"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4.9%</w:t>
            </w:r>
          </w:p>
        </w:tc>
        <w:tc>
          <w:tcPr>
            <w:tcW w:w="479" w:type="pct"/>
            <w:tcBorders>
              <w:top w:val="nil"/>
              <w:left w:val="nil"/>
              <w:bottom w:val="single" w:sz="8" w:space="0" w:color="8A999D"/>
              <w:right w:val="nil"/>
            </w:tcBorders>
            <w:shd w:val="clear" w:color="000000" w:fill="F1FDE0"/>
            <w:vAlign w:val="center"/>
            <w:hideMark/>
          </w:tcPr>
          <w:p w14:paraId="4ED9309C"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c>
          <w:tcPr>
            <w:tcW w:w="479" w:type="pct"/>
            <w:tcBorders>
              <w:top w:val="nil"/>
              <w:left w:val="nil"/>
              <w:bottom w:val="single" w:sz="8" w:space="0" w:color="8A999D"/>
              <w:right w:val="nil"/>
            </w:tcBorders>
            <w:shd w:val="clear" w:color="000000" w:fill="F1FDE0"/>
            <w:vAlign w:val="center"/>
            <w:hideMark/>
          </w:tcPr>
          <w:p w14:paraId="7D2AB572"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r>
      <w:tr w:rsidR="001E0513" w:rsidRPr="001E0513" w14:paraId="710E5676" w14:textId="77777777" w:rsidTr="001E0513">
        <w:trPr>
          <w:trHeight w:val="315"/>
        </w:trPr>
        <w:tc>
          <w:tcPr>
            <w:tcW w:w="1560" w:type="pct"/>
            <w:tcBorders>
              <w:top w:val="nil"/>
              <w:left w:val="nil"/>
              <w:bottom w:val="single" w:sz="8" w:space="0" w:color="8A999D"/>
              <w:right w:val="nil"/>
            </w:tcBorders>
            <w:shd w:val="clear" w:color="auto" w:fill="auto"/>
            <w:vAlign w:val="center"/>
            <w:hideMark/>
          </w:tcPr>
          <w:p w14:paraId="471C88C4"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Floating High Yield Credit</w:t>
            </w:r>
          </w:p>
        </w:tc>
        <w:tc>
          <w:tcPr>
            <w:tcW w:w="568" w:type="pct"/>
            <w:tcBorders>
              <w:top w:val="nil"/>
              <w:left w:val="nil"/>
              <w:bottom w:val="single" w:sz="8" w:space="0" w:color="8A999D"/>
              <w:right w:val="nil"/>
            </w:tcBorders>
            <w:shd w:val="clear" w:color="auto" w:fill="auto"/>
            <w:vAlign w:val="center"/>
            <w:hideMark/>
          </w:tcPr>
          <w:p w14:paraId="2CB7A5C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7.4%</w:t>
            </w:r>
          </w:p>
        </w:tc>
        <w:tc>
          <w:tcPr>
            <w:tcW w:w="479" w:type="pct"/>
            <w:tcBorders>
              <w:top w:val="nil"/>
              <w:left w:val="nil"/>
              <w:bottom w:val="single" w:sz="8" w:space="0" w:color="8A999D"/>
              <w:right w:val="nil"/>
            </w:tcBorders>
            <w:shd w:val="clear" w:color="auto" w:fill="auto"/>
            <w:vAlign w:val="center"/>
            <w:hideMark/>
          </w:tcPr>
          <w:p w14:paraId="1C5F0C8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7.4%</w:t>
            </w:r>
          </w:p>
        </w:tc>
        <w:tc>
          <w:tcPr>
            <w:tcW w:w="479" w:type="pct"/>
            <w:tcBorders>
              <w:top w:val="nil"/>
              <w:left w:val="nil"/>
              <w:bottom w:val="single" w:sz="8" w:space="0" w:color="8A999D"/>
              <w:right w:val="nil"/>
            </w:tcBorders>
            <w:shd w:val="clear" w:color="auto" w:fill="auto"/>
            <w:vAlign w:val="center"/>
            <w:hideMark/>
          </w:tcPr>
          <w:p w14:paraId="05702CA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79" w:type="pct"/>
            <w:tcBorders>
              <w:top w:val="nil"/>
              <w:left w:val="nil"/>
              <w:bottom w:val="single" w:sz="8" w:space="0" w:color="8A999D"/>
              <w:right w:val="nil"/>
            </w:tcBorders>
            <w:shd w:val="clear" w:color="auto" w:fill="auto"/>
            <w:vAlign w:val="center"/>
            <w:hideMark/>
          </w:tcPr>
          <w:p w14:paraId="3B6CB59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6.5%</w:t>
            </w:r>
          </w:p>
        </w:tc>
        <w:tc>
          <w:tcPr>
            <w:tcW w:w="479" w:type="pct"/>
            <w:tcBorders>
              <w:top w:val="nil"/>
              <w:left w:val="nil"/>
              <w:bottom w:val="single" w:sz="8" w:space="0" w:color="8A999D"/>
              <w:right w:val="nil"/>
            </w:tcBorders>
            <w:shd w:val="clear" w:color="auto" w:fill="auto"/>
            <w:vAlign w:val="center"/>
            <w:hideMark/>
          </w:tcPr>
          <w:p w14:paraId="547F35E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6.5%</w:t>
            </w:r>
          </w:p>
        </w:tc>
        <w:tc>
          <w:tcPr>
            <w:tcW w:w="479" w:type="pct"/>
            <w:tcBorders>
              <w:top w:val="nil"/>
              <w:left w:val="nil"/>
              <w:bottom w:val="single" w:sz="8" w:space="0" w:color="8A999D"/>
              <w:right w:val="nil"/>
            </w:tcBorders>
            <w:shd w:val="clear" w:color="auto" w:fill="auto"/>
            <w:vAlign w:val="center"/>
            <w:hideMark/>
          </w:tcPr>
          <w:p w14:paraId="2F44974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79" w:type="pct"/>
            <w:tcBorders>
              <w:top w:val="nil"/>
              <w:left w:val="nil"/>
              <w:bottom w:val="single" w:sz="8" w:space="0" w:color="8A999D"/>
              <w:right w:val="nil"/>
            </w:tcBorders>
            <w:shd w:val="clear" w:color="auto" w:fill="auto"/>
            <w:vAlign w:val="center"/>
            <w:hideMark/>
          </w:tcPr>
          <w:p w14:paraId="756CFC0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1690923D" w14:textId="77777777" w:rsidTr="001E0513">
        <w:trPr>
          <w:trHeight w:val="315"/>
        </w:trPr>
        <w:tc>
          <w:tcPr>
            <w:tcW w:w="1560" w:type="pct"/>
            <w:tcBorders>
              <w:top w:val="nil"/>
              <w:left w:val="nil"/>
              <w:bottom w:val="single" w:sz="8" w:space="0" w:color="8A999D"/>
              <w:right w:val="nil"/>
            </w:tcBorders>
            <w:shd w:val="clear" w:color="auto" w:fill="auto"/>
            <w:vAlign w:val="center"/>
            <w:hideMark/>
          </w:tcPr>
          <w:p w14:paraId="4E17E1AE"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International Fixed Interest</w:t>
            </w:r>
          </w:p>
        </w:tc>
        <w:tc>
          <w:tcPr>
            <w:tcW w:w="568" w:type="pct"/>
            <w:tcBorders>
              <w:top w:val="nil"/>
              <w:left w:val="nil"/>
              <w:bottom w:val="single" w:sz="8" w:space="0" w:color="8A999D"/>
              <w:right w:val="nil"/>
            </w:tcBorders>
            <w:shd w:val="clear" w:color="auto" w:fill="auto"/>
            <w:vAlign w:val="center"/>
            <w:hideMark/>
          </w:tcPr>
          <w:p w14:paraId="0539B0F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79" w:type="pct"/>
            <w:tcBorders>
              <w:top w:val="nil"/>
              <w:left w:val="nil"/>
              <w:bottom w:val="single" w:sz="8" w:space="0" w:color="8A999D"/>
              <w:right w:val="nil"/>
            </w:tcBorders>
            <w:shd w:val="clear" w:color="auto" w:fill="auto"/>
            <w:vAlign w:val="center"/>
            <w:hideMark/>
          </w:tcPr>
          <w:p w14:paraId="1145FA8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79" w:type="pct"/>
            <w:tcBorders>
              <w:top w:val="nil"/>
              <w:left w:val="nil"/>
              <w:bottom w:val="single" w:sz="8" w:space="0" w:color="8A999D"/>
              <w:right w:val="nil"/>
            </w:tcBorders>
            <w:shd w:val="clear" w:color="auto" w:fill="auto"/>
            <w:vAlign w:val="center"/>
            <w:hideMark/>
          </w:tcPr>
          <w:p w14:paraId="44A7B80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79" w:type="pct"/>
            <w:tcBorders>
              <w:top w:val="nil"/>
              <w:left w:val="nil"/>
              <w:bottom w:val="single" w:sz="8" w:space="0" w:color="8A999D"/>
              <w:right w:val="nil"/>
            </w:tcBorders>
            <w:shd w:val="clear" w:color="auto" w:fill="auto"/>
            <w:vAlign w:val="center"/>
            <w:hideMark/>
          </w:tcPr>
          <w:p w14:paraId="714B888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3.7%</w:t>
            </w:r>
          </w:p>
        </w:tc>
        <w:tc>
          <w:tcPr>
            <w:tcW w:w="479" w:type="pct"/>
            <w:tcBorders>
              <w:top w:val="nil"/>
              <w:left w:val="nil"/>
              <w:bottom w:val="single" w:sz="8" w:space="0" w:color="8A999D"/>
              <w:right w:val="nil"/>
            </w:tcBorders>
            <w:shd w:val="clear" w:color="auto" w:fill="auto"/>
            <w:vAlign w:val="center"/>
            <w:hideMark/>
          </w:tcPr>
          <w:p w14:paraId="79C0C44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3.7%</w:t>
            </w:r>
          </w:p>
        </w:tc>
        <w:tc>
          <w:tcPr>
            <w:tcW w:w="479" w:type="pct"/>
            <w:tcBorders>
              <w:top w:val="nil"/>
              <w:left w:val="nil"/>
              <w:bottom w:val="single" w:sz="8" w:space="0" w:color="8A999D"/>
              <w:right w:val="nil"/>
            </w:tcBorders>
            <w:shd w:val="clear" w:color="auto" w:fill="auto"/>
            <w:vAlign w:val="center"/>
            <w:hideMark/>
          </w:tcPr>
          <w:p w14:paraId="7335FA8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79" w:type="pct"/>
            <w:tcBorders>
              <w:top w:val="nil"/>
              <w:left w:val="nil"/>
              <w:bottom w:val="single" w:sz="8" w:space="0" w:color="8A999D"/>
              <w:right w:val="nil"/>
            </w:tcBorders>
            <w:shd w:val="clear" w:color="auto" w:fill="auto"/>
            <w:vAlign w:val="center"/>
            <w:hideMark/>
          </w:tcPr>
          <w:p w14:paraId="78D821A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29401DA4" w14:textId="77777777" w:rsidTr="001E0513">
        <w:trPr>
          <w:trHeight w:val="315"/>
        </w:trPr>
        <w:tc>
          <w:tcPr>
            <w:tcW w:w="1560" w:type="pct"/>
            <w:tcBorders>
              <w:top w:val="nil"/>
              <w:left w:val="nil"/>
              <w:bottom w:val="single" w:sz="8" w:space="0" w:color="8A999D"/>
              <w:right w:val="nil"/>
            </w:tcBorders>
            <w:shd w:val="clear" w:color="auto" w:fill="auto"/>
            <w:vAlign w:val="center"/>
            <w:hideMark/>
          </w:tcPr>
          <w:p w14:paraId="4346DE0A"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Cash</w:t>
            </w:r>
          </w:p>
        </w:tc>
        <w:tc>
          <w:tcPr>
            <w:tcW w:w="568" w:type="pct"/>
            <w:tcBorders>
              <w:top w:val="nil"/>
              <w:left w:val="nil"/>
              <w:bottom w:val="single" w:sz="8" w:space="0" w:color="8A999D"/>
              <w:right w:val="nil"/>
            </w:tcBorders>
            <w:shd w:val="clear" w:color="auto" w:fill="auto"/>
            <w:vAlign w:val="center"/>
            <w:hideMark/>
          </w:tcPr>
          <w:p w14:paraId="10C1021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4.2%</w:t>
            </w:r>
          </w:p>
        </w:tc>
        <w:tc>
          <w:tcPr>
            <w:tcW w:w="479" w:type="pct"/>
            <w:tcBorders>
              <w:top w:val="nil"/>
              <w:left w:val="nil"/>
              <w:bottom w:val="single" w:sz="8" w:space="0" w:color="8A999D"/>
              <w:right w:val="nil"/>
            </w:tcBorders>
            <w:shd w:val="clear" w:color="auto" w:fill="auto"/>
            <w:vAlign w:val="center"/>
            <w:hideMark/>
          </w:tcPr>
          <w:p w14:paraId="577A321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4.2%</w:t>
            </w:r>
          </w:p>
        </w:tc>
        <w:tc>
          <w:tcPr>
            <w:tcW w:w="479" w:type="pct"/>
            <w:tcBorders>
              <w:top w:val="nil"/>
              <w:left w:val="nil"/>
              <w:bottom w:val="single" w:sz="8" w:space="0" w:color="8A999D"/>
              <w:right w:val="nil"/>
            </w:tcBorders>
            <w:shd w:val="clear" w:color="auto" w:fill="auto"/>
            <w:vAlign w:val="center"/>
            <w:hideMark/>
          </w:tcPr>
          <w:p w14:paraId="05E0F20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79" w:type="pct"/>
            <w:tcBorders>
              <w:top w:val="nil"/>
              <w:left w:val="nil"/>
              <w:bottom w:val="single" w:sz="8" w:space="0" w:color="8A999D"/>
              <w:right w:val="nil"/>
            </w:tcBorders>
            <w:shd w:val="clear" w:color="auto" w:fill="auto"/>
            <w:vAlign w:val="center"/>
            <w:hideMark/>
          </w:tcPr>
          <w:p w14:paraId="21B2B81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2.8%</w:t>
            </w:r>
          </w:p>
        </w:tc>
        <w:tc>
          <w:tcPr>
            <w:tcW w:w="479" w:type="pct"/>
            <w:tcBorders>
              <w:top w:val="nil"/>
              <w:left w:val="nil"/>
              <w:bottom w:val="single" w:sz="8" w:space="0" w:color="8A999D"/>
              <w:right w:val="nil"/>
            </w:tcBorders>
            <w:shd w:val="clear" w:color="auto" w:fill="auto"/>
            <w:vAlign w:val="center"/>
            <w:hideMark/>
          </w:tcPr>
          <w:p w14:paraId="604C016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2.8%</w:t>
            </w:r>
          </w:p>
        </w:tc>
        <w:tc>
          <w:tcPr>
            <w:tcW w:w="479" w:type="pct"/>
            <w:tcBorders>
              <w:top w:val="nil"/>
              <w:left w:val="nil"/>
              <w:bottom w:val="single" w:sz="8" w:space="0" w:color="8A999D"/>
              <w:right w:val="nil"/>
            </w:tcBorders>
            <w:shd w:val="clear" w:color="auto" w:fill="auto"/>
            <w:vAlign w:val="center"/>
            <w:hideMark/>
          </w:tcPr>
          <w:p w14:paraId="5EDE79B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79" w:type="pct"/>
            <w:tcBorders>
              <w:top w:val="nil"/>
              <w:left w:val="nil"/>
              <w:bottom w:val="single" w:sz="8" w:space="0" w:color="8A999D"/>
              <w:right w:val="nil"/>
            </w:tcBorders>
            <w:shd w:val="clear" w:color="auto" w:fill="auto"/>
            <w:vAlign w:val="center"/>
            <w:hideMark/>
          </w:tcPr>
          <w:p w14:paraId="17F1907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D072EA" w:rsidRPr="00D072EA" w14:paraId="440549CD" w14:textId="77777777" w:rsidTr="001E0513">
        <w:trPr>
          <w:trHeight w:val="315"/>
        </w:trPr>
        <w:tc>
          <w:tcPr>
            <w:tcW w:w="1560" w:type="pct"/>
            <w:tcBorders>
              <w:top w:val="nil"/>
              <w:left w:val="nil"/>
              <w:bottom w:val="single" w:sz="8" w:space="0" w:color="8A999D"/>
              <w:right w:val="nil"/>
            </w:tcBorders>
            <w:shd w:val="clear" w:color="000000" w:fill="F1FDE0"/>
            <w:vAlign w:val="center"/>
            <w:hideMark/>
          </w:tcPr>
          <w:p w14:paraId="1BBDF273"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Cash</w:t>
            </w:r>
          </w:p>
        </w:tc>
        <w:tc>
          <w:tcPr>
            <w:tcW w:w="568" w:type="pct"/>
            <w:tcBorders>
              <w:top w:val="nil"/>
              <w:left w:val="nil"/>
              <w:bottom w:val="single" w:sz="8" w:space="0" w:color="8A999D"/>
              <w:right w:val="nil"/>
            </w:tcBorders>
            <w:shd w:val="clear" w:color="000000" w:fill="F1FDE0"/>
            <w:vAlign w:val="center"/>
            <w:hideMark/>
          </w:tcPr>
          <w:p w14:paraId="610ADF65"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4.2%</w:t>
            </w:r>
          </w:p>
        </w:tc>
        <w:tc>
          <w:tcPr>
            <w:tcW w:w="479" w:type="pct"/>
            <w:tcBorders>
              <w:top w:val="nil"/>
              <w:left w:val="nil"/>
              <w:bottom w:val="single" w:sz="8" w:space="0" w:color="8A999D"/>
              <w:right w:val="nil"/>
            </w:tcBorders>
            <w:shd w:val="clear" w:color="000000" w:fill="F1FDE0"/>
            <w:vAlign w:val="center"/>
            <w:hideMark/>
          </w:tcPr>
          <w:p w14:paraId="792919AD"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4.2%</w:t>
            </w:r>
          </w:p>
        </w:tc>
        <w:tc>
          <w:tcPr>
            <w:tcW w:w="479" w:type="pct"/>
            <w:tcBorders>
              <w:top w:val="nil"/>
              <w:left w:val="nil"/>
              <w:bottom w:val="single" w:sz="8" w:space="0" w:color="8A999D"/>
              <w:right w:val="nil"/>
            </w:tcBorders>
            <w:shd w:val="clear" w:color="000000" w:fill="F1FDE0"/>
            <w:vAlign w:val="center"/>
            <w:hideMark/>
          </w:tcPr>
          <w:p w14:paraId="38CB08F2"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c>
          <w:tcPr>
            <w:tcW w:w="479" w:type="pct"/>
            <w:tcBorders>
              <w:top w:val="nil"/>
              <w:left w:val="nil"/>
              <w:bottom w:val="single" w:sz="8" w:space="0" w:color="8A999D"/>
              <w:right w:val="nil"/>
            </w:tcBorders>
            <w:shd w:val="clear" w:color="000000" w:fill="F1FDE0"/>
            <w:vAlign w:val="center"/>
            <w:hideMark/>
          </w:tcPr>
          <w:p w14:paraId="6022F292"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2.8%</w:t>
            </w:r>
          </w:p>
        </w:tc>
        <w:tc>
          <w:tcPr>
            <w:tcW w:w="479" w:type="pct"/>
            <w:tcBorders>
              <w:top w:val="nil"/>
              <w:left w:val="nil"/>
              <w:bottom w:val="single" w:sz="8" w:space="0" w:color="8A999D"/>
              <w:right w:val="nil"/>
            </w:tcBorders>
            <w:shd w:val="clear" w:color="000000" w:fill="F1FDE0"/>
            <w:vAlign w:val="center"/>
            <w:hideMark/>
          </w:tcPr>
          <w:p w14:paraId="37C0AFE5"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2.8%</w:t>
            </w:r>
          </w:p>
        </w:tc>
        <w:tc>
          <w:tcPr>
            <w:tcW w:w="479" w:type="pct"/>
            <w:tcBorders>
              <w:top w:val="nil"/>
              <w:left w:val="nil"/>
              <w:bottom w:val="single" w:sz="8" w:space="0" w:color="8A999D"/>
              <w:right w:val="nil"/>
            </w:tcBorders>
            <w:shd w:val="clear" w:color="000000" w:fill="F1FDE0"/>
            <w:vAlign w:val="center"/>
            <w:hideMark/>
          </w:tcPr>
          <w:p w14:paraId="7628AA65"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c>
          <w:tcPr>
            <w:tcW w:w="479" w:type="pct"/>
            <w:tcBorders>
              <w:top w:val="nil"/>
              <w:left w:val="nil"/>
              <w:bottom w:val="single" w:sz="8" w:space="0" w:color="8A999D"/>
              <w:right w:val="nil"/>
            </w:tcBorders>
            <w:shd w:val="clear" w:color="000000" w:fill="F1FDE0"/>
            <w:vAlign w:val="center"/>
            <w:hideMark/>
          </w:tcPr>
          <w:p w14:paraId="111DEC77"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r>
      <w:tr w:rsidR="00D072EA" w:rsidRPr="00D072EA" w14:paraId="5AFE49C9" w14:textId="77777777" w:rsidTr="001E0513">
        <w:trPr>
          <w:trHeight w:val="495"/>
        </w:trPr>
        <w:tc>
          <w:tcPr>
            <w:tcW w:w="1560" w:type="pct"/>
            <w:tcBorders>
              <w:top w:val="nil"/>
              <w:left w:val="nil"/>
              <w:bottom w:val="single" w:sz="8" w:space="0" w:color="8A999D"/>
              <w:right w:val="nil"/>
            </w:tcBorders>
            <w:shd w:val="clear" w:color="000000" w:fill="63777E"/>
            <w:vAlign w:val="center"/>
            <w:hideMark/>
          </w:tcPr>
          <w:p w14:paraId="19ED1CA2" w14:textId="77777777"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Portfolio</w:t>
            </w:r>
          </w:p>
        </w:tc>
        <w:tc>
          <w:tcPr>
            <w:tcW w:w="568" w:type="pct"/>
            <w:tcBorders>
              <w:top w:val="nil"/>
              <w:left w:val="nil"/>
              <w:bottom w:val="single" w:sz="8" w:space="0" w:color="8A999D"/>
              <w:right w:val="nil"/>
            </w:tcBorders>
            <w:shd w:val="clear" w:color="000000" w:fill="63777E"/>
            <w:vAlign w:val="center"/>
            <w:hideMark/>
          </w:tcPr>
          <w:p w14:paraId="3870408E" w14:textId="77777777"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Hist 30yr Total Return</w:t>
            </w:r>
          </w:p>
        </w:tc>
        <w:tc>
          <w:tcPr>
            <w:tcW w:w="479" w:type="pct"/>
            <w:tcBorders>
              <w:top w:val="nil"/>
              <w:left w:val="nil"/>
              <w:bottom w:val="single" w:sz="8" w:space="0" w:color="8A999D"/>
              <w:right w:val="nil"/>
            </w:tcBorders>
            <w:shd w:val="clear" w:color="000000" w:fill="63777E"/>
            <w:vAlign w:val="center"/>
            <w:hideMark/>
          </w:tcPr>
          <w:p w14:paraId="456948EC" w14:textId="77777777"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Hist 30yr Income Return</w:t>
            </w:r>
          </w:p>
        </w:tc>
        <w:tc>
          <w:tcPr>
            <w:tcW w:w="479" w:type="pct"/>
            <w:tcBorders>
              <w:top w:val="nil"/>
              <w:left w:val="nil"/>
              <w:bottom w:val="single" w:sz="8" w:space="0" w:color="8A999D"/>
              <w:right w:val="nil"/>
            </w:tcBorders>
            <w:shd w:val="clear" w:color="000000" w:fill="63777E"/>
            <w:vAlign w:val="center"/>
            <w:hideMark/>
          </w:tcPr>
          <w:p w14:paraId="731F6E8E" w14:textId="77777777"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Hist 30yr Capital Return</w:t>
            </w:r>
          </w:p>
        </w:tc>
        <w:tc>
          <w:tcPr>
            <w:tcW w:w="479" w:type="pct"/>
            <w:tcBorders>
              <w:top w:val="nil"/>
              <w:left w:val="nil"/>
              <w:bottom w:val="single" w:sz="8" w:space="0" w:color="8A999D"/>
              <w:right w:val="nil"/>
            </w:tcBorders>
            <w:shd w:val="clear" w:color="000000" w:fill="63777E"/>
            <w:vAlign w:val="center"/>
            <w:hideMark/>
          </w:tcPr>
          <w:p w14:paraId="17E14236" w14:textId="77777777" w:rsidR="001E0513" w:rsidRPr="001E0513" w:rsidRDefault="001E0513" w:rsidP="001E0513">
            <w:pPr>
              <w:jc w:val="center"/>
              <w:rPr>
                <w:rFonts w:eastAsia="Times New Roman" w:cs="Arial"/>
                <w:b/>
                <w:bCs/>
                <w:color w:val="FFFFFF"/>
                <w:sz w:val="16"/>
                <w:szCs w:val="16"/>
                <w:lang w:eastAsia="en-AU"/>
              </w:rPr>
            </w:pPr>
            <w:proofErr w:type="spellStart"/>
            <w:r w:rsidRPr="001E0513">
              <w:rPr>
                <w:rFonts w:eastAsia="Times New Roman" w:cs="Arial"/>
                <w:b/>
                <w:bCs/>
                <w:color w:val="FFFFFF"/>
                <w:sz w:val="16"/>
                <w:szCs w:val="16"/>
                <w:lang w:eastAsia="en-AU"/>
              </w:rPr>
              <w:t>Forcast</w:t>
            </w:r>
            <w:proofErr w:type="spellEnd"/>
            <w:r w:rsidRPr="001E0513">
              <w:rPr>
                <w:rFonts w:eastAsia="Times New Roman" w:cs="Arial"/>
                <w:b/>
                <w:bCs/>
                <w:color w:val="FFFFFF"/>
                <w:sz w:val="16"/>
                <w:szCs w:val="16"/>
                <w:lang w:eastAsia="en-AU"/>
              </w:rPr>
              <w:t xml:space="preserve"> 10yr Total Return</w:t>
            </w:r>
          </w:p>
        </w:tc>
        <w:tc>
          <w:tcPr>
            <w:tcW w:w="479" w:type="pct"/>
            <w:tcBorders>
              <w:top w:val="nil"/>
              <w:left w:val="nil"/>
              <w:bottom w:val="single" w:sz="8" w:space="0" w:color="8A999D"/>
              <w:right w:val="nil"/>
            </w:tcBorders>
            <w:shd w:val="clear" w:color="000000" w:fill="63777E"/>
            <w:vAlign w:val="center"/>
            <w:hideMark/>
          </w:tcPr>
          <w:p w14:paraId="37B5D893" w14:textId="77777777"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Forecast 10yr Income Return</w:t>
            </w:r>
          </w:p>
        </w:tc>
        <w:tc>
          <w:tcPr>
            <w:tcW w:w="479" w:type="pct"/>
            <w:tcBorders>
              <w:top w:val="nil"/>
              <w:left w:val="nil"/>
              <w:bottom w:val="single" w:sz="8" w:space="0" w:color="8A999D"/>
              <w:right w:val="nil"/>
            </w:tcBorders>
            <w:shd w:val="clear" w:color="000000" w:fill="63777E"/>
            <w:vAlign w:val="center"/>
            <w:hideMark/>
          </w:tcPr>
          <w:p w14:paraId="564259C4" w14:textId="77777777"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Forecast 10yr Capital Return</w:t>
            </w:r>
          </w:p>
        </w:tc>
        <w:tc>
          <w:tcPr>
            <w:tcW w:w="479" w:type="pct"/>
            <w:tcBorders>
              <w:top w:val="nil"/>
              <w:left w:val="nil"/>
              <w:bottom w:val="single" w:sz="8" w:space="0" w:color="8A999D"/>
              <w:right w:val="nil"/>
            </w:tcBorders>
            <w:shd w:val="clear" w:color="000000" w:fill="63777E"/>
            <w:vAlign w:val="center"/>
            <w:hideMark/>
          </w:tcPr>
          <w:p w14:paraId="4A7A904A" w14:textId="77777777"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Franking</w:t>
            </w:r>
          </w:p>
        </w:tc>
      </w:tr>
      <w:tr w:rsidR="001E0513" w:rsidRPr="001E0513" w14:paraId="0B0038C0" w14:textId="77777777" w:rsidTr="001E0513">
        <w:trPr>
          <w:trHeight w:val="315"/>
        </w:trPr>
        <w:tc>
          <w:tcPr>
            <w:tcW w:w="1560" w:type="pct"/>
            <w:tcBorders>
              <w:top w:val="nil"/>
              <w:left w:val="nil"/>
              <w:bottom w:val="single" w:sz="8" w:space="0" w:color="8A999D"/>
              <w:right w:val="nil"/>
            </w:tcBorders>
            <w:shd w:val="clear" w:color="000000" w:fill="F1FDE0"/>
            <w:vAlign w:val="center"/>
            <w:hideMark/>
          </w:tcPr>
          <w:p w14:paraId="68619B3A"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Atchison Active 20</w:t>
            </w:r>
          </w:p>
        </w:tc>
        <w:tc>
          <w:tcPr>
            <w:tcW w:w="568" w:type="pct"/>
            <w:tcBorders>
              <w:top w:val="nil"/>
              <w:left w:val="nil"/>
              <w:bottom w:val="single" w:sz="8" w:space="0" w:color="8A999D"/>
              <w:right w:val="nil"/>
            </w:tcBorders>
            <w:shd w:val="clear" w:color="auto" w:fill="auto"/>
            <w:vAlign w:val="center"/>
            <w:hideMark/>
          </w:tcPr>
          <w:p w14:paraId="038CFFE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5.6%</w:t>
            </w:r>
          </w:p>
        </w:tc>
        <w:tc>
          <w:tcPr>
            <w:tcW w:w="479" w:type="pct"/>
            <w:tcBorders>
              <w:top w:val="nil"/>
              <w:left w:val="nil"/>
              <w:bottom w:val="single" w:sz="8" w:space="0" w:color="8A999D"/>
              <w:right w:val="nil"/>
            </w:tcBorders>
            <w:shd w:val="clear" w:color="auto" w:fill="auto"/>
            <w:vAlign w:val="center"/>
            <w:hideMark/>
          </w:tcPr>
          <w:p w14:paraId="5341EFB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4.8%</w:t>
            </w:r>
          </w:p>
        </w:tc>
        <w:tc>
          <w:tcPr>
            <w:tcW w:w="479" w:type="pct"/>
            <w:tcBorders>
              <w:top w:val="nil"/>
              <w:left w:val="nil"/>
              <w:bottom w:val="single" w:sz="8" w:space="0" w:color="8A999D"/>
              <w:right w:val="nil"/>
            </w:tcBorders>
            <w:shd w:val="clear" w:color="auto" w:fill="auto"/>
            <w:vAlign w:val="center"/>
            <w:hideMark/>
          </w:tcPr>
          <w:p w14:paraId="2397606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0.8%</w:t>
            </w:r>
          </w:p>
        </w:tc>
        <w:tc>
          <w:tcPr>
            <w:tcW w:w="479" w:type="pct"/>
            <w:tcBorders>
              <w:top w:val="nil"/>
              <w:left w:val="nil"/>
              <w:bottom w:val="single" w:sz="8" w:space="0" w:color="8A999D"/>
              <w:right w:val="nil"/>
            </w:tcBorders>
            <w:shd w:val="clear" w:color="auto" w:fill="auto"/>
            <w:vAlign w:val="center"/>
            <w:hideMark/>
          </w:tcPr>
          <w:p w14:paraId="01595BF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4.5%</w:t>
            </w:r>
          </w:p>
        </w:tc>
        <w:tc>
          <w:tcPr>
            <w:tcW w:w="479" w:type="pct"/>
            <w:tcBorders>
              <w:top w:val="nil"/>
              <w:left w:val="nil"/>
              <w:bottom w:val="single" w:sz="8" w:space="0" w:color="8A999D"/>
              <w:right w:val="nil"/>
            </w:tcBorders>
            <w:shd w:val="clear" w:color="auto" w:fill="auto"/>
            <w:vAlign w:val="center"/>
            <w:hideMark/>
          </w:tcPr>
          <w:p w14:paraId="5C297D0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3.6%</w:t>
            </w:r>
          </w:p>
        </w:tc>
        <w:tc>
          <w:tcPr>
            <w:tcW w:w="479" w:type="pct"/>
            <w:tcBorders>
              <w:top w:val="nil"/>
              <w:left w:val="nil"/>
              <w:bottom w:val="single" w:sz="8" w:space="0" w:color="8A999D"/>
              <w:right w:val="nil"/>
            </w:tcBorders>
            <w:shd w:val="clear" w:color="auto" w:fill="auto"/>
            <w:vAlign w:val="center"/>
            <w:hideMark/>
          </w:tcPr>
          <w:p w14:paraId="3EAD4F4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0.9%</w:t>
            </w:r>
          </w:p>
        </w:tc>
        <w:tc>
          <w:tcPr>
            <w:tcW w:w="479" w:type="pct"/>
            <w:tcBorders>
              <w:top w:val="nil"/>
              <w:left w:val="nil"/>
              <w:bottom w:val="single" w:sz="8" w:space="0" w:color="8A999D"/>
              <w:right w:val="nil"/>
            </w:tcBorders>
            <w:shd w:val="clear" w:color="auto" w:fill="auto"/>
            <w:vAlign w:val="center"/>
            <w:hideMark/>
          </w:tcPr>
          <w:p w14:paraId="19C739C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0.1%</w:t>
            </w:r>
          </w:p>
        </w:tc>
      </w:tr>
      <w:tr w:rsidR="001E0513" w:rsidRPr="001E0513" w14:paraId="5F2B4DE6" w14:textId="77777777" w:rsidTr="001E0513">
        <w:trPr>
          <w:trHeight w:val="315"/>
        </w:trPr>
        <w:tc>
          <w:tcPr>
            <w:tcW w:w="1560" w:type="pct"/>
            <w:tcBorders>
              <w:top w:val="nil"/>
              <w:left w:val="nil"/>
              <w:bottom w:val="single" w:sz="8" w:space="0" w:color="8A999D"/>
              <w:right w:val="nil"/>
            </w:tcBorders>
            <w:shd w:val="clear" w:color="000000" w:fill="F1FDE0"/>
            <w:vAlign w:val="center"/>
            <w:hideMark/>
          </w:tcPr>
          <w:p w14:paraId="228DCCBB"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Atchison Active 40</w:t>
            </w:r>
          </w:p>
        </w:tc>
        <w:tc>
          <w:tcPr>
            <w:tcW w:w="568" w:type="pct"/>
            <w:tcBorders>
              <w:top w:val="nil"/>
              <w:left w:val="nil"/>
              <w:bottom w:val="single" w:sz="8" w:space="0" w:color="8A999D"/>
              <w:right w:val="nil"/>
            </w:tcBorders>
            <w:shd w:val="clear" w:color="auto" w:fill="auto"/>
            <w:vAlign w:val="center"/>
            <w:hideMark/>
          </w:tcPr>
          <w:p w14:paraId="34F3F78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6.2%</w:t>
            </w:r>
          </w:p>
        </w:tc>
        <w:tc>
          <w:tcPr>
            <w:tcW w:w="479" w:type="pct"/>
            <w:tcBorders>
              <w:top w:val="nil"/>
              <w:left w:val="nil"/>
              <w:bottom w:val="single" w:sz="8" w:space="0" w:color="8A999D"/>
              <w:right w:val="nil"/>
            </w:tcBorders>
            <w:shd w:val="clear" w:color="auto" w:fill="auto"/>
            <w:vAlign w:val="center"/>
            <w:hideMark/>
          </w:tcPr>
          <w:p w14:paraId="0E6AD3F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4.5%</w:t>
            </w:r>
          </w:p>
        </w:tc>
        <w:tc>
          <w:tcPr>
            <w:tcW w:w="479" w:type="pct"/>
            <w:tcBorders>
              <w:top w:val="nil"/>
              <w:left w:val="nil"/>
              <w:bottom w:val="single" w:sz="8" w:space="0" w:color="8A999D"/>
              <w:right w:val="nil"/>
            </w:tcBorders>
            <w:shd w:val="clear" w:color="auto" w:fill="auto"/>
            <w:vAlign w:val="center"/>
            <w:hideMark/>
          </w:tcPr>
          <w:p w14:paraId="3352D59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1.7%</w:t>
            </w:r>
          </w:p>
        </w:tc>
        <w:tc>
          <w:tcPr>
            <w:tcW w:w="479" w:type="pct"/>
            <w:tcBorders>
              <w:top w:val="nil"/>
              <w:left w:val="nil"/>
              <w:bottom w:val="single" w:sz="8" w:space="0" w:color="8A999D"/>
              <w:right w:val="nil"/>
            </w:tcBorders>
            <w:shd w:val="clear" w:color="auto" w:fill="auto"/>
            <w:vAlign w:val="center"/>
            <w:hideMark/>
          </w:tcPr>
          <w:p w14:paraId="0BD7FAE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5.3%</w:t>
            </w:r>
          </w:p>
        </w:tc>
        <w:tc>
          <w:tcPr>
            <w:tcW w:w="479" w:type="pct"/>
            <w:tcBorders>
              <w:top w:val="nil"/>
              <w:left w:val="nil"/>
              <w:bottom w:val="single" w:sz="8" w:space="0" w:color="8A999D"/>
              <w:right w:val="nil"/>
            </w:tcBorders>
            <w:shd w:val="clear" w:color="auto" w:fill="auto"/>
            <w:vAlign w:val="center"/>
            <w:hideMark/>
          </w:tcPr>
          <w:p w14:paraId="77C1914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3.5%</w:t>
            </w:r>
          </w:p>
        </w:tc>
        <w:tc>
          <w:tcPr>
            <w:tcW w:w="479" w:type="pct"/>
            <w:tcBorders>
              <w:top w:val="nil"/>
              <w:left w:val="nil"/>
              <w:bottom w:val="single" w:sz="8" w:space="0" w:color="8A999D"/>
              <w:right w:val="nil"/>
            </w:tcBorders>
            <w:shd w:val="clear" w:color="auto" w:fill="auto"/>
            <w:vAlign w:val="center"/>
            <w:hideMark/>
          </w:tcPr>
          <w:p w14:paraId="57F08DA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1.8%</w:t>
            </w:r>
          </w:p>
        </w:tc>
        <w:tc>
          <w:tcPr>
            <w:tcW w:w="479" w:type="pct"/>
            <w:tcBorders>
              <w:top w:val="nil"/>
              <w:left w:val="nil"/>
              <w:bottom w:val="single" w:sz="8" w:space="0" w:color="8A999D"/>
              <w:right w:val="nil"/>
            </w:tcBorders>
            <w:shd w:val="clear" w:color="auto" w:fill="auto"/>
            <w:vAlign w:val="center"/>
            <w:hideMark/>
          </w:tcPr>
          <w:p w14:paraId="4276B5D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0.2%</w:t>
            </w:r>
          </w:p>
        </w:tc>
      </w:tr>
      <w:tr w:rsidR="001E0513" w:rsidRPr="001E0513" w14:paraId="1A3D9F2C" w14:textId="77777777" w:rsidTr="001E0513">
        <w:trPr>
          <w:trHeight w:val="315"/>
        </w:trPr>
        <w:tc>
          <w:tcPr>
            <w:tcW w:w="1560" w:type="pct"/>
            <w:tcBorders>
              <w:top w:val="nil"/>
              <w:left w:val="nil"/>
              <w:bottom w:val="single" w:sz="8" w:space="0" w:color="8A999D"/>
              <w:right w:val="nil"/>
            </w:tcBorders>
            <w:shd w:val="clear" w:color="000000" w:fill="F1FDE0"/>
            <w:vAlign w:val="center"/>
            <w:hideMark/>
          </w:tcPr>
          <w:p w14:paraId="1B586B5D"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Atchison Active 55</w:t>
            </w:r>
          </w:p>
        </w:tc>
        <w:tc>
          <w:tcPr>
            <w:tcW w:w="568" w:type="pct"/>
            <w:tcBorders>
              <w:top w:val="nil"/>
              <w:left w:val="nil"/>
              <w:bottom w:val="single" w:sz="8" w:space="0" w:color="8A999D"/>
              <w:right w:val="nil"/>
            </w:tcBorders>
            <w:shd w:val="clear" w:color="auto" w:fill="auto"/>
            <w:vAlign w:val="center"/>
            <w:hideMark/>
          </w:tcPr>
          <w:p w14:paraId="2A1B9D7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6.7%</w:t>
            </w:r>
          </w:p>
        </w:tc>
        <w:tc>
          <w:tcPr>
            <w:tcW w:w="479" w:type="pct"/>
            <w:tcBorders>
              <w:top w:val="nil"/>
              <w:left w:val="nil"/>
              <w:bottom w:val="single" w:sz="8" w:space="0" w:color="8A999D"/>
              <w:right w:val="nil"/>
            </w:tcBorders>
            <w:shd w:val="clear" w:color="auto" w:fill="auto"/>
            <w:vAlign w:val="center"/>
            <w:hideMark/>
          </w:tcPr>
          <w:p w14:paraId="0074871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4.3%</w:t>
            </w:r>
          </w:p>
        </w:tc>
        <w:tc>
          <w:tcPr>
            <w:tcW w:w="479" w:type="pct"/>
            <w:tcBorders>
              <w:top w:val="nil"/>
              <w:left w:val="nil"/>
              <w:bottom w:val="single" w:sz="8" w:space="0" w:color="8A999D"/>
              <w:right w:val="nil"/>
            </w:tcBorders>
            <w:shd w:val="clear" w:color="auto" w:fill="auto"/>
            <w:vAlign w:val="center"/>
            <w:hideMark/>
          </w:tcPr>
          <w:p w14:paraId="116E70C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2.4%</w:t>
            </w:r>
          </w:p>
        </w:tc>
        <w:tc>
          <w:tcPr>
            <w:tcW w:w="479" w:type="pct"/>
            <w:tcBorders>
              <w:top w:val="nil"/>
              <w:left w:val="nil"/>
              <w:bottom w:val="single" w:sz="8" w:space="0" w:color="8A999D"/>
              <w:right w:val="nil"/>
            </w:tcBorders>
            <w:shd w:val="clear" w:color="auto" w:fill="auto"/>
            <w:vAlign w:val="center"/>
            <w:hideMark/>
          </w:tcPr>
          <w:p w14:paraId="54E9D88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5.9%</w:t>
            </w:r>
          </w:p>
        </w:tc>
        <w:tc>
          <w:tcPr>
            <w:tcW w:w="479" w:type="pct"/>
            <w:tcBorders>
              <w:top w:val="nil"/>
              <w:left w:val="nil"/>
              <w:bottom w:val="single" w:sz="8" w:space="0" w:color="8A999D"/>
              <w:right w:val="nil"/>
            </w:tcBorders>
            <w:shd w:val="clear" w:color="auto" w:fill="auto"/>
            <w:vAlign w:val="center"/>
            <w:hideMark/>
          </w:tcPr>
          <w:p w14:paraId="2A240AD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3.4%</w:t>
            </w:r>
          </w:p>
        </w:tc>
        <w:tc>
          <w:tcPr>
            <w:tcW w:w="479" w:type="pct"/>
            <w:tcBorders>
              <w:top w:val="nil"/>
              <w:left w:val="nil"/>
              <w:bottom w:val="single" w:sz="8" w:space="0" w:color="8A999D"/>
              <w:right w:val="nil"/>
            </w:tcBorders>
            <w:shd w:val="clear" w:color="auto" w:fill="auto"/>
            <w:vAlign w:val="center"/>
            <w:hideMark/>
          </w:tcPr>
          <w:p w14:paraId="43C0DC2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2.5%</w:t>
            </w:r>
          </w:p>
        </w:tc>
        <w:tc>
          <w:tcPr>
            <w:tcW w:w="479" w:type="pct"/>
            <w:tcBorders>
              <w:top w:val="nil"/>
              <w:left w:val="nil"/>
              <w:bottom w:val="single" w:sz="8" w:space="0" w:color="8A999D"/>
              <w:right w:val="nil"/>
            </w:tcBorders>
            <w:shd w:val="clear" w:color="auto" w:fill="auto"/>
            <w:vAlign w:val="center"/>
            <w:hideMark/>
          </w:tcPr>
          <w:p w14:paraId="58CBB72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0.2%</w:t>
            </w:r>
          </w:p>
        </w:tc>
      </w:tr>
      <w:tr w:rsidR="001E0513" w:rsidRPr="001E0513" w14:paraId="637A7ED9" w14:textId="77777777" w:rsidTr="001E0513">
        <w:trPr>
          <w:trHeight w:val="315"/>
        </w:trPr>
        <w:tc>
          <w:tcPr>
            <w:tcW w:w="1560" w:type="pct"/>
            <w:tcBorders>
              <w:top w:val="nil"/>
              <w:left w:val="nil"/>
              <w:bottom w:val="single" w:sz="8" w:space="0" w:color="8A999D"/>
              <w:right w:val="nil"/>
            </w:tcBorders>
            <w:shd w:val="clear" w:color="000000" w:fill="F1FDE0"/>
            <w:vAlign w:val="center"/>
            <w:hideMark/>
          </w:tcPr>
          <w:p w14:paraId="49100C36"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Atchison Active 70</w:t>
            </w:r>
          </w:p>
        </w:tc>
        <w:tc>
          <w:tcPr>
            <w:tcW w:w="568" w:type="pct"/>
            <w:tcBorders>
              <w:top w:val="nil"/>
              <w:left w:val="nil"/>
              <w:bottom w:val="single" w:sz="8" w:space="0" w:color="8A999D"/>
              <w:right w:val="nil"/>
            </w:tcBorders>
            <w:shd w:val="clear" w:color="auto" w:fill="auto"/>
            <w:vAlign w:val="center"/>
            <w:hideMark/>
          </w:tcPr>
          <w:p w14:paraId="07B15A6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7.1%</w:t>
            </w:r>
          </w:p>
        </w:tc>
        <w:tc>
          <w:tcPr>
            <w:tcW w:w="479" w:type="pct"/>
            <w:tcBorders>
              <w:top w:val="nil"/>
              <w:left w:val="nil"/>
              <w:bottom w:val="single" w:sz="8" w:space="0" w:color="8A999D"/>
              <w:right w:val="nil"/>
            </w:tcBorders>
            <w:shd w:val="clear" w:color="auto" w:fill="auto"/>
            <w:vAlign w:val="center"/>
            <w:hideMark/>
          </w:tcPr>
          <w:p w14:paraId="39E69CC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4.1%</w:t>
            </w:r>
          </w:p>
        </w:tc>
        <w:tc>
          <w:tcPr>
            <w:tcW w:w="479" w:type="pct"/>
            <w:tcBorders>
              <w:top w:val="nil"/>
              <w:left w:val="nil"/>
              <w:bottom w:val="single" w:sz="8" w:space="0" w:color="8A999D"/>
              <w:right w:val="nil"/>
            </w:tcBorders>
            <w:shd w:val="clear" w:color="auto" w:fill="auto"/>
            <w:vAlign w:val="center"/>
            <w:hideMark/>
          </w:tcPr>
          <w:p w14:paraId="5F1A4DD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3.1%</w:t>
            </w:r>
          </w:p>
        </w:tc>
        <w:tc>
          <w:tcPr>
            <w:tcW w:w="479" w:type="pct"/>
            <w:tcBorders>
              <w:top w:val="nil"/>
              <w:left w:val="nil"/>
              <w:bottom w:val="single" w:sz="8" w:space="0" w:color="8A999D"/>
              <w:right w:val="nil"/>
            </w:tcBorders>
            <w:shd w:val="clear" w:color="auto" w:fill="auto"/>
            <w:vAlign w:val="center"/>
            <w:hideMark/>
          </w:tcPr>
          <w:p w14:paraId="0F2859F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6.4%</w:t>
            </w:r>
          </w:p>
        </w:tc>
        <w:tc>
          <w:tcPr>
            <w:tcW w:w="479" w:type="pct"/>
            <w:tcBorders>
              <w:top w:val="nil"/>
              <w:left w:val="nil"/>
              <w:bottom w:val="single" w:sz="8" w:space="0" w:color="8A999D"/>
              <w:right w:val="nil"/>
            </w:tcBorders>
            <w:shd w:val="clear" w:color="auto" w:fill="auto"/>
            <w:vAlign w:val="center"/>
            <w:hideMark/>
          </w:tcPr>
          <w:p w14:paraId="1A10290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3.1%</w:t>
            </w:r>
          </w:p>
        </w:tc>
        <w:tc>
          <w:tcPr>
            <w:tcW w:w="479" w:type="pct"/>
            <w:tcBorders>
              <w:top w:val="nil"/>
              <w:left w:val="nil"/>
              <w:bottom w:val="single" w:sz="8" w:space="0" w:color="8A999D"/>
              <w:right w:val="nil"/>
            </w:tcBorders>
            <w:shd w:val="clear" w:color="auto" w:fill="auto"/>
            <w:vAlign w:val="center"/>
            <w:hideMark/>
          </w:tcPr>
          <w:p w14:paraId="7903CD2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3.3%</w:t>
            </w:r>
          </w:p>
        </w:tc>
        <w:tc>
          <w:tcPr>
            <w:tcW w:w="479" w:type="pct"/>
            <w:tcBorders>
              <w:top w:val="nil"/>
              <w:left w:val="nil"/>
              <w:bottom w:val="single" w:sz="8" w:space="0" w:color="8A999D"/>
              <w:right w:val="nil"/>
            </w:tcBorders>
            <w:shd w:val="clear" w:color="auto" w:fill="auto"/>
            <w:vAlign w:val="center"/>
            <w:hideMark/>
          </w:tcPr>
          <w:p w14:paraId="21E1836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0.3%</w:t>
            </w:r>
          </w:p>
        </w:tc>
      </w:tr>
      <w:tr w:rsidR="001E0513" w:rsidRPr="001E0513" w14:paraId="22D1BB4E" w14:textId="77777777" w:rsidTr="001E0513">
        <w:trPr>
          <w:trHeight w:val="315"/>
        </w:trPr>
        <w:tc>
          <w:tcPr>
            <w:tcW w:w="1560" w:type="pct"/>
            <w:tcBorders>
              <w:top w:val="nil"/>
              <w:left w:val="nil"/>
              <w:bottom w:val="single" w:sz="8" w:space="0" w:color="8A999D"/>
              <w:right w:val="nil"/>
            </w:tcBorders>
            <w:shd w:val="clear" w:color="000000" w:fill="F1FDE0"/>
            <w:vAlign w:val="center"/>
            <w:hideMark/>
          </w:tcPr>
          <w:p w14:paraId="6D613DC5"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Atchison Active 85</w:t>
            </w:r>
          </w:p>
        </w:tc>
        <w:tc>
          <w:tcPr>
            <w:tcW w:w="568" w:type="pct"/>
            <w:tcBorders>
              <w:top w:val="nil"/>
              <w:left w:val="nil"/>
              <w:bottom w:val="single" w:sz="8" w:space="0" w:color="8A999D"/>
              <w:right w:val="nil"/>
            </w:tcBorders>
            <w:shd w:val="clear" w:color="auto" w:fill="auto"/>
            <w:vAlign w:val="center"/>
            <w:hideMark/>
          </w:tcPr>
          <w:p w14:paraId="468BA0D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7.7%</w:t>
            </w:r>
          </w:p>
        </w:tc>
        <w:tc>
          <w:tcPr>
            <w:tcW w:w="479" w:type="pct"/>
            <w:tcBorders>
              <w:top w:val="nil"/>
              <w:left w:val="nil"/>
              <w:bottom w:val="single" w:sz="8" w:space="0" w:color="8A999D"/>
              <w:right w:val="nil"/>
            </w:tcBorders>
            <w:shd w:val="clear" w:color="auto" w:fill="auto"/>
            <w:vAlign w:val="center"/>
            <w:hideMark/>
          </w:tcPr>
          <w:p w14:paraId="75A5E55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3.9%</w:t>
            </w:r>
          </w:p>
        </w:tc>
        <w:tc>
          <w:tcPr>
            <w:tcW w:w="479" w:type="pct"/>
            <w:tcBorders>
              <w:top w:val="nil"/>
              <w:left w:val="nil"/>
              <w:bottom w:val="single" w:sz="8" w:space="0" w:color="8A999D"/>
              <w:right w:val="nil"/>
            </w:tcBorders>
            <w:shd w:val="clear" w:color="auto" w:fill="auto"/>
            <w:vAlign w:val="center"/>
            <w:hideMark/>
          </w:tcPr>
          <w:p w14:paraId="785D26C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3.7%</w:t>
            </w:r>
          </w:p>
        </w:tc>
        <w:tc>
          <w:tcPr>
            <w:tcW w:w="479" w:type="pct"/>
            <w:tcBorders>
              <w:top w:val="nil"/>
              <w:left w:val="nil"/>
              <w:bottom w:val="single" w:sz="8" w:space="0" w:color="8A999D"/>
              <w:right w:val="nil"/>
            </w:tcBorders>
            <w:shd w:val="clear" w:color="auto" w:fill="auto"/>
            <w:vAlign w:val="center"/>
            <w:hideMark/>
          </w:tcPr>
          <w:p w14:paraId="28A4B1A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7.0%</w:t>
            </w:r>
          </w:p>
        </w:tc>
        <w:tc>
          <w:tcPr>
            <w:tcW w:w="479" w:type="pct"/>
            <w:tcBorders>
              <w:top w:val="nil"/>
              <w:left w:val="nil"/>
              <w:bottom w:val="single" w:sz="8" w:space="0" w:color="8A999D"/>
              <w:right w:val="nil"/>
            </w:tcBorders>
            <w:shd w:val="clear" w:color="auto" w:fill="auto"/>
            <w:vAlign w:val="center"/>
            <w:hideMark/>
          </w:tcPr>
          <w:p w14:paraId="513F162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3.0%</w:t>
            </w:r>
          </w:p>
        </w:tc>
        <w:tc>
          <w:tcPr>
            <w:tcW w:w="479" w:type="pct"/>
            <w:tcBorders>
              <w:top w:val="nil"/>
              <w:left w:val="nil"/>
              <w:bottom w:val="single" w:sz="8" w:space="0" w:color="8A999D"/>
              <w:right w:val="nil"/>
            </w:tcBorders>
            <w:shd w:val="clear" w:color="auto" w:fill="auto"/>
            <w:vAlign w:val="center"/>
            <w:hideMark/>
          </w:tcPr>
          <w:p w14:paraId="7C42880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4.0%</w:t>
            </w:r>
          </w:p>
        </w:tc>
        <w:tc>
          <w:tcPr>
            <w:tcW w:w="479" w:type="pct"/>
            <w:tcBorders>
              <w:top w:val="nil"/>
              <w:left w:val="nil"/>
              <w:bottom w:val="single" w:sz="8" w:space="0" w:color="8A999D"/>
              <w:right w:val="nil"/>
            </w:tcBorders>
            <w:shd w:val="clear" w:color="auto" w:fill="auto"/>
            <w:vAlign w:val="center"/>
            <w:hideMark/>
          </w:tcPr>
          <w:p w14:paraId="1F69398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0.3%</w:t>
            </w:r>
          </w:p>
        </w:tc>
      </w:tr>
      <w:tr w:rsidR="001E0513" w:rsidRPr="001E0513" w14:paraId="5E849BE0" w14:textId="77777777" w:rsidTr="001E0513">
        <w:trPr>
          <w:trHeight w:val="315"/>
        </w:trPr>
        <w:tc>
          <w:tcPr>
            <w:tcW w:w="1560" w:type="pct"/>
            <w:tcBorders>
              <w:top w:val="nil"/>
              <w:left w:val="nil"/>
              <w:bottom w:val="single" w:sz="8" w:space="0" w:color="8A999D"/>
              <w:right w:val="nil"/>
            </w:tcBorders>
            <w:shd w:val="clear" w:color="000000" w:fill="F1FDE0"/>
            <w:vAlign w:val="center"/>
            <w:hideMark/>
          </w:tcPr>
          <w:p w14:paraId="630B5415"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Atchison Active 100</w:t>
            </w:r>
          </w:p>
        </w:tc>
        <w:tc>
          <w:tcPr>
            <w:tcW w:w="568" w:type="pct"/>
            <w:tcBorders>
              <w:top w:val="nil"/>
              <w:left w:val="nil"/>
              <w:bottom w:val="single" w:sz="8" w:space="0" w:color="8A999D"/>
              <w:right w:val="nil"/>
            </w:tcBorders>
            <w:shd w:val="clear" w:color="auto" w:fill="auto"/>
            <w:vAlign w:val="center"/>
            <w:hideMark/>
          </w:tcPr>
          <w:p w14:paraId="44A5A50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8.1%</w:t>
            </w:r>
          </w:p>
        </w:tc>
        <w:tc>
          <w:tcPr>
            <w:tcW w:w="479" w:type="pct"/>
            <w:tcBorders>
              <w:top w:val="nil"/>
              <w:left w:val="nil"/>
              <w:bottom w:val="single" w:sz="8" w:space="0" w:color="8A999D"/>
              <w:right w:val="nil"/>
            </w:tcBorders>
            <w:shd w:val="clear" w:color="auto" w:fill="auto"/>
            <w:vAlign w:val="center"/>
            <w:hideMark/>
          </w:tcPr>
          <w:p w14:paraId="21B92A5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3.7%</w:t>
            </w:r>
          </w:p>
        </w:tc>
        <w:tc>
          <w:tcPr>
            <w:tcW w:w="479" w:type="pct"/>
            <w:tcBorders>
              <w:top w:val="nil"/>
              <w:left w:val="nil"/>
              <w:bottom w:val="single" w:sz="8" w:space="0" w:color="8A999D"/>
              <w:right w:val="nil"/>
            </w:tcBorders>
            <w:shd w:val="clear" w:color="auto" w:fill="auto"/>
            <w:vAlign w:val="center"/>
            <w:hideMark/>
          </w:tcPr>
          <w:p w14:paraId="5799AD1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4.4%</w:t>
            </w:r>
          </w:p>
        </w:tc>
        <w:tc>
          <w:tcPr>
            <w:tcW w:w="479" w:type="pct"/>
            <w:tcBorders>
              <w:top w:val="nil"/>
              <w:left w:val="nil"/>
              <w:bottom w:val="single" w:sz="8" w:space="0" w:color="8A999D"/>
              <w:right w:val="nil"/>
            </w:tcBorders>
            <w:shd w:val="clear" w:color="auto" w:fill="auto"/>
            <w:vAlign w:val="center"/>
            <w:hideMark/>
          </w:tcPr>
          <w:p w14:paraId="3D92E7C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7.6%</w:t>
            </w:r>
          </w:p>
        </w:tc>
        <w:tc>
          <w:tcPr>
            <w:tcW w:w="479" w:type="pct"/>
            <w:tcBorders>
              <w:top w:val="nil"/>
              <w:left w:val="nil"/>
              <w:bottom w:val="single" w:sz="8" w:space="0" w:color="8A999D"/>
              <w:right w:val="nil"/>
            </w:tcBorders>
            <w:shd w:val="clear" w:color="auto" w:fill="auto"/>
            <w:vAlign w:val="center"/>
            <w:hideMark/>
          </w:tcPr>
          <w:p w14:paraId="47D2D0F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2.9%</w:t>
            </w:r>
          </w:p>
        </w:tc>
        <w:tc>
          <w:tcPr>
            <w:tcW w:w="479" w:type="pct"/>
            <w:tcBorders>
              <w:top w:val="nil"/>
              <w:left w:val="nil"/>
              <w:bottom w:val="single" w:sz="8" w:space="0" w:color="8A999D"/>
              <w:right w:val="nil"/>
            </w:tcBorders>
            <w:shd w:val="clear" w:color="auto" w:fill="auto"/>
            <w:vAlign w:val="center"/>
            <w:hideMark/>
          </w:tcPr>
          <w:p w14:paraId="7DA7E12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4.7%</w:t>
            </w:r>
          </w:p>
        </w:tc>
        <w:tc>
          <w:tcPr>
            <w:tcW w:w="479" w:type="pct"/>
            <w:tcBorders>
              <w:top w:val="nil"/>
              <w:left w:val="nil"/>
              <w:bottom w:val="single" w:sz="8" w:space="0" w:color="8A999D"/>
              <w:right w:val="nil"/>
            </w:tcBorders>
            <w:shd w:val="clear" w:color="auto" w:fill="auto"/>
            <w:vAlign w:val="center"/>
            <w:hideMark/>
          </w:tcPr>
          <w:p w14:paraId="2C76A42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0.4%</w:t>
            </w:r>
          </w:p>
        </w:tc>
      </w:tr>
      <w:tr w:rsidR="001E0513" w:rsidRPr="001E0513" w14:paraId="59CD0C79" w14:textId="77777777" w:rsidTr="001E0513">
        <w:trPr>
          <w:trHeight w:val="315"/>
        </w:trPr>
        <w:tc>
          <w:tcPr>
            <w:tcW w:w="1560" w:type="pct"/>
            <w:tcBorders>
              <w:top w:val="nil"/>
              <w:left w:val="nil"/>
              <w:bottom w:val="single" w:sz="8" w:space="0" w:color="8A999D"/>
              <w:right w:val="nil"/>
            </w:tcBorders>
            <w:shd w:val="clear" w:color="000000" w:fill="F1FDE0"/>
            <w:vAlign w:val="center"/>
            <w:hideMark/>
          </w:tcPr>
          <w:p w14:paraId="205CB831"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Atchison Dynamic 20</w:t>
            </w:r>
          </w:p>
        </w:tc>
        <w:tc>
          <w:tcPr>
            <w:tcW w:w="568" w:type="pct"/>
            <w:tcBorders>
              <w:top w:val="nil"/>
              <w:left w:val="nil"/>
              <w:bottom w:val="single" w:sz="8" w:space="0" w:color="8A999D"/>
              <w:right w:val="nil"/>
            </w:tcBorders>
            <w:shd w:val="clear" w:color="auto" w:fill="auto"/>
            <w:vAlign w:val="center"/>
            <w:hideMark/>
          </w:tcPr>
          <w:p w14:paraId="2013052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5.8%</w:t>
            </w:r>
          </w:p>
        </w:tc>
        <w:tc>
          <w:tcPr>
            <w:tcW w:w="479" w:type="pct"/>
            <w:tcBorders>
              <w:top w:val="nil"/>
              <w:left w:val="nil"/>
              <w:bottom w:val="single" w:sz="8" w:space="0" w:color="8A999D"/>
              <w:right w:val="nil"/>
            </w:tcBorders>
            <w:shd w:val="clear" w:color="auto" w:fill="auto"/>
            <w:vAlign w:val="center"/>
            <w:hideMark/>
          </w:tcPr>
          <w:p w14:paraId="14B9320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4.8%</w:t>
            </w:r>
          </w:p>
        </w:tc>
        <w:tc>
          <w:tcPr>
            <w:tcW w:w="479" w:type="pct"/>
            <w:tcBorders>
              <w:top w:val="nil"/>
              <w:left w:val="nil"/>
              <w:bottom w:val="single" w:sz="8" w:space="0" w:color="8A999D"/>
              <w:right w:val="nil"/>
            </w:tcBorders>
            <w:shd w:val="clear" w:color="auto" w:fill="auto"/>
            <w:vAlign w:val="center"/>
            <w:hideMark/>
          </w:tcPr>
          <w:p w14:paraId="1FC0613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1.0%</w:t>
            </w:r>
          </w:p>
        </w:tc>
        <w:tc>
          <w:tcPr>
            <w:tcW w:w="479" w:type="pct"/>
            <w:tcBorders>
              <w:top w:val="nil"/>
              <w:left w:val="nil"/>
              <w:bottom w:val="single" w:sz="8" w:space="0" w:color="8A999D"/>
              <w:right w:val="nil"/>
            </w:tcBorders>
            <w:shd w:val="clear" w:color="auto" w:fill="auto"/>
            <w:vAlign w:val="center"/>
            <w:hideMark/>
          </w:tcPr>
          <w:p w14:paraId="325DBFA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4.6%</w:t>
            </w:r>
          </w:p>
        </w:tc>
        <w:tc>
          <w:tcPr>
            <w:tcW w:w="479" w:type="pct"/>
            <w:tcBorders>
              <w:top w:val="nil"/>
              <w:left w:val="nil"/>
              <w:bottom w:val="single" w:sz="8" w:space="0" w:color="8A999D"/>
              <w:right w:val="nil"/>
            </w:tcBorders>
            <w:shd w:val="clear" w:color="auto" w:fill="auto"/>
            <w:vAlign w:val="center"/>
            <w:hideMark/>
          </w:tcPr>
          <w:p w14:paraId="518DAF7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3.7%</w:t>
            </w:r>
          </w:p>
        </w:tc>
        <w:tc>
          <w:tcPr>
            <w:tcW w:w="479" w:type="pct"/>
            <w:tcBorders>
              <w:top w:val="nil"/>
              <w:left w:val="nil"/>
              <w:bottom w:val="single" w:sz="8" w:space="0" w:color="8A999D"/>
              <w:right w:val="nil"/>
            </w:tcBorders>
            <w:shd w:val="clear" w:color="auto" w:fill="auto"/>
            <w:vAlign w:val="center"/>
            <w:hideMark/>
          </w:tcPr>
          <w:p w14:paraId="4390A37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0.9%</w:t>
            </w:r>
          </w:p>
        </w:tc>
        <w:tc>
          <w:tcPr>
            <w:tcW w:w="479" w:type="pct"/>
            <w:tcBorders>
              <w:top w:val="nil"/>
              <w:left w:val="nil"/>
              <w:bottom w:val="single" w:sz="8" w:space="0" w:color="8A999D"/>
              <w:right w:val="nil"/>
            </w:tcBorders>
            <w:shd w:val="clear" w:color="auto" w:fill="auto"/>
            <w:vAlign w:val="center"/>
            <w:hideMark/>
          </w:tcPr>
          <w:p w14:paraId="1EDB2FF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0.1%</w:t>
            </w:r>
          </w:p>
        </w:tc>
      </w:tr>
      <w:tr w:rsidR="001E0513" w:rsidRPr="001E0513" w14:paraId="1F80E14C" w14:textId="77777777" w:rsidTr="001E0513">
        <w:trPr>
          <w:trHeight w:val="315"/>
        </w:trPr>
        <w:tc>
          <w:tcPr>
            <w:tcW w:w="1560" w:type="pct"/>
            <w:tcBorders>
              <w:top w:val="nil"/>
              <w:left w:val="nil"/>
              <w:bottom w:val="single" w:sz="8" w:space="0" w:color="8A999D"/>
              <w:right w:val="nil"/>
            </w:tcBorders>
            <w:shd w:val="clear" w:color="000000" w:fill="F1FDE0"/>
            <w:vAlign w:val="center"/>
            <w:hideMark/>
          </w:tcPr>
          <w:p w14:paraId="2A6458B2"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Atchison Dynamic 40</w:t>
            </w:r>
          </w:p>
        </w:tc>
        <w:tc>
          <w:tcPr>
            <w:tcW w:w="568" w:type="pct"/>
            <w:tcBorders>
              <w:top w:val="nil"/>
              <w:left w:val="nil"/>
              <w:bottom w:val="single" w:sz="8" w:space="0" w:color="8A999D"/>
              <w:right w:val="nil"/>
            </w:tcBorders>
            <w:shd w:val="clear" w:color="auto" w:fill="auto"/>
            <w:vAlign w:val="center"/>
            <w:hideMark/>
          </w:tcPr>
          <w:p w14:paraId="66AB7D3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6.6%</w:t>
            </w:r>
          </w:p>
        </w:tc>
        <w:tc>
          <w:tcPr>
            <w:tcW w:w="479" w:type="pct"/>
            <w:tcBorders>
              <w:top w:val="nil"/>
              <w:left w:val="nil"/>
              <w:bottom w:val="single" w:sz="8" w:space="0" w:color="8A999D"/>
              <w:right w:val="nil"/>
            </w:tcBorders>
            <w:shd w:val="clear" w:color="auto" w:fill="auto"/>
            <w:vAlign w:val="center"/>
            <w:hideMark/>
          </w:tcPr>
          <w:p w14:paraId="5BF00EB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4.5%</w:t>
            </w:r>
          </w:p>
        </w:tc>
        <w:tc>
          <w:tcPr>
            <w:tcW w:w="479" w:type="pct"/>
            <w:tcBorders>
              <w:top w:val="nil"/>
              <w:left w:val="nil"/>
              <w:bottom w:val="single" w:sz="8" w:space="0" w:color="8A999D"/>
              <w:right w:val="nil"/>
            </w:tcBorders>
            <w:shd w:val="clear" w:color="auto" w:fill="auto"/>
            <w:vAlign w:val="center"/>
            <w:hideMark/>
          </w:tcPr>
          <w:p w14:paraId="2372150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2.1%</w:t>
            </w:r>
          </w:p>
        </w:tc>
        <w:tc>
          <w:tcPr>
            <w:tcW w:w="479" w:type="pct"/>
            <w:tcBorders>
              <w:top w:val="nil"/>
              <w:left w:val="nil"/>
              <w:bottom w:val="single" w:sz="8" w:space="0" w:color="8A999D"/>
              <w:right w:val="nil"/>
            </w:tcBorders>
            <w:shd w:val="clear" w:color="auto" w:fill="auto"/>
            <w:vAlign w:val="center"/>
            <w:hideMark/>
          </w:tcPr>
          <w:p w14:paraId="6A9D28A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5.5%</w:t>
            </w:r>
          </w:p>
        </w:tc>
        <w:tc>
          <w:tcPr>
            <w:tcW w:w="479" w:type="pct"/>
            <w:tcBorders>
              <w:top w:val="nil"/>
              <w:left w:val="nil"/>
              <w:bottom w:val="single" w:sz="8" w:space="0" w:color="8A999D"/>
              <w:right w:val="nil"/>
            </w:tcBorders>
            <w:shd w:val="clear" w:color="auto" w:fill="auto"/>
            <w:vAlign w:val="center"/>
            <w:hideMark/>
          </w:tcPr>
          <w:p w14:paraId="2A2E2FB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3.6%</w:t>
            </w:r>
          </w:p>
        </w:tc>
        <w:tc>
          <w:tcPr>
            <w:tcW w:w="479" w:type="pct"/>
            <w:tcBorders>
              <w:top w:val="nil"/>
              <w:left w:val="nil"/>
              <w:bottom w:val="single" w:sz="8" w:space="0" w:color="8A999D"/>
              <w:right w:val="nil"/>
            </w:tcBorders>
            <w:shd w:val="clear" w:color="auto" w:fill="auto"/>
            <w:vAlign w:val="center"/>
            <w:hideMark/>
          </w:tcPr>
          <w:p w14:paraId="48EA5D0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1.9%</w:t>
            </w:r>
          </w:p>
        </w:tc>
        <w:tc>
          <w:tcPr>
            <w:tcW w:w="479" w:type="pct"/>
            <w:tcBorders>
              <w:top w:val="nil"/>
              <w:left w:val="nil"/>
              <w:bottom w:val="single" w:sz="8" w:space="0" w:color="8A999D"/>
              <w:right w:val="nil"/>
            </w:tcBorders>
            <w:shd w:val="clear" w:color="auto" w:fill="auto"/>
            <w:vAlign w:val="center"/>
            <w:hideMark/>
          </w:tcPr>
          <w:p w14:paraId="61FF703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0.2%</w:t>
            </w:r>
          </w:p>
        </w:tc>
      </w:tr>
      <w:tr w:rsidR="001E0513" w:rsidRPr="001E0513" w14:paraId="62B70AB0" w14:textId="77777777" w:rsidTr="001E0513">
        <w:trPr>
          <w:trHeight w:val="315"/>
        </w:trPr>
        <w:tc>
          <w:tcPr>
            <w:tcW w:w="1560" w:type="pct"/>
            <w:tcBorders>
              <w:top w:val="nil"/>
              <w:left w:val="nil"/>
              <w:bottom w:val="single" w:sz="8" w:space="0" w:color="8A999D"/>
              <w:right w:val="nil"/>
            </w:tcBorders>
            <w:shd w:val="clear" w:color="000000" w:fill="F1FDE0"/>
            <w:vAlign w:val="center"/>
            <w:hideMark/>
          </w:tcPr>
          <w:p w14:paraId="2E4FE8FE"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lastRenderedPageBreak/>
              <w:t>Atchison Dynamic 55</w:t>
            </w:r>
          </w:p>
        </w:tc>
        <w:tc>
          <w:tcPr>
            <w:tcW w:w="568" w:type="pct"/>
            <w:tcBorders>
              <w:top w:val="nil"/>
              <w:left w:val="nil"/>
              <w:bottom w:val="single" w:sz="8" w:space="0" w:color="8A999D"/>
              <w:right w:val="nil"/>
            </w:tcBorders>
            <w:shd w:val="clear" w:color="auto" w:fill="auto"/>
            <w:vAlign w:val="center"/>
            <w:hideMark/>
          </w:tcPr>
          <w:p w14:paraId="4AAA1D9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7.1%</w:t>
            </w:r>
          </w:p>
        </w:tc>
        <w:tc>
          <w:tcPr>
            <w:tcW w:w="479" w:type="pct"/>
            <w:tcBorders>
              <w:top w:val="nil"/>
              <w:left w:val="nil"/>
              <w:bottom w:val="single" w:sz="8" w:space="0" w:color="8A999D"/>
              <w:right w:val="nil"/>
            </w:tcBorders>
            <w:shd w:val="clear" w:color="auto" w:fill="auto"/>
            <w:vAlign w:val="center"/>
            <w:hideMark/>
          </w:tcPr>
          <w:p w14:paraId="7B3DB7A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4.2%</w:t>
            </w:r>
          </w:p>
        </w:tc>
        <w:tc>
          <w:tcPr>
            <w:tcW w:w="479" w:type="pct"/>
            <w:tcBorders>
              <w:top w:val="nil"/>
              <w:left w:val="nil"/>
              <w:bottom w:val="single" w:sz="8" w:space="0" w:color="8A999D"/>
              <w:right w:val="nil"/>
            </w:tcBorders>
            <w:shd w:val="clear" w:color="auto" w:fill="auto"/>
            <w:vAlign w:val="center"/>
            <w:hideMark/>
          </w:tcPr>
          <w:p w14:paraId="09BAF89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2.9%</w:t>
            </w:r>
          </w:p>
        </w:tc>
        <w:tc>
          <w:tcPr>
            <w:tcW w:w="479" w:type="pct"/>
            <w:tcBorders>
              <w:top w:val="nil"/>
              <w:left w:val="nil"/>
              <w:bottom w:val="single" w:sz="8" w:space="0" w:color="8A999D"/>
              <w:right w:val="nil"/>
            </w:tcBorders>
            <w:shd w:val="clear" w:color="auto" w:fill="auto"/>
            <w:vAlign w:val="center"/>
            <w:hideMark/>
          </w:tcPr>
          <w:p w14:paraId="64E006A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6.1%</w:t>
            </w:r>
          </w:p>
        </w:tc>
        <w:tc>
          <w:tcPr>
            <w:tcW w:w="479" w:type="pct"/>
            <w:tcBorders>
              <w:top w:val="nil"/>
              <w:left w:val="nil"/>
              <w:bottom w:val="single" w:sz="8" w:space="0" w:color="8A999D"/>
              <w:right w:val="nil"/>
            </w:tcBorders>
            <w:shd w:val="clear" w:color="auto" w:fill="auto"/>
            <w:vAlign w:val="center"/>
            <w:hideMark/>
          </w:tcPr>
          <w:p w14:paraId="016D402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3.5%</w:t>
            </w:r>
          </w:p>
        </w:tc>
        <w:tc>
          <w:tcPr>
            <w:tcW w:w="479" w:type="pct"/>
            <w:tcBorders>
              <w:top w:val="nil"/>
              <w:left w:val="nil"/>
              <w:bottom w:val="single" w:sz="8" w:space="0" w:color="8A999D"/>
              <w:right w:val="nil"/>
            </w:tcBorders>
            <w:shd w:val="clear" w:color="auto" w:fill="auto"/>
            <w:vAlign w:val="center"/>
            <w:hideMark/>
          </w:tcPr>
          <w:p w14:paraId="5742736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2.6%</w:t>
            </w:r>
          </w:p>
        </w:tc>
        <w:tc>
          <w:tcPr>
            <w:tcW w:w="479" w:type="pct"/>
            <w:tcBorders>
              <w:top w:val="nil"/>
              <w:left w:val="nil"/>
              <w:bottom w:val="single" w:sz="8" w:space="0" w:color="8A999D"/>
              <w:right w:val="nil"/>
            </w:tcBorders>
            <w:shd w:val="clear" w:color="auto" w:fill="auto"/>
            <w:vAlign w:val="center"/>
            <w:hideMark/>
          </w:tcPr>
          <w:p w14:paraId="2B5122F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0.2%</w:t>
            </w:r>
          </w:p>
        </w:tc>
      </w:tr>
      <w:tr w:rsidR="001E0513" w:rsidRPr="001E0513" w14:paraId="560DB631" w14:textId="77777777" w:rsidTr="001E0513">
        <w:trPr>
          <w:trHeight w:val="315"/>
        </w:trPr>
        <w:tc>
          <w:tcPr>
            <w:tcW w:w="1560" w:type="pct"/>
            <w:tcBorders>
              <w:top w:val="nil"/>
              <w:left w:val="nil"/>
              <w:bottom w:val="single" w:sz="8" w:space="0" w:color="8A999D"/>
              <w:right w:val="nil"/>
            </w:tcBorders>
            <w:shd w:val="clear" w:color="000000" w:fill="F1FDE0"/>
            <w:vAlign w:val="center"/>
            <w:hideMark/>
          </w:tcPr>
          <w:p w14:paraId="2321DB2E"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Atchison Dynamic 70</w:t>
            </w:r>
          </w:p>
        </w:tc>
        <w:tc>
          <w:tcPr>
            <w:tcW w:w="568" w:type="pct"/>
            <w:tcBorders>
              <w:top w:val="nil"/>
              <w:left w:val="nil"/>
              <w:bottom w:val="single" w:sz="8" w:space="0" w:color="8A999D"/>
              <w:right w:val="nil"/>
            </w:tcBorders>
            <w:shd w:val="clear" w:color="auto" w:fill="auto"/>
            <w:vAlign w:val="center"/>
            <w:hideMark/>
          </w:tcPr>
          <w:p w14:paraId="64E233F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7.6%</w:t>
            </w:r>
          </w:p>
        </w:tc>
        <w:tc>
          <w:tcPr>
            <w:tcW w:w="479" w:type="pct"/>
            <w:tcBorders>
              <w:top w:val="nil"/>
              <w:left w:val="nil"/>
              <w:bottom w:val="single" w:sz="8" w:space="0" w:color="8A999D"/>
              <w:right w:val="nil"/>
            </w:tcBorders>
            <w:shd w:val="clear" w:color="auto" w:fill="auto"/>
            <w:vAlign w:val="center"/>
            <w:hideMark/>
          </w:tcPr>
          <w:p w14:paraId="54F1B7F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4.0%</w:t>
            </w:r>
          </w:p>
        </w:tc>
        <w:tc>
          <w:tcPr>
            <w:tcW w:w="479" w:type="pct"/>
            <w:tcBorders>
              <w:top w:val="nil"/>
              <w:left w:val="nil"/>
              <w:bottom w:val="single" w:sz="8" w:space="0" w:color="8A999D"/>
              <w:right w:val="nil"/>
            </w:tcBorders>
            <w:shd w:val="clear" w:color="auto" w:fill="auto"/>
            <w:vAlign w:val="center"/>
            <w:hideMark/>
          </w:tcPr>
          <w:p w14:paraId="582C7CD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3.6%</w:t>
            </w:r>
          </w:p>
        </w:tc>
        <w:tc>
          <w:tcPr>
            <w:tcW w:w="479" w:type="pct"/>
            <w:tcBorders>
              <w:top w:val="nil"/>
              <w:left w:val="nil"/>
              <w:bottom w:val="single" w:sz="8" w:space="0" w:color="8A999D"/>
              <w:right w:val="nil"/>
            </w:tcBorders>
            <w:shd w:val="clear" w:color="auto" w:fill="auto"/>
            <w:vAlign w:val="center"/>
            <w:hideMark/>
          </w:tcPr>
          <w:p w14:paraId="3DBF123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6.7%</w:t>
            </w:r>
          </w:p>
        </w:tc>
        <w:tc>
          <w:tcPr>
            <w:tcW w:w="479" w:type="pct"/>
            <w:tcBorders>
              <w:top w:val="nil"/>
              <w:left w:val="nil"/>
              <w:bottom w:val="single" w:sz="8" w:space="0" w:color="8A999D"/>
              <w:right w:val="nil"/>
            </w:tcBorders>
            <w:shd w:val="clear" w:color="auto" w:fill="auto"/>
            <w:vAlign w:val="center"/>
            <w:hideMark/>
          </w:tcPr>
          <w:p w14:paraId="662A78F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3.5%</w:t>
            </w:r>
          </w:p>
        </w:tc>
        <w:tc>
          <w:tcPr>
            <w:tcW w:w="479" w:type="pct"/>
            <w:tcBorders>
              <w:top w:val="nil"/>
              <w:left w:val="nil"/>
              <w:bottom w:val="single" w:sz="8" w:space="0" w:color="8A999D"/>
              <w:right w:val="nil"/>
            </w:tcBorders>
            <w:shd w:val="clear" w:color="auto" w:fill="auto"/>
            <w:vAlign w:val="center"/>
            <w:hideMark/>
          </w:tcPr>
          <w:p w14:paraId="06702D7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3.2%</w:t>
            </w:r>
          </w:p>
        </w:tc>
        <w:tc>
          <w:tcPr>
            <w:tcW w:w="479" w:type="pct"/>
            <w:tcBorders>
              <w:top w:val="nil"/>
              <w:left w:val="nil"/>
              <w:bottom w:val="single" w:sz="8" w:space="0" w:color="8A999D"/>
              <w:right w:val="nil"/>
            </w:tcBorders>
            <w:shd w:val="clear" w:color="auto" w:fill="auto"/>
            <w:vAlign w:val="center"/>
            <w:hideMark/>
          </w:tcPr>
          <w:p w14:paraId="188C365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0.3%</w:t>
            </w:r>
          </w:p>
        </w:tc>
      </w:tr>
      <w:tr w:rsidR="001E0513" w:rsidRPr="001E0513" w14:paraId="49B0F1EB" w14:textId="77777777" w:rsidTr="001E0513">
        <w:trPr>
          <w:trHeight w:val="315"/>
        </w:trPr>
        <w:tc>
          <w:tcPr>
            <w:tcW w:w="1560" w:type="pct"/>
            <w:tcBorders>
              <w:top w:val="nil"/>
              <w:left w:val="nil"/>
              <w:bottom w:val="single" w:sz="8" w:space="0" w:color="8A999D"/>
              <w:right w:val="nil"/>
            </w:tcBorders>
            <w:shd w:val="clear" w:color="000000" w:fill="F1FDE0"/>
            <w:vAlign w:val="center"/>
            <w:hideMark/>
          </w:tcPr>
          <w:p w14:paraId="6713690A"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Atchison Dynamic 85</w:t>
            </w:r>
          </w:p>
        </w:tc>
        <w:tc>
          <w:tcPr>
            <w:tcW w:w="568" w:type="pct"/>
            <w:tcBorders>
              <w:top w:val="nil"/>
              <w:left w:val="nil"/>
              <w:bottom w:val="single" w:sz="8" w:space="0" w:color="8A999D"/>
              <w:right w:val="nil"/>
            </w:tcBorders>
            <w:shd w:val="clear" w:color="auto" w:fill="auto"/>
            <w:vAlign w:val="center"/>
            <w:hideMark/>
          </w:tcPr>
          <w:p w14:paraId="6EB18C6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8.1%</w:t>
            </w:r>
          </w:p>
        </w:tc>
        <w:tc>
          <w:tcPr>
            <w:tcW w:w="479" w:type="pct"/>
            <w:tcBorders>
              <w:top w:val="nil"/>
              <w:left w:val="nil"/>
              <w:bottom w:val="single" w:sz="8" w:space="0" w:color="8A999D"/>
              <w:right w:val="nil"/>
            </w:tcBorders>
            <w:shd w:val="clear" w:color="auto" w:fill="auto"/>
            <w:vAlign w:val="center"/>
            <w:hideMark/>
          </w:tcPr>
          <w:p w14:paraId="2C64619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3.7%</w:t>
            </w:r>
          </w:p>
        </w:tc>
        <w:tc>
          <w:tcPr>
            <w:tcW w:w="479" w:type="pct"/>
            <w:tcBorders>
              <w:top w:val="nil"/>
              <w:left w:val="nil"/>
              <w:bottom w:val="single" w:sz="8" w:space="0" w:color="8A999D"/>
              <w:right w:val="nil"/>
            </w:tcBorders>
            <w:shd w:val="clear" w:color="auto" w:fill="auto"/>
            <w:vAlign w:val="center"/>
            <w:hideMark/>
          </w:tcPr>
          <w:p w14:paraId="22001E8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4.4%</w:t>
            </w:r>
          </w:p>
        </w:tc>
        <w:tc>
          <w:tcPr>
            <w:tcW w:w="479" w:type="pct"/>
            <w:tcBorders>
              <w:top w:val="nil"/>
              <w:left w:val="nil"/>
              <w:bottom w:val="single" w:sz="8" w:space="0" w:color="8A999D"/>
              <w:right w:val="nil"/>
            </w:tcBorders>
            <w:shd w:val="clear" w:color="auto" w:fill="auto"/>
            <w:vAlign w:val="center"/>
            <w:hideMark/>
          </w:tcPr>
          <w:p w14:paraId="79A081A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7.3%</w:t>
            </w:r>
          </w:p>
        </w:tc>
        <w:tc>
          <w:tcPr>
            <w:tcW w:w="479" w:type="pct"/>
            <w:tcBorders>
              <w:top w:val="nil"/>
              <w:left w:val="nil"/>
              <w:bottom w:val="single" w:sz="8" w:space="0" w:color="8A999D"/>
              <w:right w:val="nil"/>
            </w:tcBorders>
            <w:shd w:val="clear" w:color="auto" w:fill="auto"/>
            <w:vAlign w:val="center"/>
            <w:hideMark/>
          </w:tcPr>
          <w:p w14:paraId="1D9BB91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3.4%</w:t>
            </w:r>
          </w:p>
        </w:tc>
        <w:tc>
          <w:tcPr>
            <w:tcW w:w="479" w:type="pct"/>
            <w:tcBorders>
              <w:top w:val="nil"/>
              <w:left w:val="nil"/>
              <w:bottom w:val="single" w:sz="8" w:space="0" w:color="8A999D"/>
              <w:right w:val="nil"/>
            </w:tcBorders>
            <w:shd w:val="clear" w:color="auto" w:fill="auto"/>
            <w:vAlign w:val="center"/>
            <w:hideMark/>
          </w:tcPr>
          <w:p w14:paraId="7A1983B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3.9%</w:t>
            </w:r>
          </w:p>
        </w:tc>
        <w:tc>
          <w:tcPr>
            <w:tcW w:w="479" w:type="pct"/>
            <w:tcBorders>
              <w:top w:val="nil"/>
              <w:left w:val="nil"/>
              <w:bottom w:val="single" w:sz="8" w:space="0" w:color="8A999D"/>
              <w:right w:val="nil"/>
            </w:tcBorders>
            <w:shd w:val="clear" w:color="auto" w:fill="auto"/>
            <w:vAlign w:val="center"/>
            <w:hideMark/>
          </w:tcPr>
          <w:p w14:paraId="3FDE2EA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0.4%</w:t>
            </w:r>
          </w:p>
        </w:tc>
      </w:tr>
      <w:tr w:rsidR="001E0513" w:rsidRPr="001E0513" w14:paraId="31457628" w14:textId="77777777" w:rsidTr="001E0513">
        <w:trPr>
          <w:trHeight w:val="315"/>
        </w:trPr>
        <w:tc>
          <w:tcPr>
            <w:tcW w:w="1560" w:type="pct"/>
            <w:tcBorders>
              <w:top w:val="nil"/>
              <w:left w:val="nil"/>
              <w:bottom w:val="single" w:sz="8" w:space="0" w:color="8A999D"/>
              <w:right w:val="nil"/>
            </w:tcBorders>
            <w:shd w:val="clear" w:color="000000" w:fill="F1FDE0"/>
            <w:vAlign w:val="center"/>
            <w:hideMark/>
          </w:tcPr>
          <w:p w14:paraId="243DAD1F"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Atchison Dynamic 100</w:t>
            </w:r>
          </w:p>
        </w:tc>
        <w:tc>
          <w:tcPr>
            <w:tcW w:w="568" w:type="pct"/>
            <w:tcBorders>
              <w:top w:val="nil"/>
              <w:left w:val="nil"/>
              <w:bottom w:val="single" w:sz="8" w:space="0" w:color="8A999D"/>
              <w:right w:val="nil"/>
            </w:tcBorders>
            <w:shd w:val="clear" w:color="auto" w:fill="auto"/>
            <w:vAlign w:val="center"/>
            <w:hideMark/>
          </w:tcPr>
          <w:p w14:paraId="6D27558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8.9%</w:t>
            </w:r>
          </w:p>
        </w:tc>
        <w:tc>
          <w:tcPr>
            <w:tcW w:w="479" w:type="pct"/>
            <w:tcBorders>
              <w:top w:val="nil"/>
              <w:left w:val="nil"/>
              <w:bottom w:val="single" w:sz="8" w:space="0" w:color="8A999D"/>
              <w:right w:val="nil"/>
            </w:tcBorders>
            <w:shd w:val="clear" w:color="auto" w:fill="auto"/>
            <w:vAlign w:val="center"/>
            <w:hideMark/>
          </w:tcPr>
          <w:p w14:paraId="1909F38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3.4%</w:t>
            </w:r>
          </w:p>
        </w:tc>
        <w:tc>
          <w:tcPr>
            <w:tcW w:w="479" w:type="pct"/>
            <w:tcBorders>
              <w:top w:val="nil"/>
              <w:left w:val="nil"/>
              <w:bottom w:val="single" w:sz="8" w:space="0" w:color="8A999D"/>
              <w:right w:val="nil"/>
            </w:tcBorders>
            <w:shd w:val="clear" w:color="auto" w:fill="auto"/>
            <w:vAlign w:val="center"/>
            <w:hideMark/>
          </w:tcPr>
          <w:p w14:paraId="2DCFDB0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5.5%</w:t>
            </w:r>
          </w:p>
        </w:tc>
        <w:tc>
          <w:tcPr>
            <w:tcW w:w="479" w:type="pct"/>
            <w:tcBorders>
              <w:top w:val="nil"/>
              <w:left w:val="nil"/>
              <w:bottom w:val="single" w:sz="8" w:space="0" w:color="8A999D"/>
              <w:right w:val="nil"/>
            </w:tcBorders>
            <w:shd w:val="clear" w:color="auto" w:fill="auto"/>
            <w:vAlign w:val="center"/>
            <w:hideMark/>
          </w:tcPr>
          <w:p w14:paraId="1A119D3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8.0%</w:t>
            </w:r>
          </w:p>
        </w:tc>
        <w:tc>
          <w:tcPr>
            <w:tcW w:w="479" w:type="pct"/>
            <w:tcBorders>
              <w:top w:val="nil"/>
              <w:left w:val="nil"/>
              <w:bottom w:val="single" w:sz="8" w:space="0" w:color="8A999D"/>
              <w:right w:val="nil"/>
            </w:tcBorders>
            <w:shd w:val="clear" w:color="auto" w:fill="auto"/>
            <w:vAlign w:val="center"/>
            <w:hideMark/>
          </w:tcPr>
          <w:p w14:paraId="30C9176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3.3%</w:t>
            </w:r>
          </w:p>
        </w:tc>
        <w:tc>
          <w:tcPr>
            <w:tcW w:w="479" w:type="pct"/>
            <w:tcBorders>
              <w:top w:val="nil"/>
              <w:left w:val="nil"/>
              <w:bottom w:val="single" w:sz="8" w:space="0" w:color="8A999D"/>
              <w:right w:val="nil"/>
            </w:tcBorders>
            <w:shd w:val="clear" w:color="auto" w:fill="auto"/>
            <w:vAlign w:val="center"/>
            <w:hideMark/>
          </w:tcPr>
          <w:p w14:paraId="2D92BA4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4.7%</w:t>
            </w:r>
          </w:p>
        </w:tc>
        <w:tc>
          <w:tcPr>
            <w:tcW w:w="479" w:type="pct"/>
            <w:tcBorders>
              <w:top w:val="nil"/>
              <w:left w:val="nil"/>
              <w:bottom w:val="single" w:sz="8" w:space="0" w:color="8A999D"/>
              <w:right w:val="nil"/>
            </w:tcBorders>
            <w:shd w:val="clear" w:color="auto" w:fill="auto"/>
            <w:vAlign w:val="center"/>
            <w:hideMark/>
          </w:tcPr>
          <w:p w14:paraId="71003D8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0.5%</w:t>
            </w:r>
          </w:p>
        </w:tc>
      </w:tr>
    </w:tbl>
    <w:p w14:paraId="30D37DCC" w14:textId="77777777" w:rsidR="00EF3D46" w:rsidRDefault="00EF3D46" w:rsidP="00EF3D46">
      <w:pPr>
        <w:pStyle w:val="BodyStyle"/>
      </w:pPr>
    </w:p>
    <w:p w14:paraId="292674D4" w14:textId="176017A5" w:rsidR="00EF3D46" w:rsidRDefault="00A043E8" w:rsidP="00A043E8">
      <w:pPr>
        <w:pStyle w:val="T-Title"/>
      </w:pPr>
      <w:r>
        <w:t>Table 26: Sub-Assets</w:t>
      </w:r>
      <w:r w:rsidR="00AC018C">
        <w:t xml:space="preserve"> Weights</w:t>
      </w:r>
    </w:p>
    <w:tbl>
      <w:tblPr>
        <w:tblW w:w="5000" w:type="pct"/>
        <w:tblLook w:val="04A0" w:firstRow="1" w:lastRow="0" w:firstColumn="1" w:lastColumn="0" w:noHBand="0" w:noVBand="1"/>
      </w:tblPr>
      <w:tblGrid>
        <w:gridCol w:w="2482"/>
        <w:gridCol w:w="4531"/>
        <w:gridCol w:w="1162"/>
        <w:gridCol w:w="1447"/>
      </w:tblGrid>
      <w:tr w:rsidR="00A043E8" w:rsidRPr="00A043E8" w14:paraId="2C3E9307" w14:textId="77777777" w:rsidTr="00A043E8">
        <w:trPr>
          <w:trHeight w:val="315"/>
        </w:trPr>
        <w:tc>
          <w:tcPr>
            <w:tcW w:w="1289" w:type="pct"/>
            <w:tcBorders>
              <w:top w:val="single" w:sz="8" w:space="0" w:color="auto"/>
              <w:left w:val="nil"/>
              <w:bottom w:val="single" w:sz="8" w:space="0" w:color="auto"/>
              <w:right w:val="nil"/>
            </w:tcBorders>
            <w:shd w:val="clear" w:color="000000" w:fill="63777E"/>
            <w:vAlign w:val="center"/>
            <w:hideMark/>
          </w:tcPr>
          <w:p w14:paraId="4A2B5731" w14:textId="77777777" w:rsidR="00A043E8" w:rsidRPr="00A043E8" w:rsidRDefault="00A043E8" w:rsidP="00A043E8">
            <w:pPr>
              <w:rPr>
                <w:rFonts w:eastAsia="Times New Roman" w:cs="Arial"/>
                <w:b/>
                <w:bCs/>
                <w:color w:val="FFFFFF"/>
                <w:sz w:val="18"/>
                <w:szCs w:val="18"/>
                <w:lang w:eastAsia="en-AU"/>
              </w:rPr>
            </w:pPr>
            <w:proofErr w:type="spellStart"/>
            <w:r w:rsidRPr="00A043E8">
              <w:rPr>
                <w:rFonts w:eastAsia="Times New Roman" w:cs="Arial"/>
                <w:b/>
                <w:bCs/>
                <w:color w:val="FFFFFF"/>
                <w:sz w:val="18"/>
                <w:szCs w:val="18"/>
                <w:lang w:eastAsia="en-AU"/>
              </w:rPr>
              <w:t>AssetClasses</w:t>
            </w:r>
            <w:proofErr w:type="spellEnd"/>
          </w:p>
        </w:tc>
        <w:tc>
          <w:tcPr>
            <w:tcW w:w="2354" w:type="pct"/>
            <w:tcBorders>
              <w:top w:val="single" w:sz="8" w:space="0" w:color="auto"/>
              <w:left w:val="nil"/>
              <w:bottom w:val="single" w:sz="8" w:space="0" w:color="auto"/>
              <w:right w:val="nil"/>
            </w:tcBorders>
            <w:shd w:val="clear" w:color="000000" w:fill="63777E"/>
            <w:vAlign w:val="center"/>
            <w:hideMark/>
          </w:tcPr>
          <w:p w14:paraId="7BBCDB8C" w14:textId="77777777" w:rsidR="00A043E8" w:rsidRPr="00A043E8" w:rsidRDefault="00A043E8" w:rsidP="00A043E8">
            <w:pPr>
              <w:rPr>
                <w:rFonts w:eastAsia="Times New Roman" w:cs="Arial"/>
                <w:b/>
                <w:bCs/>
                <w:color w:val="FFFFFF"/>
                <w:sz w:val="18"/>
                <w:szCs w:val="18"/>
                <w:lang w:eastAsia="en-AU"/>
              </w:rPr>
            </w:pPr>
            <w:r w:rsidRPr="00A043E8">
              <w:rPr>
                <w:rFonts w:eastAsia="Times New Roman" w:cs="Arial"/>
                <w:b/>
                <w:bCs/>
                <w:color w:val="FFFFFF"/>
                <w:sz w:val="18"/>
                <w:szCs w:val="18"/>
                <w:lang w:eastAsia="en-AU"/>
              </w:rPr>
              <w:t>Sub-Assets</w:t>
            </w:r>
          </w:p>
        </w:tc>
        <w:tc>
          <w:tcPr>
            <w:tcW w:w="604" w:type="pct"/>
            <w:tcBorders>
              <w:top w:val="single" w:sz="8" w:space="0" w:color="auto"/>
              <w:left w:val="nil"/>
              <w:bottom w:val="single" w:sz="8" w:space="0" w:color="auto"/>
              <w:right w:val="nil"/>
            </w:tcBorders>
            <w:shd w:val="clear" w:color="000000" w:fill="63777E"/>
            <w:vAlign w:val="center"/>
            <w:hideMark/>
          </w:tcPr>
          <w:p w14:paraId="173F8784" w14:textId="77777777" w:rsidR="00A043E8" w:rsidRPr="00A043E8" w:rsidRDefault="00A043E8" w:rsidP="00A043E8">
            <w:pPr>
              <w:jc w:val="center"/>
              <w:rPr>
                <w:rFonts w:eastAsia="Times New Roman" w:cs="Arial"/>
                <w:b/>
                <w:bCs/>
                <w:color w:val="FFFFFF"/>
                <w:sz w:val="18"/>
                <w:szCs w:val="18"/>
                <w:lang w:eastAsia="en-AU"/>
              </w:rPr>
            </w:pPr>
            <w:r w:rsidRPr="00A043E8">
              <w:rPr>
                <w:rFonts w:eastAsia="Times New Roman" w:cs="Arial"/>
                <w:b/>
                <w:bCs/>
                <w:color w:val="FFFFFF"/>
                <w:sz w:val="18"/>
                <w:szCs w:val="18"/>
                <w:lang w:eastAsia="en-AU"/>
              </w:rPr>
              <w:t>Active1</w:t>
            </w:r>
          </w:p>
        </w:tc>
        <w:tc>
          <w:tcPr>
            <w:tcW w:w="752" w:type="pct"/>
            <w:tcBorders>
              <w:top w:val="single" w:sz="8" w:space="0" w:color="auto"/>
              <w:left w:val="nil"/>
              <w:bottom w:val="single" w:sz="8" w:space="0" w:color="auto"/>
              <w:right w:val="single" w:sz="8" w:space="0" w:color="auto"/>
            </w:tcBorders>
            <w:shd w:val="clear" w:color="000000" w:fill="63777E"/>
            <w:vAlign w:val="center"/>
            <w:hideMark/>
          </w:tcPr>
          <w:p w14:paraId="7B3E9DF4" w14:textId="77777777" w:rsidR="00A043E8" w:rsidRPr="00A043E8" w:rsidRDefault="00A043E8" w:rsidP="00A043E8">
            <w:pPr>
              <w:jc w:val="center"/>
              <w:rPr>
                <w:rFonts w:eastAsia="Times New Roman" w:cs="Arial"/>
                <w:b/>
                <w:bCs/>
                <w:color w:val="FFFFFF"/>
                <w:sz w:val="18"/>
                <w:szCs w:val="18"/>
                <w:lang w:eastAsia="en-AU"/>
              </w:rPr>
            </w:pPr>
            <w:r w:rsidRPr="00A043E8">
              <w:rPr>
                <w:rFonts w:eastAsia="Times New Roman" w:cs="Arial"/>
                <w:b/>
                <w:bCs/>
                <w:color w:val="FFFFFF"/>
                <w:sz w:val="18"/>
                <w:szCs w:val="18"/>
                <w:lang w:eastAsia="en-AU"/>
              </w:rPr>
              <w:t>Dynamic1</w:t>
            </w:r>
          </w:p>
        </w:tc>
      </w:tr>
      <w:tr w:rsidR="00A043E8" w:rsidRPr="00A043E8" w14:paraId="554E0D45" w14:textId="77777777" w:rsidTr="00A043E8">
        <w:trPr>
          <w:trHeight w:val="315"/>
        </w:trPr>
        <w:tc>
          <w:tcPr>
            <w:tcW w:w="1289" w:type="pct"/>
            <w:vMerge w:val="restart"/>
            <w:tcBorders>
              <w:top w:val="nil"/>
              <w:left w:val="single" w:sz="8" w:space="0" w:color="auto"/>
              <w:bottom w:val="nil"/>
              <w:right w:val="single" w:sz="8" w:space="0" w:color="auto"/>
            </w:tcBorders>
            <w:shd w:val="clear" w:color="000000" w:fill="F1FDE0"/>
            <w:vAlign w:val="center"/>
            <w:hideMark/>
          </w:tcPr>
          <w:p w14:paraId="779B30E8"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Australian Shares</w:t>
            </w:r>
          </w:p>
        </w:tc>
        <w:tc>
          <w:tcPr>
            <w:tcW w:w="2354" w:type="pct"/>
            <w:tcBorders>
              <w:top w:val="nil"/>
              <w:left w:val="nil"/>
              <w:bottom w:val="single" w:sz="8" w:space="0" w:color="8A999D"/>
              <w:right w:val="nil"/>
            </w:tcBorders>
            <w:shd w:val="clear" w:color="auto" w:fill="auto"/>
            <w:vAlign w:val="center"/>
            <w:hideMark/>
          </w:tcPr>
          <w:p w14:paraId="17B02B6C"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Australian Equities</w:t>
            </w:r>
          </w:p>
        </w:tc>
        <w:tc>
          <w:tcPr>
            <w:tcW w:w="604" w:type="pct"/>
            <w:tcBorders>
              <w:top w:val="nil"/>
              <w:left w:val="nil"/>
              <w:bottom w:val="single" w:sz="8" w:space="0" w:color="8A999D"/>
              <w:right w:val="nil"/>
            </w:tcBorders>
            <w:shd w:val="clear" w:color="auto" w:fill="auto"/>
            <w:vAlign w:val="center"/>
            <w:hideMark/>
          </w:tcPr>
          <w:p w14:paraId="5C7E7A84"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93.1</w:t>
            </w:r>
          </w:p>
        </w:tc>
        <w:tc>
          <w:tcPr>
            <w:tcW w:w="752" w:type="pct"/>
            <w:tcBorders>
              <w:top w:val="nil"/>
              <w:left w:val="nil"/>
              <w:bottom w:val="single" w:sz="8" w:space="0" w:color="8A999D"/>
              <w:right w:val="single" w:sz="8" w:space="0" w:color="auto"/>
            </w:tcBorders>
            <w:shd w:val="clear" w:color="auto" w:fill="auto"/>
            <w:vAlign w:val="center"/>
            <w:hideMark/>
          </w:tcPr>
          <w:p w14:paraId="7B2F0133"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w:t>
            </w:r>
          </w:p>
        </w:tc>
      </w:tr>
      <w:tr w:rsidR="00A043E8" w:rsidRPr="00A043E8" w14:paraId="5C17FA16" w14:textId="77777777" w:rsidTr="00A043E8">
        <w:trPr>
          <w:trHeight w:val="315"/>
        </w:trPr>
        <w:tc>
          <w:tcPr>
            <w:tcW w:w="1289" w:type="pct"/>
            <w:vMerge/>
            <w:tcBorders>
              <w:top w:val="nil"/>
              <w:left w:val="single" w:sz="8" w:space="0" w:color="auto"/>
              <w:bottom w:val="nil"/>
              <w:right w:val="single" w:sz="8" w:space="0" w:color="auto"/>
            </w:tcBorders>
            <w:vAlign w:val="center"/>
            <w:hideMark/>
          </w:tcPr>
          <w:p w14:paraId="2E5FE0C4"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2F3E8ABB"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Australian Equities - Small Cap</w:t>
            </w:r>
          </w:p>
        </w:tc>
        <w:tc>
          <w:tcPr>
            <w:tcW w:w="604" w:type="pct"/>
            <w:tcBorders>
              <w:top w:val="nil"/>
              <w:left w:val="nil"/>
              <w:bottom w:val="single" w:sz="8" w:space="0" w:color="8A999D"/>
              <w:right w:val="nil"/>
            </w:tcBorders>
            <w:shd w:val="clear" w:color="auto" w:fill="auto"/>
            <w:vAlign w:val="center"/>
            <w:hideMark/>
          </w:tcPr>
          <w:p w14:paraId="0D5D055F"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6.9</w:t>
            </w:r>
          </w:p>
        </w:tc>
        <w:tc>
          <w:tcPr>
            <w:tcW w:w="752" w:type="pct"/>
            <w:tcBorders>
              <w:top w:val="nil"/>
              <w:left w:val="nil"/>
              <w:bottom w:val="single" w:sz="8" w:space="0" w:color="8A999D"/>
              <w:right w:val="single" w:sz="8" w:space="0" w:color="auto"/>
            </w:tcBorders>
            <w:shd w:val="clear" w:color="auto" w:fill="auto"/>
            <w:vAlign w:val="center"/>
            <w:hideMark/>
          </w:tcPr>
          <w:p w14:paraId="44A3D465"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0</w:t>
            </w:r>
          </w:p>
        </w:tc>
      </w:tr>
      <w:tr w:rsidR="00A043E8" w:rsidRPr="00A043E8" w14:paraId="520DD8F5" w14:textId="77777777" w:rsidTr="00A043E8">
        <w:trPr>
          <w:trHeight w:val="315"/>
        </w:trPr>
        <w:tc>
          <w:tcPr>
            <w:tcW w:w="1289" w:type="pct"/>
            <w:vMerge/>
            <w:tcBorders>
              <w:top w:val="nil"/>
              <w:left w:val="single" w:sz="8" w:space="0" w:color="auto"/>
              <w:bottom w:val="nil"/>
              <w:right w:val="single" w:sz="8" w:space="0" w:color="auto"/>
            </w:tcBorders>
            <w:vAlign w:val="center"/>
            <w:hideMark/>
          </w:tcPr>
          <w:p w14:paraId="1EE1FE34"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5EE1CD0E"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 </w:t>
            </w:r>
          </w:p>
        </w:tc>
        <w:tc>
          <w:tcPr>
            <w:tcW w:w="604" w:type="pct"/>
            <w:tcBorders>
              <w:top w:val="nil"/>
              <w:left w:val="nil"/>
              <w:bottom w:val="single" w:sz="8" w:space="0" w:color="8A999D"/>
              <w:right w:val="nil"/>
            </w:tcBorders>
            <w:shd w:val="clear" w:color="auto" w:fill="auto"/>
            <w:vAlign w:val="center"/>
            <w:hideMark/>
          </w:tcPr>
          <w:p w14:paraId="17848CD2"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100.0</w:t>
            </w:r>
          </w:p>
        </w:tc>
        <w:tc>
          <w:tcPr>
            <w:tcW w:w="752" w:type="pct"/>
            <w:tcBorders>
              <w:top w:val="nil"/>
              <w:left w:val="nil"/>
              <w:bottom w:val="single" w:sz="8" w:space="0" w:color="8A999D"/>
              <w:right w:val="single" w:sz="8" w:space="0" w:color="auto"/>
            </w:tcBorders>
            <w:shd w:val="clear" w:color="auto" w:fill="auto"/>
            <w:vAlign w:val="center"/>
            <w:hideMark/>
          </w:tcPr>
          <w:p w14:paraId="531B1BFF"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w:t>
            </w:r>
          </w:p>
        </w:tc>
      </w:tr>
      <w:tr w:rsidR="00A043E8" w:rsidRPr="00A043E8" w14:paraId="250987DF" w14:textId="77777777" w:rsidTr="00A043E8">
        <w:trPr>
          <w:trHeight w:val="315"/>
        </w:trPr>
        <w:tc>
          <w:tcPr>
            <w:tcW w:w="1289" w:type="pct"/>
            <w:vMerge w:val="restart"/>
            <w:tcBorders>
              <w:top w:val="single" w:sz="8" w:space="0" w:color="auto"/>
              <w:left w:val="single" w:sz="8" w:space="0" w:color="auto"/>
              <w:bottom w:val="nil"/>
              <w:right w:val="single" w:sz="8" w:space="0" w:color="auto"/>
            </w:tcBorders>
            <w:shd w:val="clear" w:color="000000" w:fill="F1FDE0"/>
            <w:vAlign w:val="center"/>
            <w:hideMark/>
          </w:tcPr>
          <w:p w14:paraId="7849083E"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International Shares</w:t>
            </w:r>
          </w:p>
        </w:tc>
        <w:tc>
          <w:tcPr>
            <w:tcW w:w="2354" w:type="pct"/>
            <w:tcBorders>
              <w:top w:val="single" w:sz="8" w:space="0" w:color="auto"/>
              <w:left w:val="nil"/>
              <w:bottom w:val="single" w:sz="8" w:space="0" w:color="8A999D"/>
              <w:right w:val="nil"/>
            </w:tcBorders>
            <w:shd w:val="clear" w:color="auto" w:fill="auto"/>
            <w:vAlign w:val="center"/>
            <w:hideMark/>
          </w:tcPr>
          <w:p w14:paraId="24CE192D"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International Equities - Unhedged</w:t>
            </w:r>
          </w:p>
        </w:tc>
        <w:tc>
          <w:tcPr>
            <w:tcW w:w="604" w:type="pct"/>
            <w:tcBorders>
              <w:top w:val="single" w:sz="8" w:space="0" w:color="auto"/>
              <w:left w:val="nil"/>
              <w:bottom w:val="single" w:sz="8" w:space="0" w:color="8A999D"/>
              <w:right w:val="nil"/>
            </w:tcBorders>
            <w:shd w:val="clear" w:color="auto" w:fill="auto"/>
            <w:vAlign w:val="center"/>
            <w:hideMark/>
          </w:tcPr>
          <w:p w14:paraId="11A8A77F"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93.1</w:t>
            </w:r>
          </w:p>
        </w:tc>
        <w:tc>
          <w:tcPr>
            <w:tcW w:w="752" w:type="pct"/>
            <w:tcBorders>
              <w:top w:val="single" w:sz="8" w:space="0" w:color="auto"/>
              <w:left w:val="nil"/>
              <w:bottom w:val="single" w:sz="8" w:space="0" w:color="8A999D"/>
              <w:right w:val="single" w:sz="8" w:space="0" w:color="auto"/>
            </w:tcBorders>
            <w:shd w:val="clear" w:color="auto" w:fill="auto"/>
            <w:vAlign w:val="center"/>
            <w:hideMark/>
          </w:tcPr>
          <w:p w14:paraId="0E2E65F1"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80</w:t>
            </w:r>
          </w:p>
        </w:tc>
      </w:tr>
      <w:tr w:rsidR="00A043E8" w:rsidRPr="00A043E8" w14:paraId="47D7463A" w14:textId="77777777" w:rsidTr="00A043E8">
        <w:trPr>
          <w:trHeight w:val="315"/>
        </w:trPr>
        <w:tc>
          <w:tcPr>
            <w:tcW w:w="1289" w:type="pct"/>
            <w:vMerge/>
            <w:tcBorders>
              <w:top w:val="single" w:sz="8" w:space="0" w:color="auto"/>
              <w:left w:val="single" w:sz="8" w:space="0" w:color="auto"/>
              <w:bottom w:val="nil"/>
              <w:right w:val="single" w:sz="8" w:space="0" w:color="auto"/>
            </w:tcBorders>
            <w:vAlign w:val="center"/>
            <w:hideMark/>
          </w:tcPr>
          <w:p w14:paraId="79AE4E20"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2EF812D8"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International Equities - Hedged</w:t>
            </w:r>
          </w:p>
        </w:tc>
        <w:tc>
          <w:tcPr>
            <w:tcW w:w="604" w:type="pct"/>
            <w:tcBorders>
              <w:top w:val="nil"/>
              <w:left w:val="nil"/>
              <w:bottom w:val="single" w:sz="8" w:space="0" w:color="8A999D"/>
              <w:right w:val="nil"/>
            </w:tcBorders>
            <w:shd w:val="clear" w:color="auto" w:fill="auto"/>
            <w:vAlign w:val="center"/>
            <w:hideMark/>
          </w:tcPr>
          <w:p w14:paraId="7DF7ADA0"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0.0</w:t>
            </w:r>
          </w:p>
        </w:tc>
        <w:tc>
          <w:tcPr>
            <w:tcW w:w="752" w:type="pct"/>
            <w:tcBorders>
              <w:top w:val="nil"/>
              <w:left w:val="nil"/>
              <w:bottom w:val="single" w:sz="8" w:space="0" w:color="8A999D"/>
              <w:right w:val="single" w:sz="8" w:space="0" w:color="auto"/>
            </w:tcBorders>
            <w:shd w:val="clear" w:color="auto" w:fill="auto"/>
            <w:vAlign w:val="center"/>
            <w:hideMark/>
          </w:tcPr>
          <w:p w14:paraId="21CCC611"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20</w:t>
            </w:r>
          </w:p>
        </w:tc>
      </w:tr>
      <w:tr w:rsidR="00A043E8" w:rsidRPr="00A043E8" w14:paraId="169F95ED" w14:textId="77777777" w:rsidTr="00A043E8">
        <w:trPr>
          <w:trHeight w:val="315"/>
        </w:trPr>
        <w:tc>
          <w:tcPr>
            <w:tcW w:w="1289" w:type="pct"/>
            <w:vMerge/>
            <w:tcBorders>
              <w:top w:val="single" w:sz="8" w:space="0" w:color="auto"/>
              <w:left w:val="single" w:sz="8" w:space="0" w:color="auto"/>
              <w:bottom w:val="nil"/>
              <w:right w:val="single" w:sz="8" w:space="0" w:color="auto"/>
            </w:tcBorders>
            <w:vAlign w:val="center"/>
            <w:hideMark/>
          </w:tcPr>
          <w:p w14:paraId="28AE06EC"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374C5C22"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International Equities - Emerging</w:t>
            </w:r>
          </w:p>
        </w:tc>
        <w:tc>
          <w:tcPr>
            <w:tcW w:w="604" w:type="pct"/>
            <w:tcBorders>
              <w:top w:val="nil"/>
              <w:left w:val="nil"/>
              <w:bottom w:val="single" w:sz="8" w:space="0" w:color="8A999D"/>
              <w:right w:val="nil"/>
            </w:tcBorders>
            <w:shd w:val="clear" w:color="auto" w:fill="auto"/>
            <w:vAlign w:val="center"/>
            <w:hideMark/>
          </w:tcPr>
          <w:p w14:paraId="07775A5F"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0.0</w:t>
            </w:r>
          </w:p>
        </w:tc>
        <w:tc>
          <w:tcPr>
            <w:tcW w:w="752" w:type="pct"/>
            <w:tcBorders>
              <w:top w:val="nil"/>
              <w:left w:val="nil"/>
              <w:bottom w:val="single" w:sz="8" w:space="0" w:color="8A999D"/>
              <w:right w:val="single" w:sz="8" w:space="0" w:color="auto"/>
            </w:tcBorders>
            <w:shd w:val="clear" w:color="auto" w:fill="auto"/>
            <w:vAlign w:val="center"/>
            <w:hideMark/>
          </w:tcPr>
          <w:p w14:paraId="08D2B612"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0</w:t>
            </w:r>
          </w:p>
        </w:tc>
      </w:tr>
      <w:tr w:rsidR="00A043E8" w:rsidRPr="00A043E8" w14:paraId="4D9F0BB8" w14:textId="77777777" w:rsidTr="00A043E8">
        <w:trPr>
          <w:trHeight w:val="315"/>
        </w:trPr>
        <w:tc>
          <w:tcPr>
            <w:tcW w:w="1289" w:type="pct"/>
            <w:vMerge/>
            <w:tcBorders>
              <w:top w:val="single" w:sz="8" w:space="0" w:color="auto"/>
              <w:left w:val="single" w:sz="8" w:space="0" w:color="auto"/>
              <w:bottom w:val="nil"/>
              <w:right w:val="single" w:sz="8" w:space="0" w:color="auto"/>
            </w:tcBorders>
            <w:vAlign w:val="center"/>
            <w:hideMark/>
          </w:tcPr>
          <w:p w14:paraId="03476038"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644303E2"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International Equities - Small Cap</w:t>
            </w:r>
          </w:p>
        </w:tc>
        <w:tc>
          <w:tcPr>
            <w:tcW w:w="604" w:type="pct"/>
            <w:tcBorders>
              <w:top w:val="nil"/>
              <w:left w:val="nil"/>
              <w:bottom w:val="single" w:sz="8" w:space="0" w:color="8A999D"/>
              <w:right w:val="nil"/>
            </w:tcBorders>
            <w:shd w:val="clear" w:color="auto" w:fill="auto"/>
            <w:vAlign w:val="center"/>
            <w:hideMark/>
          </w:tcPr>
          <w:p w14:paraId="79F8D023"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6.9</w:t>
            </w:r>
          </w:p>
        </w:tc>
        <w:tc>
          <w:tcPr>
            <w:tcW w:w="752" w:type="pct"/>
            <w:tcBorders>
              <w:top w:val="nil"/>
              <w:left w:val="nil"/>
              <w:bottom w:val="single" w:sz="8" w:space="0" w:color="8A999D"/>
              <w:right w:val="single" w:sz="8" w:space="0" w:color="auto"/>
            </w:tcBorders>
            <w:shd w:val="clear" w:color="auto" w:fill="auto"/>
            <w:vAlign w:val="center"/>
            <w:hideMark/>
          </w:tcPr>
          <w:p w14:paraId="5955DA28"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0</w:t>
            </w:r>
          </w:p>
        </w:tc>
      </w:tr>
      <w:tr w:rsidR="00A043E8" w:rsidRPr="00A043E8" w14:paraId="47F90745" w14:textId="77777777" w:rsidTr="00A043E8">
        <w:trPr>
          <w:trHeight w:val="315"/>
        </w:trPr>
        <w:tc>
          <w:tcPr>
            <w:tcW w:w="1289" w:type="pct"/>
            <w:vMerge/>
            <w:tcBorders>
              <w:top w:val="single" w:sz="8" w:space="0" w:color="auto"/>
              <w:left w:val="single" w:sz="8" w:space="0" w:color="auto"/>
              <w:bottom w:val="nil"/>
              <w:right w:val="single" w:sz="8" w:space="0" w:color="auto"/>
            </w:tcBorders>
            <w:vAlign w:val="center"/>
            <w:hideMark/>
          </w:tcPr>
          <w:p w14:paraId="69916DDA"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0B304680"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 </w:t>
            </w:r>
          </w:p>
        </w:tc>
        <w:tc>
          <w:tcPr>
            <w:tcW w:w="604" w:type="pct"/>
            <w:tcBorders>
              <w:top w:val="nil"/>
              <w:left w:val="nil"/>
              <w:bottom w:val="single" w:sz="8" w:space="0" w:color="8A999D"/>
              <w:right w:val="nil"/>
            </w:tcBorders>
            <w:shd w:val="clear" w:color="auto" w:fill="auto"/>
            <w:vAlign w:val="center"/>
            <w:hideMark/>
          </w:tcPr>
          <w:p w14:paraId="560D4B1B"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100.0</w:t>
            </w:r>
          </w:p>
        </w:tc>
        <w:tc>
          <w:tcPr>
            <w:tcW w:w="752" w:type="pct"/>
            <w:tcBorders>
              <w:top w:val="nil"/>
              <w:left w:val="nil"/>
              <w:bottom w:val="single" w:sz="8" w:space="0" w:color="8A999D"/>
              <w:right w:val="single" w:sz="8" w:space="0" w:color="auto"/>
            </w:tcBorders>
            <w:shd w:val="clear" w:color="auto" w:fill="auto"/>
            <w:vAlign w:val="center"/>
            <w:hideMark/>
          </w:tcPr>
          <w:p w14:paraId="570723E6"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w:t>
            </w:r>
          </w:p>
        </w:tc>
      </w:tr>
      <w:tr w:rsidR="00A043E8" w:rsidRPr="00A043E8" w14:paraId="7CBDDAC7" w14:textId="77777777" w:rsidTr="00A043E8">
        <w:trPr>
          <w:trHeight w:val="315"/>
        </w:trPr>
        <w:tc>
          <w:tcPr>
            <w:tcW w:w="1289" w:type="pct"/>
            <w:vMerge w:val="restart"/>
            <w:tcBorders>
              <w:top w:val="single" w:sz="8" w:space="0" w:color="auto"/>
              <w:left w:val="single" w:sz="8" w:space="0" w:color="auto"/>
              <w:bottom w:val="single" w:sz="8" w:space="0" w:color="000000"/>
              <w:right w:val="single" w:sz="8" w:space="0" w:color="auto"/>
            </w:tcBorders>
            <w:shd w:val="clear" w:color="000000" w:fill="F1FDE0"/>
            <w:vAlign w:val="center"/>
            <w:hideMark/>
          </w:tcPr>
          <w:p w14:paraId="3798BE4E"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Real Assets</w:t>
            </w:r>
          </w:p>
        </w:tc>
        <w:tc>
          <w:tcPr>
            <w:tcW w:w="2354" w:type="pct"/>
            <w:tcBorders>
              <w:top w:val="single" w:sz="8" w:space="0" w:color="auto"/>
              <w:left w:val="nil"/>
              <w:bottom w:val="single" w:sz="8" w:space="0" w:color="8A999D"/>
              <w:right w:val="nil"/>
            </w:tcBorders>
            <w:shd w:val="clear" w:color="auto" w:fill="auto"/>
            <w:vAlign w:val="center"/>
            <w:hideMark/>
          </w:tcPr>
          <w:p w14:paraId="79C980D0"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AREITs</w:t>
            </w:r>
          </w:p>
        </w:tc>
        <w:tc>
          <w:tcPr>
            <w:tcW w:w="604" w:type="pct"/>
            <w:tcBorders>
              <w:top w:val="single" w:sz="8" w:space="0" w:color="auto"/>
              <w:left w:val="nil"/>
              <w:bottom w:val="single" w:sz="8" w:space="0" w:color="8A999D"/>
              <w:right w:val="nil"/>
            </w:tcBorders>
            <w:shd w:val="clear" w:color="auto" w:fill="auto"/>
            <w:vAlign w:val="center"/>
            <w:hideMark/>
          </w:tcPr>
          <w:p w14:paraId="425F9A88"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27.6</w:t>
            </w:r>
          </w:p>
        </w:tc>
        <w:tc>
          <w:tcPr>
            <w:tcW w:w="752" w:type="pct"/>
            <w:tcBorders>
              <w:top w:val="single" w:sz="8" w:space="0" w:color="auto"/>
              <w:left w:val="nil"/>
              <w:bottom w:val="single" w:sz="8" w:space="0" w:color="8A999D"/>
              <w:right w:val="single" w:sz="8" w:space="0" w:color="auto"/>
            </w:tcBorders>
            <w:shd w:val="clear" w:color="auto" w:fill="auto"/>
            <w:vAlign w:val="center"/>
            <w:hideMark/>
          </w:tcPr>
          <w:p w14:paraId="68B82DB1"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30</w:t>
            </w:r>
          </w:p>
        </w:tc>
      </w:tr>
      <w:tr w:rsidR="00A043E8" w:rsidRPr="00A043E8" w14:paraId="26167488" w14:textId="77777777" w:rsidTr="00A043E8">
        <w:trPr>
          <w:trHeight w:val="315"/>
        </w:trPr>
        <w:tc>
          <w:tcPr>
            <w:tcW w:w="1289" w:type="pct"/>
            <w:vMerge/>
            <w:tcBorders>
              <w:top w:val="single" w:sz="8" w:space="0" w:color="auto"/>
              <w:left w:val="single" w:sz="8" w:space="0" w:color="auto"/>
              <w:bottom w:val="single" w:sz="8" w:space="0" w:color="000000"/>
              <w:right w:val="single" w:sz="8" w:space="0" w:color="auto"/>
            </w:tcBorders>
            <w:vAlign w:val="center"/>
            <w:hideMark/>
          </w:tcPr>
          <w:p w14:paraId="1A7F11AF"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17D63720"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GREITs</w:t>
            </w:r>
          </w:p>
        </w:tc>
        <w:tc>
          <w:tcPr>
            <w:tcW w:w="604" w:type="pct"/>
            <w:tcBorders>
              <w:top w:val="nil"/>
              <w:left w:val="nil"/>
              <w:bottom w:val="single" w:sz="8" w:space="0" w:color="8A999D"/>
              <w:right w:val="nil"/>
            </w:tcBorders>
            <w:shd w:val="clear" w:color="auto" w:fill="auto"/>
            <w:vAlign w:val="center"/>
            <w:hideMark/>
          </w:tcPr>
          <w:p w14:paraId="100D8438"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34.4</w:t>
            </w:r>
          </w:p>
        </w:tc>
        <w:tc>
          <w:tcPr>
            <w:tcW w:w="752" w:type="pct"/>
            <w:tcBorders>
              <w:top w:val="nil"/>
              <w:left w:val="nil"/>
              <w:bottom w:val="single" w:sz="8" w:space="0" w:color="8A999D"/>
              <w:right w:val="single" w:sz="8" w:space="0" w:color="auto"/>
            </w:tcBorders>
            <w:shd w:val="clear" w:color="auto" w:fill="auto"/>
            <w:vAlign w:val="center"/>
            <w:hideMark/>
          </w:tcPr>
          <w:p w14:paraId="719617A8"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40</w:t>
            </w:r>
          </w:p>
        </w:tc>
      </w:tr>
      <w:tr w:rsidR="00A043E8" w:rsidRPr="00A043E8" w14:paraId="1FFD6829" w14:textId="77777777" w:rsidTr="00A043E8">
        <w:trPr>
          <w:trHeight w:val="315"/>
        </w:trPr>
        <w:tc>
          <w:tcPr>
            <w:tcW w:w="1289" w:type="pct"/>
            <w:vMerge/>
            <w:tcBorders>
              <w:top w:val="single" w:sz="8" w:space="0" w:color="auto"/>
              <w:left w:val="single" w:sz="8" w:space="0" w:color="auto"/>
              <w:bottom w:val="single" w:sz="8" w:space="0" w:color="000000"/>
              <w:right w:val="single" w:sz="8" w:space="0" w:color="auto"/>
            </w:tcBorders>
            <w:vAlign w:val="center"/>
            <w:hideMark/>
          </w:tcPr>
          <w:p w14:paraId="4681397B"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668706BD"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Global Listed Infrastructure - unhedged</w:t>
            </w:r>
          </w:p>
        </w:tc>
        <w:tc>
          <w:tcPr>
            <w:tcW w:w="604" w:type="pct"/>
            <w:tcBorders>
              <w:top w:val="nil"/>
              <w:left w:val="nil"/>
              <w:bottom w:val="single" w:sz="8" w:space="0" w:color="8A999D"/>
              <w:right w:val="nil"/>
            </w:tcBorders>
            <w:shd w:val="clear" w:color="auto" w:fill="auto"/>
            <w:vAlign w:val="center"/>
            <w:hideMark/>
          </w:tcPr>
          <w:p w14:paraId="651A5F71"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0.0</w:t>
            </w:r>
          </w:p>
        </w:tc>
        <w:tc>
          <w:tcPr>
            <w:tcW w:w="752" w:type="pct"/>
            <w:tcBorders>
              <w:top w:val="nil"/>
              <w:left w:val="nil"/>
              <w:bottom w:val="single" w:sz="8" w:space="0" w:color="8A999D"/>
              <w:right w:val="single" w:sz="8" w:space="0" w:color="auto"/>
            </w:tcBorders>
            <w:shd w:val="clear" w:color="auto" w:fill="auto"/>
            <w:vAlign w:val="center"/>
            <w:hideMark/>
          </w:tcPr>
          <w:p w14:paraId="3FCC69A3"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30</w:t>
            </w:r>
          </w:p>
        </w:tc>
      </w:tr>
      <w:tr w:rsidR="00A043E8" w:rsidRPr="00A043E8" w14:paraId="6111AEE7" w14:textId="77777777" w:rsidTr="00A043E8">
        <w:trPr>
          <w:trHeight w:val="315"/>
        </w:trPr>
        <w:tc>
          <w:tcPr>
            <w:tcW w:w="1289" w:type="pct"/>
            <w:vMerge/>
            <w:tcBorders>
              <w:top w:val="single" w:sz="8" w:space="0" w:color="auto"/>
              <w:left w:val="single" w:sz="8" w:space="0" w:color="auto"/>
              <w:bottom w:val="single" w:sz="8" w:space="0" w:color="000000"/>
              <w:right w:val="single" w:sz="8" w:space="0" w:color="auto"/>
            </w:tcBorders>
            <w:vAlign w:val="center"/>
            <w:hideMark/>
          </w:tcPr>
          <w:p w14:paraId="5791AD7B"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0AB9378E"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Australian Direct Property</w:t>
            </w:r>
          </w:p>
        </w:tc>
        <w:tc>
          <w:tcPr>
            <w:tcW w:w="604" w:type="pct"/>
            <w:tcBorders>
              <w:top w:val="nil"/>
              <w:left w:val="nil"/>
              <w:bottom w:val="single" w:sz="8" w:space="0" w:color="8A999D"/>
              <w:right w:val="nil"/>
            </w:tcBorders>
            <w:shd w:val="clear" w:color="auto" w:fill="auto"/>
            <w:vAlign w:val="center"/>
            <w:hideMark/>
          </w:tcPr>
          <w:p w14:paraId="7E94FD54"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10.4</w:t>
            </w:r>
          </w:p>
        </w:tc>
        <w:tc>
          <w:tcPr>
            <w:tcW w:w="752" w:type="pct"/>
            <w:tcBorders>
              <w:top w:val="nil"/>
              <w:left w:val="nil"/>
              <w:bottom w:val="single" w:sz="8" w:space="0" w:color="8A999D"/>
              <w:right w:val="single" w:sz="8" w:space="0" w:color="auto"/>
            </w:tcBorders>
            <w:shd w:val="clear" w:color="auto" w:fill="auto"/>
            <w:vAlign w:val="center"/>
            <w:hideMark/>
          </w:tcPr>
          <w:p w14:paraId="34C768F1"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0</w:t>
            </w:r>
          </w:p>
        </w:tc>
      </w:tr>
      <w:tr w:rsidR="00A043E8" w:rsidRPr="00A043E8" w14:paraId="73B47F0E" w14:textId="77777777" w:rsidTr="00A043E8">
        <w:trPr>
          <w:trHeight w:val="315"/>
        </w:trPr>
        <w:tc>
          <w:tcPr>
            <w:tcW w:w="1289" w:type="pct"/>
            <w:vMerge/>
            <w:tcBorders>
              <w:top w:val="single" w:sz="8" w:space="0" w:color="auto"/>
              <w:left w:val="single" w:sz="8" w:space="0" w:color="auto"/>
              <w:bottom w:val="single" w:sz="8" w:space="0" w:color="000000"/>
              <w:right w:val="single" w:sz="8" w:space="0" w:color="auto"/>
            </w:tcBorders>
            <w:vAlign w:val="center"/>
            <w:hideMark/>
          </w:tcPr>
          <w:p w14:paraId="7E6FCD73"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2229A672"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Direct Property</w:t>
            </w:r>
          </w:p>
        </w:tc>
        <w:tc>
          <w:tcPr>
            <w:tcW w:w="604" w:type="pct"/>
            <w:tcBorders>
              <w:top w:val="nil"/>
              <w:left w:val="nil"/>
              <w:bottom w:val="single" w:sz="8" w:space="0" w:color="8A999D"/>
              <w:right w:val="nil"/>
            </w:tcBorders>
            <w:shd w:val="clear" w:color="auto" w:fill="auto"/>
            <w:vAlign w:val="center"/>
            <w:hideMark/>
          </w:tcPr>
          <w:p w14:paraId="32E32C05"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14.5</w:t>
            </w:r>
          </w:p>
        </w:tc>
        <w:tc>
          <w:tcPr>
            <w:tcW w:w="752" w:type="pct"/>
            <w:tcBorders>
              <w:top w:val="nil"/>
              <w:left w:val="nil"/>
              <w:bottom w:val="single" w:sz="8" w:space="0" w:color="8A999D"/>
              <w:right w:val="single" w:sz="8" w:space="0" w:color="auto"/>
            </w:tcBorders>
            <w:shd w:val="clear" w:color="auto" w:fill="auto"/>
            <w:vAlign w:val="center"/>
            <w:hideMark/>
          </w:tcPr>
          <w:p w14:paraId="501C9608"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0</w:t>
            </w:r>
          </w:p>
        </w:tc>
      </w:tr>
      <w:tr w:rsidR="00A043E8" w:rsidRPr="00A043E8" w14:paraId="34C4F0DF" w14:textId="77777777" w:rsidTr="00A043E8">
        <w:trPr>
          <w:trHeight w:val="315"/>
        </w:trPr>
        <w:tc>
          <w:tcPr>
            <w:tcW w:w="1289" w:type="pct"/>
            <w:vMerge/>
            <w:tcBorders>
              <w:top w:val="single" w:sz="8" w:space="0" w:color="auto"/>
              <w:left w:val="single" w:sz="8" w:space="0" w:color="auto"/>
              <w:bottom w:val="single" w:sz="8" w:space="0" w:color="000000"/>
              <w:right w:val="single" w:sz="8" w:space="0" w:color="auto"/>
            </w:tcBorders>
            <w:vAlign w:val="center"/>
            <w:hideMark/>
          </w:tcPr>
          <w:p w14:paraId="6E7B273B"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059CF90D"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High Yield Credit</w:t>
            </w:r>
          </w:p>
        </w:tc>
        <w:tc>
          <w:tcPr>
            <w:tcW w:w="604" w:type="pct"/>
            <w:tcBorders>
              <w:top w:val="nil"/>
              <w:left w:val="nil"/>
              <w:bottom w:val="single" w:sz="8" w:space="0" w:color="8A999D"/>
              <w:right w:val="nil"/>
            </w:tcBorders>
            <w:shd w:val="clear" w:color="auto" w:fill="auto"/>
            <w:vAlign w:val="center"/>
            <w:hideMark/>
          </w:tcPr>
          <w:p w14:paraId="720B0983"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6.2</w:t>
            </w:r>
          </w:p>
        </w:tc>
        <w:tc>
          <w:tcPr>
            <w:tcW w:w="752" w:type="pct"/>
            <w:tcBorders>
              <w:top w:val="nil"/>
              <w:left w:val="nil"/>
              <w:bottom w:val="single" w:sz="8" w:space="0" w:color="8A999D"/>
              <w:right w:val="single" w:sz="8" w:space="0" w:color="auto"/>
            </w:tcBorders>
            <w:shd w:val="clear" w:color="auto" w:fill="auto"/>
            <w:vAlign w:val="center"/>
            <w:hideMark/>
          </w:tcPr>
          <w:p w14:paraId="2C78E3B9"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0</w:t>
            </w:r>
          </w:p>
        </w:tc>
      </w:tr>
      <w:tr w:rsidR="00A043E8" w:rsidRPr="00A043E8" w14:paraId="4889B9D9" w14:textId="77777777" w:rsidTr="00A043E8">
        <w:trPr>
          <w:trHeight w:val="315"/>
        </w:trPr>
        <w:tc>
          <w:tcPr>
            <w:tcW w:w="1289" w:type="pct"/>
            <w:vMerge/>
            <w:tcBorders>
              <w:top w:val="single" w:sz="8" w:space="0" w:color="auto"/>
              <w:left w:val="single" w:sz="8" w:space="0" w:color="auto"/>
              <w:bottom w:val="single" w:sz="8" w:space="0" w:color="000000"/>
              <w:right w:val="single" w:sz="8" w:space="0" w:color="auto"/>
            </w:tcBorders>
            <w:vAlign w:val="center"/>
            <w:hideMark/>
          </w:tcPr>
          <w:p w14:paraId="02596B7D"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3B7D5109"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Global Listed Infrastructure - hedged</w:t>
            </w:r>
          </w:p>
        </w:tc>
        <w:tc>
          <w:tcPr>
            <w:tcW w:w="604" w:type="pct"/>
            <w:tcBorders>
              <w:top w:val="nil"/>
              <w:left w:val="nil"/>
              <w:bottom w:val="single" w:sz="8" w:space="0" w:color="8A999D"/>
              <w:right w:val="nil"/>
            </w:tcBorders>
            <w:shd w:val="clear" w:color="auto" w:fill="auto"/>
            <w:vAlign w:val="center"/>
            <w:hideMark/>
          </w:tcPr>
          <w:p w14:paraId="519A89B5"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6.9</w:t>
            </w:r>
          </w:p>
        </w:tc>
        <w:tc>
          <w:tcPr>
            <w:tcW w:w="752" w:type="pct"/>
            <w:tcBorders>
              <w:top w:val="nil"/>
              <w:left w:val="nil"/>
              <w:bottom w:val="single" w:sz="8" w:space="0" w:color="8A999D"/>
              <w:right w:val="single" w:sz="8" w:space="0" w:color="auto"/>
            </w:tcBorders>
            <w:shd w:val="clear" w:color="auto" w:fill="auto"/>
            <w:vAlign w:val="center"/>
            <w:hideMark/>
          </w:tcPr>
          <w:p w14:paraId="30A1C184"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0</w:t>
            </w:r>
          </w:p>
        </w:tc>
      </w:tr>
      <w:tr w:rsidR="00A043E8" w:rsidRPr="00A043E8" w14:paraId="3B9B6B1D" w14:textId="77777777" w:rsidTr="00A043E8">
        <w:trPr>
          <w:trHeight w:val="315"/>
        </w:trPr>
        <w:tc>
          <w:tcPr>
            <w:tcW w:w="1289" w:type="pct"/>
            <w:vMerge/>
            <w:tcBorders>
              <w:top w:val="single" w:sz="8" w:space="0" w:color="auto"/>
              <w:left w:val="single" w:sz="8" w:space="0" w:color="auto"/>
              <w:bottom w:val="single" w:sz="8" w:space="0" w:color="000000"/>
              <w:right w:val="single" w:sz="8" w:space="0" w:color="auto"/>
            </w:tcBorders>
            <w:vAlign w:val="center"/>
            <w:hideMark/>
          </w:tcPr>
          <w:p w14:paraId="66AB8BF4"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auto"/>
              <w:right w:val="nil"/>
            </w:tcBorders>
            <w:shd w:val="clear" w:color="auto" w:fill="auto"/>
            <w:vAlign w:val="center"/>
            <w:hideMark/>
          </w:tcPr>
          <w:p w14:paraId="5E24EC7A"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 </w:t>
            </w:r>
          </w:p>
        </w:tc>
        <w:tc>
          <w:tcPr>
            <w:tcW w:w="604" w:type="pct"/>
            <w:tcBorders>
              <w:top w:val="nil"/>
              <w:left w:val="nil"/>
              <w:bottom w:val="single" w:sz="8" w:space="0" w:color="auto"/>
              <w:right w:val="nil"/>
            </w:tcBorders>
            <w:shd w:val="clear" w:color="auto" w:fill="auto"/>
            <w:vAlign w:val="center"/>
            <w:hideMark/>
          </w:tcPr>
          <w:p w14:paraId="4990E02F"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100.0</w:t>
            </w:r>
          </w:p>
        </w:tc>
        <w:tc>
          <w:tcPr>
            <w:tcW w:w="752" w:type="pct"/>
            <w:tcBorders>
              <w:top w:val="nil"/>
              <w:left w:val="nil"/>
              <w:bottom w:val="single" w:sz="8" w:space="0" w:color="auto"/>
              <w:right w:val="single" w:sz="8" w:space="0" w:color="auto"/>
            </w:tcBorders>
            <w:shd w:val="clear" w:color="auto" w:fill="auto"/>
            <w:vAlign w:val="center"/>
            <w:hideMark/>
          </w:tcPr>
          <w:p w14:paraId="55F53913"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w:t>
            </w:r>
          </w:p>
        </w:tc>
      </w:tr>
      <w:tr w:rsidR="00A043E8" w:rsidRPr="00A043E8" w14:paraId="27884AB2" w14:textId="77777777" w:rsidTr="00A043E8">
        <w:trPr>
          <w:trHeight w:val="315"/>
        </w:trPr>
        <w:tc>
          <w:tcPr>
            <w:tcW w:w="1289" w:type="pct"/>
            <w:vMerge w:val="restart"/>
            <w:tcBorders>
              <w:top w:val="nil"/>
              <w:left w:val="single" w:sz="8" w:space="0" w:color="auto"/>
              <w:bottom w:val="nil"/>
              <w:right w:val="single" w:sz="8" w:space="0" w:color="auto"/>
            </w:tcBorders>
            <w:shd w:val="clear" w:color="000000" w:fill="F1FDE0"/>
            <w:vAlign w:val="center"/>
            <w:hideMark/>
          </w:tcPr>
          <w:p w14:paraId="54690FE0"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Alternatives</w:t>
            </w:r>
          </w:p>
        </w:tc>
        <w:tc>
          <w:tcPr>
            <w:tcW w:w="2354" w:type="pct"/>
            <w:tcBorders>
              <w:top w:val="nil"/>
              <w:left w:val="nil"/>
              <w:bottom w:val="single" w:sz="8" w:space="0" w:color="8A999D"/>
              <w:right w:val="nil"/>
            </w:tcBorders>
            <w:shd w:val="clear" w:color="auto" w:fill="auto"/>
            <w:vAlign w:val="center"/>
            <w:hideMark/>
          </w:tcPr>
          <w:p w14:paraId="5D92E422"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Alternatives - Growth liquid</w:t>
            </w:r>
          </w:p>
        </w:tc>
        <w:tc>
          <w:tcPr>
            <w:tcW w:w="604" w:type="pct"/>
            <w:tcBorders>
              <w:top w:val="nil"/>
              <w:left w:val="nil"/>
              <w:bottom w:val="single" w:sz="8" w:space="0" w:color="8A999D"/>
              <w:right w:val="nil"/>
            </w:tcBorders>
            <w:shd w:val="clear" w:color="auto" w:fill="auto"/>
            <w:vAlign w:val="center"/>
            <w:hideMark/>
          </w:tcPr>
          <w:p w14:paraId="6746CB6F"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w:t>
            </w:r>
          </w:p>
        </w:tc>
        <w:tc>
          <w:tcPr>
            <w:tcW w:w="752" w:type="pct"/>
            <w:tcBorders>
              <w:top w:val="nil"/>
              <w:left w:val="nil"/>
              <w:bottom w:val="single" w:sz="8" w:space="0" w:color="8A999D"/>
              <w:right w:val="single" w:sz="8" w:space="0" w:color="auto"/>
            </w:tcBorders>
            <w:shd w:val="clear" w:color="auto" w:fill="auto"/>
            <w:vAlign w:val="center"/>
            <w:hideMark/>
          </w:tcPr>
          <w:p w14:paraId="21F74E6C"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 </w:t>
            </w:r>
          </w:p>
        </w:tc>
      </w:tr>
      <w:tr w:rsidR="00A043E8" w:rsidRPr="00A043E8" w14:paraId="21B0D70B" w14:textId="77777777" w:rsidTr="00A043E8">
        <w:trPr>
          <w:trHeight w:val="315"/>
        </w:trPr>
        <w:tc>
          <w:tcPr>
            <w:tcW w:w="1289" w:type="pct"/>
            <w:vMerge/>
            <w:tcBorders>
              <w:top w:val="nil"/>
              <w:left w:val="single" w:sz="8" w:space="0" w:color="auto"/>
              <w:bottom w:val="nil"/>
              <w:right w:val="single" w:sz="8" w:space="0" w:color="auto"/>
            </w:tcBorders>
            <w:vAlign w:val="center"/>
            <w:hideMark/>
          </w:tcPr>
          <w:p w14:paraId="32A650C1"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3174B788"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International Equities - Unhedged</w:t>
            </w:r>
          </w:p>
        </w:tc>
        <w:tc>
          <w:tcPr>
            <w:tcW w:w="604" w:type="pct"/>
            <w:tcBorders>
              <w:top w:val="nil"/>
              <w:left w:val="nil"/>
              <w:bottom w:val="single" w:sz="8" w:space="0" w:color="8A999D"/>
              <w:right w:val="nil"/>
            </w:tcBorders>
            <w:shd w:val="clear" w:color="auto" w:fill="auto"/>
            <w:vAlign w:val="center"/>
            <w:hideMark/>
          </w:tcPr>
          <w:p w14:paraId="65B1B7D1"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15.0</w:t>
            </w:r>
          </w:p>
        </w:tc>
        <w:tc>
          <w:tcPr>
            <w:tcW w:w="752" w:type="pct"/>
            <w:tcBorders>
              <w:top w:val="nil"/>
              <w:left w:val="nil"/>
              <w:bottom w:val="single" w:sz="8" w:space="0" w:color="8A999D"/>
              <w:right w:val="single" w:sz="8" w:space="0" w:color="auto"/>
            </w:tcBorders>
            <w:shd w:val="clear" w:color="auto" w:fill="auto"/>
            <w:vAlign w:val="center"/>
            <w:hideMark/>
          </w:tcPr>
          <w:p w14:paraId="6DE5BDD7"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 </w:t>
            </w:r>
          </w:p>
        </w:tc>
      </w:tr>
      <w:tr w:rsidR="00A043E8" w:rsidRPr="00A043E8" w14:paraId="74CC7B32" w14:textId="77777777" w:rsidTr="00A043E8">
        <w:trPr>
          <w:trHeight w:val="315"/>
        </w:trPr>
        <w:tc>
          <w:tcPr>
            <w:tcW w:w="1289" w:type="pct"/>
            <w:vMerge/>
            <w:tcBorders>
              <w:top w:val="nil"/>
              <w:left w:val="single" w:sz="8" w:space="0" w:color="auto"/>
              <w:bottom w:val="nil"/>
              <w:right w:val="single" w:sz="8" w:space="0" w:color="auto"/>
            </w:tcBorders>
            <w:vAlign w:val="center"/>
            <w:hideMark/>
          </w:tcPr>
          <w:p w14:paraId="1836973E"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0154DBA0"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Alternatives - Defensive</w:t>
            </w:r>
          </w:p>
        </w:tc>
        <w:tc>
          <w:tcPr>
            <w:tcW w:w="604" w:type="pct"/>
            <w:tcBorders>
              <w:top w:val="nil"/>
              <w:left w:val="nil"/>
              <w:bottom w:val="single" w:sz="8" w:space="0" w:color="8A999D"/>
              <w:right w:val="nil"/>
            </w:tcBorders>
            <w:shd w:val="clear" w:color="auto" w:fill="auto"/>
            <w:vAlign w:val="center"/>
            <w:hideMark/>
          </w:tcPr>
          <w:p w14:paraId="2F7A4226"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45.0</w:t>
            </w:r>
          </w:p>
        </w:tc>
        <w:tc>
          <w:tcPr>
            <w:tcW w:w="752" w:type="pct"/>
            <w:tcBorders>
              <w:top w:val="nil"/>
              <w:left w:val="nil"/>
              <w:bottom w:val="single" w:sz="8" w:space="0" w:color="8A999D"/>
              <w:right w:val="single" w:sz="8" w:space="0" w:color="auto"/>
            </w:tcBorders>
            <w:shd w:val="clear" w:color="auto" w:fill="auto"/>
            <w:vAlign w:val="center"/>
            <w:hideMark/>
          </w:tcPr>
          <w:p w14:paraId="0048680D"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 </w:t>
            </w:r>
          </w:p>
        </w:tc>
      </w:tr>
      <w:tr w:rsidR="00A043E8" w:rsidRPr="00A043E8" w14:paraId="456BD543" w14:textId="77777777" w:rsidTr="00A043E8">
        <w:trPr>
          <w:trHeight w:val="315"/>
        </w:trPr>
        <w:tc>
          <w:tcPr>
            <w:tcW w:w="1289" w:type="pct"/>
            <w:vMerge/>
            <w:tcBorders>
              <w:top w:val="nil"/>
              <w:left w:val="single" w:sz="8" w:space="0" w:color="auto"/>
              <w:bottom w:val="nil"/>
              <w:right w:val="single" w:sz="8" w:space="0" w:color="auto"/>
            </w:tcBorders>
            <w:vAlign w:val="center"/>
            <w:hideMark/>
          </w:tcPr>
          <w:p w14:paraId="639F25C3"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6B788C5E"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Balance</w:t>
            </w:r>
          </w:p>
        </w:tc>
        <w:tc>
          <w:tcPr>
            <w:tcW w:w="604" w:type="pct"/>
            <w:tcBorders>
              <w:top w:val="nil"/>
              <w:left w:val="nil"/>
              <w:bottom w:val="single" w:sz="8" w:space="0" w:color="8A999D"/>
              <w:right w:val="nil"/>
            </w:tcBorders>
            <w:shd w:val="clear" w:color="auto" w:fill="auto"/>
            <w:vAlign w:val="center"/>
            <w:hideMark/>
          </w:tcPr>
          <w:p w14:paraId="0AADECE2"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25.0</w:t>
            </w:r>
          </w:p>
        </w:tc>
        <w:tc>
          <w:tcPr>
            <w:tcW w:w="752" w:type="pct"/>
            <w:tcBorders>
              <w:top w:val="nil"/>
              <w:left w:val="nil"/>
              <w:bottom w:val="single" w:sz="8" w:space="0" w:color="8A999D"/>
              <w:right w:val="single" w:sz="8" w:space="0" w:color="auto"/>
            </w:tcBorders>
            <w:shd w:val="clear" w:color="auto" w:fill="auto"/>
            <w:vAlign w:val="center"/>
            <w:hideMark/>
          </w:tcPr>
          <w:p w14:paraId="4D6561F5"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 </w:t>
            </w:r>
          </w:p>
        </w:tc>
      </w:tr>
      <w:tr w:rsidR="00A043E8" w:rsidRPr="00A043E8" w14:paraId="0DB005DD" w14:textId="77777777" w:rsidTr="00A043E8">
        <w:trPr>
          <w:trHeight w:val="315"/>
        </w:trPr>
        <w:tc>
          <w:tcPr>
            <w:tcW w:w="1289" w:type="pct"/>
            <w:vMerge/>
            <w:tcBorders>
              <w:top w:val="nil"/>
              <w:left w:val="single" w:sz="8" w:space="0" w:color="auto"/>
              <w:bottom w:val="nil"/>
              <w:right w:val="single" w:sz="8" w:space="0" w:color="auto"/>
            </w:tcBorders>
            <w:vAlign w:val="center"/>
            <w:hideMark/>
          </w:tcPr>
          <w:p w14:paraId="54E13C56"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5FD496A4"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Floating High Yield Credit</w:t>
            </w:r>
          </w:p>
        </w:tc>
        <w:tc>
          <w:tcPr>
            <w:tcW w:w="604" w:type="pct"/>
            <w:tcBorders>
              <w:top w:val="nil"/>
              <w:left w:val="nil"/>
              <w:bottom w:val="single" w:sz="8" w:space="0" w:color="8A999D"/>
              <w:right w:val="nil"/>
            </w:tcBorders>
            <w:shd w:val="clear" w:color="auto" w:fill="auto"/>
            <w:vAlign w:val="center"/>
            <w:hideMark/>
          </w:tcPr>
          <w:p w14:paraId="79A404E4"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5.0</w:t>
            </w:r>
          </w:p>
        </w:tc>
        <w:tc>
          <w:tcPr>
            <w:tcW w:w="752" w:type="pct"/>
            <w:tcBorders>
              <w:top w:val="nil"/>
              <w:left w:val="nil"/>
              <w:bottom w:val="single" w:sz="8" w:space="0" w:color="8A999D"/>
              <w:right w:val="single" w:sz="8" w:space="0" w:color="auto"/>
            </w:tcBorders>
            <w:shd w:val="clear" w:color="auto" w:fill="auto"/>
            <w:vAlign w:val="center"/>
            <w:hideMark/>
          </w:tcPr>
          <w:p w14:paraId="245C8D93"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 </w:t>
            </w:r>
          </w:p>
        </w:tc>
      </w:tr>
      <w:tr w:rsidR="00A043E8" w:rsidRPr="00A043E8" w14:paraId="0426B1DB" w14:textId="77777777" w:rsidTr="00A043E8">
        <w:trPr>
          <w:trHeight w:val="315"/>
        </w:trPr>
        <w:tc>
          <w:tcPr>
            <w:tcW w:w="1289" w:type="pct"/>
            <w:vMerge/>
            <w:tcBorders>
              <w:top w:val="nil"/>
              <w:left w:val="single" w:sz="8" w:space="0" w:color="auto"/>
              <w:bottom w:val="nil"/>
              <w:right w:val="single" w:sz="8" w:space="0" w:color="auto"/>
            </w:tcBorders>
            <w:vAlign w:val="center"/>
            <w:hideMark/>
          </w:tcPr>
          <w:p w14:paraId="34DDB15F"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37EA6B4B"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 </w:t>
            </w:r>
          </w:p>
        </w:tc>
        <w:tc>
          <w:tcPr>
            <w:tcW w:w="604" w:type="pct"/>
            <w:tcBorders>
              <w:top w:val="nil"/>
              <w:left w:val="nil"/>
              <w:bottom w:val="single" w:sz="8" w:space="0" w:color="8A999D"/>
              <w:right w:val="nil"/>
            </w:tcBorders>
            <w:shd w:val="clear" w:color="auto" w:fill="auto"/>
            <w:vAlign w:val="center"/>
            <w:hideMark/>
          </w:tcPr>
          <w:p w14:paraId="3722F7A9"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100.0</w:t>
            </w:r>
          </w:p>
        </w:tc>
        <w:tc>
          <w:tcPr>
            <w:tcW w:w="752" w:type="pct"/>
            <w:tcBorders>
              <w:top w:val="nil"/>
              <w:left w:val="nil"/>
              <w:bottom w:val="single" w:sz="8" w:space="0" w:color="8A999D"/>
              <w:right w:val="single" w:sz="8" w:space="0" w:color="auto"/>
            </w:tcBorders>
            <w:shd w:val="clear" w:color="auto" w:fill="auto"/>
            <w:vAlign w:val="center"/>
            <w:hideMark/>
          </w:tcPr>
          <w:p w14:paraId="5383D8F3"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 </w:t>
            </w:r>
          </w:p>
        </w:tc>
      </w:tr>
      <w:tr w:rsidR="00A043E8" w:rsidRPr="00A043E8" w14:paraId="63085698" w14:textId="77777777" w:rsidTr="00A043E8">
        <w:trPr>
          <w:trHeight w:val="315"/>
        </w:trPr>
        <w:tc>
          <w:tcPr>
            <w:tcW w:w="1289" w:type="pct"/>
            <w:vMerge w:val="restart"/>
            <w:tcBorders>
              <w:top w:val="single" w:sz="8" w:space="0" w:color="auto"/>
              <w:left w:val="single" w:sz="8" w:space="0" w:color="auto"/>
              <w:bottom w:val="nil"/>
              <w:right w:val="single" w:sz="8" w:space="0" w:color="auto"/>
            </w:tcBorders>
            <w:shd w:val="clear" w:color="000000" w:fill="F1FDE0"/>
            <w:vAlign w:val="center"/>
            <w:hideMark/>
          </w:tcPr>
          <w:p w14:paraId="5B81CE49"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Long Duration</w:t>
            </w:r>
          </w:p>
        </w:tc>
        <w:tc>
          <w:tcPr>
            <w:tcW w:w="2354" w:type="pct"/>
            <w:tcBorders>
              <w:top w:val="single" w:sz="8" w:space="0" w:color="auto"/>
              <w:left w:val="nil"/>
              <w:bottom w:val="single" w:sz="8" w:space="0" w:color="8A999D"/>
              <w:right w:val="nil"/>
            </w:tcBorders>
            <w:shd w:val="clear" w:color="auto" w:fill="auto"/>
            <w:vAlign w:val="center"/>
            <w:hideMark/>
          </w:tcPr>
          <w:p w14:paraId="1DD3BB69"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Australian Fixed Interest</w:t>
            </w:r>
          </w:p>
        </w:tc>
        <w:tc>
          <w:tcPr>
            <w:tcW w:w="604" w:type="pct"/>
            <w:tcBorders>
              <w:top w:val="single" w:sz="8" w:space="0" w:color="auto"/>
              <w:left w:val="nil"/>
              <w:bottom w:val="single" w:sz="8" w:space="0" w:color="8A999D"/>
              <w:right w:val="nil"/>
            </w:tcBorders>
            <w:shd w:val="clear" w:color="auto" w:fill="auto"/>
            <w:vAlign w:val="center"/>
            <w:hideMark/>
          </w:tcPr>
          <w:p w14:paraId="5EC96C68"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54.4</w:t>
            </w:r>
          </w:p>
        </w:tc>
        <w:tc>
          <w:tcPr>
            <w:tcW w:w="752" w:type="pct"/>
            <w:tcBorders>
              <w:top w:val="single" w:sz="8" w:space="0" w:color="auto"/>
              <w:left w:val="nil"/>
              <w:bottom w:val="single" w:sz="8" w:space="0" w:color="8A999D"/>
              <w:right w:val="single" w:sz="8" w:space="0" w:color="auto"/>
            </w:tcBorders>
            <w:shd w:val="clear" w:color="auto" w:fill="auto"/>
            <w:vAlign w:val="center"/>
            <w:hideMark/>
          </w:tcPr>
          <w:p w14:paraId="7050B3A3"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40</w:t>
            </w:r>
          </w:p>
        </w:tc>
      </w:tr>
      <w:tr w:rsidR="00A043E8" w:rsidRPr="00A043E8" w14:paraId="050D22AC" w14:textId="77777777" w:rsidTr="00A043E8">
        <w:trPr>
          <w:trHeight w:val="315"/>
        </w:trPr>
        <w:tc>
          <w:tcPr>
            <w:tcW w:w="1289" w:type="pct"/>
            <w:vMerge/>
            <w:tcBorders>
              <w:top w:val="single" w:sz="8" w:space="0" w:color="auto"/>
              <w:left w:val="single" w:sz="8" w:space="0" w:color="auto"/>
              <w:bottom w:val="nil"/>
              <w:right w:val="single" w:sz="8" w:space="0" w:color="auto"/>
            </w:tcBorders>
            <w:vAlign w:val="center"/>
            <w:hideMark/>
          </w:tcPr>
          <w:p w14:paraId="51EEF217"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56CA3345"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International Fixed Interest</w:t>
            </w:r>
          </w:p>
        </w:tc>
        <w:tc>
          <w:tcPr>
            <w:tcW w:w="604" w:type="pct"/>
            <w:tcBorders>
              <w:top w:val="nil"/>
              <w:left w:val="nil"/>
              <w:bottom w:val="single" w:sz="8" w:space="0" w:color="8A999D"/>
              <w:right w:val="nil"/>
            </w:tcBorders>
            <w:shd w:val="clear" w:color="auto" w:fill="auto"/>
            <w:vAlign w:val="center"/>
            <w:hideMark/>
          </w:tcPr>
          <w:p w14:paraId="261DD2E2"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30.9</w:t>
            </w:r>
          </w:p>
        </w:tc>
        <w:tc>
          <w:tcPr>
            <w:tcW w:w="752" w:type="pct"/>
            <w:tcBorders>
              <w:top w:val="nil"/>
              <w:left w:val="nil"/>
              <w:bottom w:val="single" w:sz="8" w:space="0" w:color="8A999D"/>
              <w:right w:val="single" w:sz="8" w:space="0" w:color="auto"/>
            </w:tcBorders>
            <w:shd w:val="clear" w:color="auto" w:fill="auto"/>
            <w:vAlign w:val="center"/>
            <w:hideMark/>
          </w:tcPr>
          <w:p w14:paraId="612FE265"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40</w:t>
            </w:r>
          </w:p>
        </w:tc>
      </w:tr>
      <w:tr w:rsidR="00A043E8" w:rsidRPr="00A043E8" w14:paraId="502C07C1" w14:textId="77777777" w:rsidTr="00A043E8">
        <w:trPr>
          <w:trHeight w:val="315"/>
        </w:trPr>
        <w:tc>
          <w:tcPr>
            <w:tcW w:w="1289" w:type="pct"/>
            <w:vMerge/>
            <w:tcBorders>
              <w:top w:val="single" w:sz="8" w:space="0" w:color="auto"/>
              <w:left w:val="single" w:sz="8" w:space="0" w:color="auto"/>
              <w:bottom w:val="nil"/>
              <w:right w:val="single" w:sz="8" w:space="0" w:color="auto"/>
            </w:tcBorders>
            <w:vAlign w:val="center"/>
            <w:hideMark/>
          </w:tcPr>
          <w:p w14:paraId="63F7DC20"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36C4A7F2"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Inflation Linked Government Bonds</w:t>
            </w:r>
          </w:p>
        </w:tc>
        <w:tc>
          <w:tcPr>
            <w:tcW w:w="604" w:type="pct"/>
            <w:tcBorders>
              <w:top w:val="nil"/>
              <w:left w:val="nil"/>
              <w:bottom w:val="single" w:sz="8" w:space="0" w:color="8A999D"/>
              <w:right w:val="nil"/>
            </w:tcBorders>
            <w:shd w:val="clear" w:color="auto" w:fill="auto"/>
            <w:vAlign w:val="center"/>
            <w:hideMark/>
          </w:tcPr>
          <w:p w14:paraId="316BAD1B"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14.7</w:t>
            </w:r>
          </w:p>
        </w:tc>
        <w:tc>
          <w:tcPr>
            <w:tcW w:w="752" w:type="pct"/>
            <w:tcBorders>
              <w:top w:val="nil"/>
              <w:left w:val="nil"/>
              <w:bottom w:val="single" w:sz="8" w:space="0" w:color="8A999D"/>
              <w:right w:val="single" w:sz="8" w:space="0" w:color="auto"/>
            </w:tcBorders>
            <w:shd w:val="clear" w:color="auto" w:fill="auto"/>
            <w:vAlign w:val="center"/>
            <w:hideMark/>
          </w:tcPr>
          <w:p w14:paraId="0ADCB583"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20</w:t>
            </w:r>
          </w:p>
        </w:tc>
      </w:tr>
      <w:tr w:rsidR="00A043E8" w:rsidRPr="00A043E8" w14:paraId="42A2F39D" w14:textId="77777777" w:rsidTr="00A043E8">
        <w:trPr>
          <w:trHeight w:val="315"/>
        </w:trPr>
        <w:tc>
          <w:tcPr>
            <w:tcW w:w="1289" w:type="pct"/>
            <w:vMerge/>
            <w:tcBorders>
              <w:top w:val="single" w:sz="8" w:space="0" w:color="auto"/>
              <w:left w:val="single" w:sz="8" w:space="0" w:color="auto"/>
              <w:bottom w:val="nil"/>
              <w:right w:val="single" w:sz="8" w:space="0" w:color="auto"/>
            </w:tcBorders>
            <w:vAlign w:val="center"/>
            <w:hideMark/>
          </w:tcPr>
          <w:p w14:paraId="4432548D"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59E26C1B"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 </w:t>
            </w:r>
          </w:p>
        </w:tc>
        <w:tc>
          <w:tcPr>
            <w:tcW w:w="604" w:type="pct"/>
            <w:tcBorders>
              <w:top w:val="nil"/>
              <w:left w:val="nil"/>
              <w:bottom w:val="single" w:sz="8" w:space="0" w:color="8A999D"/>
              <w:right w:val="nil"/>
            </w:tcBorders>
            <w:shd w:val="clear" w:color="auto" w:fill="auto"/>
            <w:vAlign w:val="center"/>
            <w:hideMark/>
          </w:tcPr>
          <w:p w14:paraId="5E5A1B34"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100.0</w:t>
            </w:r>
          </w:p>
        </w:tc>
        <w:tc>
          <w:tcPr>
            <w:tcW w:w="752" w:type="pct"/>
            <w:tcBorders>
              <w:top w:val="nil"/>
              <w:left w:val="nil"/>
              <w:bottom w:val="single" w:sz="8" w:space="0" w:color="8A999D"/>
              <w:right w:val="single" w:sz="8" w:space="0" w:color="auto"/>
            </w:tcBorders>
            <w:shd w:val="clear" w:color="auto" w:fill="auto"/>
            <w:vAlign w:val="center"/>
            <w:hideMark/>
          </w:tcPr>
          <w:p w14:paraId="41D27A19"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w:t>
            </w:r>
          </w:p>
        </w:tc>
      </w:tr>
      <w:tr w:rsidR="00A043E8" w:rsidRPr="00A043E8" w14:paraId="1B9AF9CF" w14:textId="77777777" w:rsidTr="00A043E8">
        <w:trPr>
          <w:trHeight w:val="315"/>
        </w:trPr>
        <w:tc>
          <w:tcPr>
            <w:tcW w:w="1289" w:type="pct"/>
            <w:vMerge w:val="restart"/>
            <w:tcBorders>
              <w:top w:val="single" w:sz="8" w:space="0" w:color="auto"/>
              <w:left w:val="single" w:sz="8" w:space="0" w:color="auto"/>
              <w:bottom w:val="nil"/>
              <w:right w:val="single" w:sz="8" w:space="0" w:color="auto"/>
            </w:tcBorders>
            <w:shd w:val="clear" w:color="000000" w:fill="F1FDE0"/>
            <w:vAlign w:val="center"/>
            <w:hideMark/>
          </w:tcPr>
          <w:p w14:paraId="0068A269"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Floating Rate</w:t>
            </w:r>
          </w:p>
        </w:tc>
        <w:tc>
          <w:tcPr>
            <w:tcW w:w="2354" w:type="pct"/>
            <w:tcBorders>
              <w:top w:val="single" w:sz="8" w:space="0" w:color="auto"/>
              <w:left w:val="nil"/>
              <w:bottom w:val="single" w:sz="8" w:space="0" w:color="8A999D"/>
              <w:right w:val="nil"/>
            </w:tcBorders>
            <w:shd w:val="clear" w:color="auto" w:fill="auto"/>
            <w:vAlign w:val="center"/>
            <w:hideMark/>
          </w:tcPr>
          <w:p w14:paraId="492B377D"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Floating High Yield Credit</w:t>
            </w:r>
          </w:p>
        </w:tc>
        <w:tc>
          <w:tcPr>
            <w:tcW w:w="604" w:type="pct"/>
            <w:tcBorders>
              <w:top w:val="single" w:sz="8" w:space="0" w:color="auto"/>
              <w:left w:val="nil"/>
              <w:bottom w:val="single" w:sz="8" w:space="0" w:color="8A999D"/>
              <w:right w:val="nil"/>
            </w:tcBorders>
            <w:shd w:val="clear" w:color="auto" w:fill="auto"/>
            <w:vAlign w:val="center"/>
            <w:hideMark/>
          </w:tcPr>
          <w:p w14:paraId="19FC89BC"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37.9</w:t>
            </w:r>
          </w:p>
        </w:tc>
        <w:tc>
          <w:tcPr>
            <w:tcW w:w="752" w:type="pct"/>
            <w:tcBorders>
              <w:top w:val="single" w:sz="8" w:space="0" w:color="auto"/>
              <w:left w:val="nil"/>
              <w:bottom w:val="single" w:sz="8" w:space="0" w:color="8A999D"/>
              <w:right w:val="single" w:sz="8" w:space="0" w:color="auto"/>
            </w:tcBorders>
            <w:shd w:val="clear" w:color="auto" w:fill="auto"/>
            <w:vAlign w:val="center"/>
            <w:hideMark/>
          </w:tcPr>
          <w:p w14:paraId="083CB290"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50</w:t>
            </w:r>
          </w:p>
        </w:tc>
      </w:tr>
      <w:tr w:rsidR="00A043E8" w:rsidRPr="00A043E8" w14:paraId="19681C01" w14:textId="77777777" w:rsidTr="00A043E8">
        <w:trPr>
          <w:trHeight w:val="315"/>
        </w:trPr>
        <w:tc>
          <w:tcPr>
            <w:tcW w:w="1289" w:type="pct"/>
            <w:vMerge/>
            <w:tcBorders>
              <w:top w:val="single" w:sz="8" w:space="0" w:color="auto"/>
              <w:left w:val="single" w:sz="8" w:space="0" w:color="auto"/>
              <w:bottom w:val="nil"/>
              <w:right w:val="single" w:sz="8" w:space="0" w:color="auto"/>
            </w:tcBorders>
            <w:vAlign w:val="center"/>
            <w:hideMark/>
          </w:tcPr>
          <w:p w14:paraId="236E3638"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5622C8C6"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International Fixed Interest</w:t>
            </w:r>
          </w:p>
        </w:tc>
        <w:tc>
          <w:tcPr>
            <w:tcW w:w="604" w:type="pct"/>
            <w:tcBorders>
              <w:top w:val="nil"/>
              <w:left w:val="nil"/>
              <w:bottom w:val="single" w:sz="8" w:space="0" w:color="8A999D"/>
              <w:right w:val="nil"/>
            </w:tcBorders>
            <w:shd w:val="clear" w:color="auto" w:fill="auto"/>
            <w:vAlign w:val="center"/>
            <w:hideMark/>
          </w:tcPr>
          <w:p w14:paraId="0F7D4A3F"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36.3</w:t>
            </w:r>
          </w:p>
        </w:tc>
        <w:tc>
          <w:tcPr>
            <w:tcW w:w="752" w:type="pct"/>
            <w:tcBorders>
              <w:top w:val="nil"/>
              <w:left w:val="nil"/>
              <w:bottom w:val="single" w:sz="8" w:space="0" w:color="8A999D"/>
              <w:right w:val="single" w:sz="8" w:space="0" w:color="auto"/>
            </w:tcBorders>
            <w:shd w:val="clear" w:color="auto" w:fill="auto"/>
            <w:vAlign w:val="center"/>
            <w:hideMark/>
          </w:tcPr>
          <w:p w14:paraId="5495FF18"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30</w:t>
            </w:r>
          </w:p>
        </w:tc>
      </w:tr>
      <w:tr w:rsidR="00A043E8" w:rsidRPr="00A043E8" w14:paraId="1B196859" w14:textId="77777777" w:rsidTr="00A043E8">
        <w:trPr>
          <w:trHeight w:val="315"/>
        </w:trPr>
        <w:tc>
          <w:tcPr>
            <w:tcW w:w="1289" w:type="pct"/>
            <w:vMerge/>
            <w:tcBorders>
              <w:top w:val="single" w:sz="8" w:space="0" w:color="auto"/>
              <w:left w:val="single" w:sz="8" w:space="0" w:color="auto"/>
              <w:bottom w:val="nil"/>
              <w:right w:val="single" w:sz="8" w:space="0" w:color="auto"/>
            </w:tcBorders>
            <w:vAlign w:val="center"/>
            <w:hideMark/>
          </w:tcPr>
          <w:p w14:paraId="4A071580"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0CD09FC0"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Cash</w:t>
            </w:r>
          </w:p>
        </w:tc>
        <w:tc>
          <w:tcPr>
            <w:tcW w:w="604" w:type="pct"/>
            <w:tcBorders>
              <w:top w:val="nil"/>
              <w:left w:val="nil"/>
              <w:bottom w:val="single" w:sz="8" w:space="0" w:color="8A999D"/>
              <w:right w:val="nil"/>
            </w:tcBorders>
            <w:shd w:val="clear" w:color="auto" w:fill="auto"/>
            <w:vAlign w:val="center"/>
            <w:hideMark/>
          </w:tcPr>
          <w:p w14:paraId="3A8D50D5"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25.8</w:t>
            </w:r>
          </w:p>
        </w:tc>
        <w:tc>
          <w:tcPr>
            <w:tcW w:w="752" w:type="pct"/>
            <w:tcBorders>
              <w:top w:val="nil"/>
              <w:left w:val="nil"/>
              <w:bottom w:val="single" w:sz="8" w:space="0" w:color="8A999D"/>
              <w:right w:val="single" w:sz="8" w:space="0" w:color="auto"/>
            </w:tcBorders>
            <w:shd w:val="clear" w:color="auto" w:fill="auto"/>
            <w:vAlign w:val="center"/>
            <w:hideMark/>
          </w:tcPr>
          <w:p w14:paraId="5A62CB2D"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20</w:t>
            </w:r>
          </w:p>
        </w:tc>
      </w:tr>
      <w:tr w:rsidR="00A043E8" w:rsidRPr="00A043E8" w14:paraId="45F5A5E3" w14:textId="77777777" w:rsidTr="00A043E8">
        <w:trPr>
          <w:trHeight w:val="315"/>
        </w:trPr>
        <w:tc>
          <w:tcPr>
            <w:tcW w:w="1289" w:type="pct"/>
            <w:vMerge/>
            <w:tcBorders>
              <w:top w:val="single" w:sz="8" w:space="0" w:color="auto"/>
              <w:left w:val="single" w:sz="8" w:space="0" w:color="auto"/>
              <w:bottom w:val="nil"/>
              <w:right w:val="single" w:sz="8" w:space="0" w:color="auto"/>
            </w:tcBorders>
            <w:vAlign w:val="center"/>
            <w:hideMark/>
          </w:tcPr>
          <w:p w14:paraId="38C4E07F"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73E52A85"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 </w:t>
            </w:r>
          </w:p>
        </w:tc>
        <w:tc>
          <w:tcPr>
            <w:tcW w:w="604" w:type="pct"/>
            <w:tcBorders>
              <w:top w:val="nil"/>
              <w:left w:val="nil"/>
              <w:bottom w:val="single" w:sz="8" w:space="0" w:color="8A999D"/>
              <w:right w:val="nil"/>
            </w:tcBorders>
            <w:shd w:val="clear" w:color="auto" w:fill="auto"/>
            <w:vAlign w:val="center"/>
            <w:hideMark/>
          </w:tcPr>
          <w:p w14:paraId="399D2DF9"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100.0</w:t>
            </w:r>
          </w:p>
        </w:tc>
        <w:tc>
          <w:tcPr>
            <w:tcW w:w="752" w:type="pct"/>
            <w:tcBorders>
              <w:top w:val="nil"/>
              <w:left w:val="nil"/>
              <w:bottom w:val="single" w:sz="8" w:space="0" w:color="8A999D"/>
              <w:right w:val="single" w:sz="8" w:space="0" w:color="auto"/>
            </w:tcBorders>
            <w:shd w:val="clear" w:color="auto" w:fill="auto"/>
            <w:vAlign w:val="center"/>
            <w:hideMark/>
          </w:tcPr>
          <w:p w14:paraId="5DF97475"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w:t>
            </w:r>
          </w:p>
        </w:tc>
      </w:tr>
      <w:tr w:rsidR="00A043E8" w:rsidRPr="00A043E8" w14:paraId="04DACFDF" w14:textId="77777777" w:rsidTr="00A043E8">
        <w:trPr>
          <w:trHeight w:val="315"/>
        </w:trPr>
        <w:tc>
          <w:tcPr>
            <w:tcW w:w="1289" w:type="pct"/>
            <w:tcBorders>
              <w:top w:val="single" w:sz="8" w:space="0" w:color="auto"/>
              <w:left w:val="single" w:sz="8" w:space="0" w:color="auto"/>
              <w:bottom w:val="single" w:sz="8" w:space="0" w:color="auto"/>
              <w:right w:val="single" w:sz="8" w:space="0" w:color="auto"/>
            </w:tcBorders>
            <w:shd w:val="clear" w:color="000000" w:fill="F1FDE0"/>
            <w:vAlign w:val="center"/>
            <w:hideMark/>
          </w:tcPr>
          <w:p w14:paraId="7BE9D931"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Cash</w:t>
            </w:r>
          </w:p>
        </w:tc>
        <w:tc>
          <w:tcPr>
            <w:tcW w:w="2354" w:type="pct"/>
            <w:tcBorders>
              <w:top w:val="single" w:sz="8" w:space="0" w:color="auto"/>
              <w:left w:val="nil"/>
              <w:bottom w:val="single" w:sz="8" w:space="0" w:color="auto"/>
              <w:right w:val="nil"/>
            </w:tcBorders>
            <w:shd w:val="clear" w:color="auto" w:fill="auto"/>
            <w:vAlign w:val="center"/>
            <w:hideMark/>
          </w:tcPr>
          <w:p w14:paraId="553E23F0"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Cash</w:t>
            </w:r>
          </w:p>
        </w:tc>
        <w:tc>
          <w:tcPr>
            <w:tcW w:w="604" w:type="pct"/>
            <w:tcBorders>
              <w:top w:val="single" w:sz="8" w:space="0" w:color="auto"/>
              <w:left w:val="nil"/>
              <w:bottom w:val="single" w:sz="8" w:space="0" w:color="auto"/>
              <w:right w:val="nil"/>
            </w:tcBorders>
            <w:shd w:val="clear" w:color="auto" w:fill="auto"/>
            <w:vAlign w:val="center"/>
            <w:hideMark/>
          </w:tcPr>
          <w:p w14:paraId="4BF580D5"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100.0</w:t>
            </w:r>
          </w:p>
        </w:tc>
        <w:tc>
          <w:tcPr>
            <w:tcW w:w="752" w:type="pct"/>
            <w:tcBorders>
              <w:top w:val="single" w:sz="8" w:space="0" w:color="auto"/>
              <w:left w:val="nil"/>
              <w:bottom w:val="single" w:sz="8" w:space="0" w:color="auto"/>
              <w:right w:val="single" w:sz="8" w:space="0" w:color="auto"/>
            </w:tcBorders>
            <w:shd w:val="clear" w:color="auto" w:fill="auto"/>
            <w:vAlign w:val="center"/>
            <w:hideMark/>
          </w:tcPr>
          <w:p w14:paraId="245C52A2"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w:t>
            </w:r>
          </w:p>
        </w:tc>
      </w:tr>
    </w:tbl>
    <w:p w14:paraId="573C2DC8" w14:textId="77777777" w:rsidR="00EF3D46" w:rsidRDefault="00EF3D46" w:rsidP="00EF3D46">
      <w:pPr>
        <w:pStyle w:val="BodyStyle"/>
      </w:pPr>
    </w:p>
    <w:p w14:paraId="579107EC" w14:textId="77777777" w:rsidR="00EF3D46" w:rsidRDefault="00EF3D46" w:rsidP="00EF3D46">
      <w:pPr>
        <w:pStyle w:val="BodyStyle"/>
      </w:pPr>
    </w:p>
    <w:p w14:paraId="795D07F4" w14:textId="77777777" w:rsidR="00EF3D46" w:rsidRPr="00EF3D46" w:rsidRDefault="00EF3D46" w:rsidP="00EF3D46">
      <w:pPr>
        <w:pStyle w:val="BodyStyle"/>
      </w:pPr>
    </w:p>
    <w:p w14:paraId="697500F3" w14:textId="1BA127AF" w:rsidR="008667A0" w:rsidRDefault="00165603">
      <w:pPr>
        <w:pStyle w:val="Heading2"/>
      </w:pPr>
      <w:bookmarkStart w:id="2418" w:name="_Toc147237949"/>
      <w:r>
        <w:lastRenderedPageBreak/>
        <w:t>Optimisation Process</w:t>
      </w:r>
      <w:bookmarkEnd w:id="2418"/>
    </w:p>
    <w:p w14:paraId="2A0A0AB1" w14:textId="583EBA90" w:rsidR="003E0A0D" w:rsidRDefault="003E0A0D" w:rsidP="003E0A0D">
      <w:pPr>
        <w:pStyle w:val="BodyStyle"/>
      </w:pPr>
      <w:r>
        <w:t>The optimisation process performed for each investment strategy is the selection of the optimal asset allocation strategy from 100 randomised portfolios given the minimum and maximum constraints for each asset class.</w:t>
      </w:r>
    </w:p>
    <w:p w14:paraId="0603FE5F" w14:textId="422BEC03" w:rsidR="003E0A0D" w:rsidRDefault="003E0A0D" w:rsidP="003E0A0D">
      <w:pPr>
        <w:pStyle w:val="BoldBody"/>
      </w:pPr>
      <w:r>
        <w:t>Active 20</w:t>
      </w:r>
    </w:p>
    <w:p w14:paraId="7D221F94" w14:textId="739D5256" w:rsidR="008667A0" w:rsidRDefault="00165603">
      <w:pPr>
        <w:pStyle w:val="BodyStyle"/>
      </w:pPr>
      <w:r>
        <w:t xml:space="preserve">Figure 1 below shows the return and volatility of current and randomised allocations for </w:t>
      </w:r>
      <w:r w:rsidR="00E24120">
        <w:t>Active</w:t>
      </w:r>
      <w:r>
        <w:t xml:space="preserve"> 20 under different scenarios. </w:t>
      </w:r>
    </w:p>
    <w:p w14:paraId="21227B29" w14:textId="3FB00378" w:rsidR="008667A0" w:rsidRDefault="00165603">
      <w:pPr>
        <w:pStyle w:val="T-Title"/>
      </w:pPr>
      <w:r>
        <w:t xml:space="preserve">Figure 1: </w:t>
      </w:r>
      <w:r w:rsidR="000366D2">
        <w:t>Historical and Forecast Sce</w:t>
      </w:r>
      <w:r w:rsidR="00B33AE1">
        <w:t>n</w:t>
      </w:r>
      <w:r w:rsidR="000366D2">
        <w:t>ario</w:t>
      </w:r>
      <w:r>
        <w:t xml:space="preserve"> of </w:t>
      </w:r>
      <w:r w:rsidR="00E24120">
        <w:t>Active</w:t>
      </w:r>
      <w:r>
        <w:t xml:space="preserve"> 20</w:t>
      </w:r>
    </w:p>
    <w:p w14:paraId="42DB9A41" w14:textId="77777777" w:rsidR="008667A0" w:rsidRDefault="00165603">
      <w:r>
        <w:rPr>
          <w:noProof/>
        </w:rPr>
        <w:drawing>
          <wp:inline distT="0" distB="0" distL="0" distR="0" wp14:anchorId="371F8A28" wp14:editId="5003E564">
            <wp:extent cx="2971800" cy="22288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chisonSMA 200Volatility_Return.png"/>
                    <pic:cNvPicPr/>
                  </pic:nvPicPr>
                  <pic:blipFill>
                    <a:blip r:embed="rId12"/>
                    <a:stretch>
                      <a:fillRect/>
                    </a:stretch>
                  </pic:blipFill>
                  <pic:spPr>
                    <a:xfrm>
                      <a:off x="0" y="0"/>
                      <a:ext cx="2971800" cy="2228850"/>
                    </a:xfrm>
                    <a:prstGeom prst="rect">
                      <a:avLst/>
                    </a:prstGeom>
                  </pic:spPr>
                </pic:pic>
              </a:graphicData>
            </a:graphic>
          </wp:inline>
        </w:drawing>
      </w:r>
      <w:r>
        <w:rPr>
          <w:noProof/>
        </w:rPr>
        <w:drawing>
          <wp:inline distT="0" distB="0" distL="0" distR="0" wp14:anchorId="40840465" wp14:editId="23A97314">
            <wp:extent cx="2971800" cy="22288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chisonSMA 201Volatility_Return.png"/>
                    <pic:cNvPicPr/>
                  </pic:nvPicPr>
                  <pic:blipFill>
                    <a:blip r:embed="rId13"/>
                    <a:stretch>
                      <a:fillRect/>
                    </a:stretch>
                  </pic:blipFill>
                  <pic:spPr>
                    <a:xfrm>
                      <a:off x="0" y="0"/>
                      <a:ext cx="2971800" cy="2228850"/>
                    </a:xfrm>
                    <a:prstGeom prst="rect">
                      <a:avLst/>
                    </a:prstGeom>
                  </pic:spPr>
                </pic:pic>
              </a:graphicData>
            </a:graphic>
          </wp:inline>
        </w:drawing>
      </w:r>
    </w:p>
    <w:p w14:paraId="444694CC" w14:textId="77777777" w:rsidR="00EA6AB5" w:rsidRDefault="00EA6AB5">
      <w:pPr>
        <w:pStyle w:val="BodyStyle"/>
      </w:pPr>
    </w:p>
    <w:p w14:paraId="0E0F8971" w14:textId="77777777" w:rsidR="00EA6AB5" w:rsidRDefault="00EA6AB5" w:rsidP="00EA6AB5">
      <w:pPr>
        <w:pStyle w:val="BoldBody"/>
      </w:pPr>
      <w:r>
        <w:t>Active 40</w:t>
      </w:r>
    </w:p>
    <w:p w14:paraId="4F5435E9" w14:textId="6A33CD44" w:rsidR="008667A0" w:rsidRDefault="00165603">
      <w:pPr>
        <w:pStyle w:val="BodyStyle"/>
      </w:pPr>
      <w:r>
        <w:t xml:space="preserve">Figure 2 below shows the return and volatility of current and randomised allocations for </w:t>
      </w:r>
      <w:r w:rsidR="00E24120">
        <w:t>Active</w:t>
      </w:r>
      <w:r>
        <w:t xml:space="preserve"> 40 under different scenarios. The colo</w:t>
      </w:r>
      <w:ins w:id="2419" w:author="Kevin Toohey" w:date="2023-10-03T17:02:00Z">
        <w:r w:rsidR="00FA5B36">
          <w:t>u</w:t>
        </w:r>
      </w:ins>
      <w:r>
        <w:t>r gradients represent the Sharpe ratios of randomised portfolios with dark green referring to a higher value. The results for the current SAA are marked as orange.</w:t>
      </w:r>
    </w:p>
    <w:p w14:paraId="6CA50BA0" w14:textId="5EB818D0" w:rsidR="008667A0" w:rsidRDefault="00165603">
      <w:pPr>
        <w:pStyle w:val="T-Title"/>
      </w:pPr>
      <w:r>
        <w:t xml:space="preserve">Figure 2: </w:t>
      </w:r>
      <w:r w:rsidR="008D4F73">
        <w:t>Historical and Forecast Scenario</w:t>
      </w:r>
      <w:r>
        <w:t xml:space="preserve"> of </w:t>
      </w:r>
      <w:r w:rsidR="00E24120">
        <w:t>Active</w:t>
      </w:r>
      <w:r>
        <w:t xml:space="preserve"> 40</w:t>
      </w:r>
    </w:p>
    <w:p w14:paraId="12BBED1E" w14:textId="77777777" w:rsidR="008667A0" w:rsidRDefault="00165603">
      <w:r>
        <w:rPr>
          <w:noProof/>
        </w:rPr>
        <w:drawing>
          <wp:inline distT="0" distB="0" distL="0" distR="0" wp14:anchorId="36B09EAF" wp14:editId="30C45FF0">
            <wp:extent cx="2971800" cy="2228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chisonSMA 400Volatility_Return.png"/>
                    <pic:cNvPicPr/>
                  </pic:nvPicPr>
                  <pic:blipFill>
                    <a:blip r:embed="rId14"/>
                    <a:stretch>
                      <a:fillRect/>
                    </a:stretch>
                  </pic:blipFill>
                  <pic:spPr>
                    <a:xfrm>
                      <a:off x="0" y="0"/>
                      <a:ext cx="2971800" cy="2228850"/>
                    </a:xfrm>
                    <a:prstGeom prst="rect">
                      <a:avLst/>
                    </a:prstGeom>
                  </pic:spPr>
                </pic:pic>
              </a:graphicData>
            </a:graphic>
          </wp:inline>
        </w:drawing>
      </w:r>
      <w:r>
        <w:rPr>
          <w:noProof/>
        </w:rPr>
        <w:drawing>
          <wp:inline distT="0" distB="0" distL="0" distR="0" wp14:anchorId="78A15526" wp14:editId="604C8046">
            <wp:extent cx="2971800" cy="22288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chisonSMA 401Volatility_Return.png"/>
                    <pic:cNvPicPr/>
                  </pic:nvPicPr>
                  <pic:blipFill>
                    <a:blip r:embed="rId15"/>
                    <a:stretch>
                      <a:fillRect/>
                    </a:stretch>
                  </pic:blipFill>
                  <pic:spPr>
                    <a:xfrm>
                      <a:off x="0" y="0"/>
                      <a:ext cx="2971800" cy="2228850"/>
                    </a:xfrm>
                    <a:prstGeom prst="rect">
                      <a:avLst/>
                    </a:prstGeom>
                  </pic:spPr>
                </pic:pic>
              </a:graphicData>
            </a:graphic>
          </wp:inline>
        </w:drawing>
      </w:r>
    </w:p>
    <w:p w14:paraId="49774B0D" w14:textId="77777777" w:rsidR="008D4F73" w:rsidRDefault="008D4F73">
      <w:pPr>
        <w:pStyle w:val="BodyStyle"/>
      </w:pPr>
    </w:p>
    <w:p w14:paraId="4B04EB6E" w14:textId="77777777" w:rsidR="008D4F73" w:rsidRDefault="008D4F73">
      <w:pPr>
        <w:pStyle w:val="BodyStyle"/>
      </w:pPr>
    </w:p>
    <w:p w14:paraId="6C121973" w14:textId="77777777" w:rsidR="008D4F73" w:rsidRDefault="008D4F73" w:rsidP="008D4F73">
      <w:pPr>
        <w:pStyle w:val="BoldBody"/>
      </w:pPr>
    </w:p>
    <w:p w14:paraId="4C56047D" w14:textId="77777777" w:rsidR="008D4F73" w:rsidRDefault="008D4F73" w:rsidP="008D4F73">
      <w:pPr>
        <w:pStyle w:val="BoldBody"/>
      </w:pPr>
    </w:p>
    <w:p w14:paraId="1397BD80" w14:textId="77777777" w:rsidR="008D4F73" w:rsidRDefault="008D4F73" w:rsidP="008D4F73">
      <w:pPr>
        <w:pStyle w:val="BoldBody"/>
      </w:pPr>
    </w:p>
    <w:p w14:paraId="591276A1" w14:textId="1AF712C5" w:rsidR="008D4F73" w:rsidRDefault="008D4F73" w:rsidP="008D4F73">
      <w:pPr>
        <w:pStyle w:val="BoldBody"/>
      </w:pPr>
      <w:r>
        <w:lastRenderedPageBreak/>
        <w:t>Active 55</w:t>
      </w:r>
    </w:p>
    <w:p w14:paraId="4554E7A6" w14:textId="47BA2440" w:rsidR="008667A0" w:rsidRDefault="00165603">
      <w:pPr>
        <w:pStyle w:val="BodyStyle"/>
      </w:pPr>
      <w:r>
        <w:t xml:space="preserve">Figure 3 below shows the return and volatility of current and randomised allocations for </w:t>
      </w:r>
      <w:r w:rsidR="00E24120">
        <w:t>Active</w:t>
      </w:r>
      <w:r>
        <w:t xml:space="preserve"> 55 under different scenarios. The </w:t>
      </w:r>
      <w:proofErr w:type="spellStart"/>
      <w:r>
        <w:t>color</w:t>
      </w:r>
      <w:proofErr w:type="spellEnd"/>
      <w:r>
        <w:t xml:space="preserve"> gradients represent the Sharpe ratios of randomised portfolios with dark green referring to a higher value. The results for the current SAA are marked as orange.</w:t>
      </w:r>
    </w:p>
    <w:p w14:paraId="6547A930" w14:textId="3EAAF398" w:rsidR="008667A0" w:rsidRDefault="00165603">
      <w:pPr>
        <w:pStyle w:val="T-Title"/>
      </w:pPr>
      <w:r>
        <w:t xml:space="preserve">Figure 3: </w:t>
      </w:r>
      <w:r w:rsidR="008D4F73">
        <w:t xml:space="preserve">Historical and Forecast Scenario </w:t>
      </w:r>
      <w:r>
        <w:t xml:space="preserve">of </w:t>
      </w:r>
      <w:r w:rsidR="00E24120">
        <w:t>Active</w:t>
      </w:r>
      <w:r>
        <w:t xml:space="preserve"> 55</w:t>
      </w:r>
    </w:p>
    <w:p w14:paraId="09328722" w14:textId="77777777" w:rsidR="008667A0" w:rsidRDefault="00165603">
      <w:r>
        <w:rPr>
          <w:noProof/>
        </w:rPr>
        <w:drawing>
          <wp:inline distT="0" distB="0" distL="0" distR="0" wp14:anchorId="71E1E5CD" wp14:editId="0239EAA7">
            <wp:extent cx="2971800" cy="2228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chisonSMA 550Volatility_Return.png"/>
                    <pic:cNvPicPr/>
                  </pic:nvPicPr>
                  <pic:blipFill>
                    <a:blip r:embed="rId16"/>
                    <a:stretch>
                      <a:fillRect/>
                    </a:stretch>
                  </pic:blipFill>
                  <pic:spPr>
                    <a:xfrm>
                      <a:off x="0" y="0"/>
                      <a:ext cx="2971800" cy="2228850"/>
                    </a:xfrm>
                    <a:prstGeom prst="rect">
                      <a:avLst/>
                    </a:prstGeom>
                  </pic:spPr>
                </pic:pic>
              </a:graphicData>
            </a:graphic>
          </wp:inline>
        </w:drawing>
      </w:r>
      <w:r>
        <w:rPr>
          <w:noProof/>
        </w:rPr>
        <w:drawing>
          <wp:inline distT="0" distB="0" distL="0" distR="0" wp14:anchorId="02EBC1D8" wp14:editId="29781F4A">
            <wp:extent cx="2971800" cy="22288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chisonSMA 551Volatility_Return.png"/>
                    <pic:cNvPicPr/>
                  </pic:nvPicPr>
                  <pic:blipFill>
                    <a:blip r:embed="rId17"/>
                    <a:stretch>
                      <a:fillRect/>
                    </a:stretch>
                  </pic:blipFill>
                  <pic:spPr>
                    <a:xfrm>
                      <a:off x="0" y="0"/>
                      <a:ext cx="2971800" cy="2228850"/>
                    </a:xfrm>
                    <a:prstGeom prst="rect">
                      <a:avLst/>
                    </a:prstGeom>
                  </pic:spPr>
                </pic:pic>
              </a:graphicData>
            </a:graphic>
          </wp:inline>
        </w:drawing>
      </w:r>
    </w:p>
    <w:p w14:paraId="7406095E" w14:textId="77777777" w:rsidR="008D4F73" w:rsidRDefault="008D4F73">
      <w:pPr>
        <w:pStyle w:val="BodyStyle"/>
      </w:pPr>
    </w:p>
    <w:p w14:paraId="39309023" w14:textId="17167345" w:rsidR="008D4F73" w:rsidRDefault="008D4F73" w:rsidP="008D4F73">
      <w:pPr>
        <w:pStyle w:val="BoldBody"/>
      </w:pPr>
      <w:r>
        <w:t>Active 70</w:t>
      </w:r>
    </w:p>
    <w:p w14:paraId="55304845" w14:textId="4F04E923" w:rsidR="008667A0" w:rsidRDefault="00165603">
      <w:pPr>
        <w:pStyle w:val="BodyStyle"/>
      </w:pPr>
      <w:r>
        <w:t xml:space="preserve">Figure 4 below shows the return and volatility of current and randomised allocations for </w:t>
      </w:r>
      <w:r w:rsidR="00E24120">
        <w:t>Active</w:t>
      </w:r>
      <w:r>
        <w:t xml:space="preserve"> 70 under different scenarios. The </w:t>
      </w:r>
      <w:proofErr w:type="spellStart"/>
      <w:r>
        <w:t>color</w:t>
      </w:r>
      <w:proofErr w:type="spellEnd"/>
      <w:r>
        <w:t xml:space="preserve"> gradients represent the Sharpe ratios of randomised portfolios with dark green referring to a higher value. The results for the current SAA are marked as orange.</w:t>
      </w:r>
    </w:p>
    <w:p w14:paraId="385172FB" w14:textId="78BCCB27" w:rsidR="008667A0" w:rsidRDefault="00165603">
      <w:pPr>
        <w:pStyle w:val="T-Title"/>
      </w:pPr>
      <w:r>
        <w:t xml:space="preserve">Figure 4: </w:t>
      </w:r>
      <w:r w:rsidR="008D4F73">
        <w:t>Historical and Forecast Scenario</w:t>
      </w:r>
      <w:r>
        <w:t xml:space="preserve"> of </w:t>
      </w:r>
      <w:r w:rsidR="00E24120">
        <w:t>Active</w:t>
      </w:r>
      <w:r>
        <w:t xml:space="preserve"> 70</w:t>
      </w:r>
    </w:p>
    <w:p w14:paraId="27B4E0F3" w14:textId="77777777" w:rsidR="008667A0" w:rsidRDefault="00165603">
      <w:r>
        <w:rPr>
          <w:noProof/>
        </w:rPr>
        <w:drawing>
          <wp:inline distT="0" distB="0" distL="0" distR="0" wp14:anchorId="00551D9E" wp14:editId="5C5DEA06">
            <wp:extent cx="2971800" cy="22288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chisonSMA 700Volatility_Return.png"/>
                    <pic:cNvPicPr/>
                  </pic:nvPicPr>
                  <pic:blipFill>
                    <a:blip r:embed="rId18"/>
                    <a:stretch>
                      <a:fillRect/>
                    </a:stretch>
                  </pic:blipFill>
                  <pic:spPr>
                    <a:xfrm>
                      <a:off x="0" y="0"/>
                      <a:ext cx="2971800" cy="2228850"/>
                    </a:xfrm>
                    <a:prstGeom prst="rect">
                      <a:avLst/>
                    </a:prstGeom>
                  </pic:spPr>
                </pic:pic>
              </a:graphicData>
            </a:graphic>
          </wp:inline>
        </w:drawing>
      </w:r>
      <w:r>
        <w:rPr>
          <w:noProof/>
        </w:rPr>
        <w:drawing>
          <wp:inline distT="0" distB="0" distL="0" distR="0" wp14:anchorId="19E7C7CB" wp14:editId="6BE86FEA">
            <wp:extent cx="2971800" cy="22288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chisonSMA 701Volatility_Return.png"/>
                    <pic:cNvPicPr/>
                  </pic:nvPicPr>
                  <pic:blipFill>
                    <a:blip r:embed="rId19"/>
                    <a:stretch>
                      <a:fillRect/>
                    </a:stretch>
                  </pic:blipFill>
                  <pic:spPr>
                    <a:xfrm>
                      <a:off x="0" y="0"/>
                      <a:ext cx="2971800" cy="2228850"/>
                    </a:xfrm>
                    <a:prstGeom prst="rect">
                      <a:avLst/>
                    </a:prstGeom>
                  </pic:spPr>
                </pic:pic>
              </a:graphicData>
            </a:graphic>
          </wp:inline>
        </w:drawing>
      </w:r>
    </w:p>
    <w:p w14:paraId="612694FB" w14:textId="4905D268" w:rsidR="008667A0" w:rsidRDefault="008667A0">
      <w:pPr>
        <w:pStyle w:val="BodyStyle"/>
      </w:pPr>
    </w:p>
    <w:p w14:paraId="2A0A33EB" w14:textId="77777777" w:rsidR="00B729DA" w:rsidRDefault="00B729DA" w:rsidP="008D4F73">
      <w:pPr>
        <w:pStyle w:val="BoldBody"/>
      </w:pPr>
    </w:p>
    <w:p w14:paraId="3435E73D" w14:textId="77777777" w:rsidR="00B729DA" w:rsidRDefault="00B729DA" w:rsidP="008D4F73">
      <w:pPr>
        <w:pStyle w:val="BoldBody"/>
      </w:pPr>
    </w:p>
    <w:p w14:paraId="5833FB54" w14:textId="77777777" w:rsidR="00B729DA" w:rsidRDefault="00B729DA" w:rsidP="008D4F73">
      <w:pPr>
        <w:pStyle w:val="BoldBody"/>
      </w:pPr>
    </w:p>
    <w:p w14:paraId="1F42814E" w14:textId="77777777" w:rsidR="00B729DA" w:rsidRDefault="00B729DA" w:rsidP="008D4F73">
      <w:pPr>
        <w:pStyle w:val="BoldBody"/>
      </w:pPr>
    </w:p>
    <w:p w14:paraId="74D2415F" w14:textId="77777777" w:rsidR="00B729DA" w:rsidRDefault="00B729DA" w:rsidP="008D4F73">
      <w:pPr>
        <w:pStyle w:val="BoldBody"/>
      </w:pPr>
    </w:p>
    <w:p w14:paraId="6DB9F93F" w14:textId="77777777" w:rsidR="00B729DA" w:rsidRDefault="00B729DA" w:rsidP="008D4F73">
      <w:pPr>
        <w:pStyle w:val="BoldBody"/>
      </w:pPr>
    </w:p>
    <w:p w14:paraId="7B136B80" w14:textId="4122C3AF" w:rsidR="008D4F73" w:rsidRDefault="008D4F73" w:rsidP="008D4F73">
      <w:pPr>
        <w:pStyle w:val="BoldBody"/>
      </w:pPr>
      <w:r>
        <w:lastRenderedPageBreak/>
        <w:t>Active 85</w:t>
      </w:r>
    </w:p>
    <w:p w14:paraId="202E3EB2" w14:textId="444622C0" w:rsidR="008667A0" w:rsidRDefault="00165603">
      <w:pPr>
        <w:pStyle w:val="BodyStyle"/>
      </w:pPr>
      <w:r>
        <w:t xml:space="preserve">Figure 5 below shows the return and volatility of current and randomised allocations for </w:t>
      </w:r>
      <w:r w:rsidR="00E24120">
        <w:t>Active</w:t>
      </w:r>
      <w:r>
        <w:t xml:space="preserve"> 85 under different scenarios. The </w:t>
      </w:r>
      <w:proofErr w:type="spellStart"/>
      <w:r>
        <w:t>color</w:t>
      </w:r>
      <w:proofErr w:type="spellEnd"/>
      <w:r>
        <w:t xml:space="preserve"> gradients represent the Sharpe ratios of randomised portfolios with dark green referring to a higher value. The results for the current SAA and recommended SAA are marked as orange.</w:t>
      </w:r>
    </w:p>
    <w:p w14:paraId="29280084" w14:textId="5C9751DE" w:rsidR="008667A0" w:rsidRDefault="00165603">
      <w:pPr>
        <w:pStyle w:val="T-Title"/>
      </w:pPr>
      <w:r>
        <w:t xml:space="preserve">Figure 5: </w:t>
      </w:r>
      <w:r w:rsidR="008D4F73">
        <w:t xml:space="preserve">Historical and Forecast Scenario </w:t>
      </w:r>
      <w:r>
        <w:t xml:space="preserve">of </w:t>
      </w:r>
      <w:r w:rsidR="00E24120">
        <w:t>Active</w:t>
      </w:r>
      <w:r>
        <w:t xml:space="preserve"> 85</w:t>
      </w:r>
    </w:p>
    <w:p w14:paraId="7EA89739" w14:textId="77777777" w:rsidR="008667A0" w:rsidRDefault="00165603">
      <w:r>
        <w:rPr>
          <w:noProof/>
        </w:rPr>
        <w:drawing>
          <wp:inline distT="0" distB="0" distL="0" distR="0" wp14:anchorId="4F1A548D" wp14:editId="402A7878">
            <wp:extent cx="2971800" cy="22288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chisonSMA 850Volatility_Return.png"/>
                    <pic:cNvPicPr/>
                  </pic:nvPicPr>
                  <pic:blipFill>
                    <a:blip r:embed="rId20"/>
                    <a:stretch>
                      <a:fillRect/>
                    </a:stretch>
                  </pic:blipFill>
                  <pic:spPr>
                    <a:xfrm>
                      <a:off x="0" y="0"/>
                      <a:ext cx="2971800" cy="2228850"/>
                    </a:xfrm>
                    <a:prstGeom prst="rect">
                      <a:avLst/>
                    </a:prstGeom>
                  </pic:spPr>
                </pic:pic>
              </a:graphicData>
            </a:graphic>
          </wp:inline>
        </w:drawing>
      </w:r>
      <w:r>
        <w:rPr>
          <w:noProof/>
        </w:rPr>
        <w:drawing>
          <wp:inline distT="0" distB="0" distL="0" distR="0" wp14:anchorId="385C65DE" wp14:editId="4BBCBA0F">
            <wp:extent cx="2971800" cy="22288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chisonSMA 851Volatility_Return.png"/>
                    <pic:cNvPicPr/>
                  </pic:nvPicPr>
                  <pic:blipFill>
                    <a:blip r:embed="rId21"/>
                    <a:stretch>
                      <a:fillRect/>
                    </a:stretch>
                  </pic:blipFill>
                  <pic:spPr>
                    <a:xfrm>
                      <a:off x="0" y="0"/>
                      <a:ext cx="2971800" cy="2228850"/>
                    </a:xfrm>
                    <a:prstGeom prst="rect">
                      <a:avLst/>
                    </a:prstGeom>
                  </pic:spPr>
                </pic:pic>
              </a:graphicData>
            </a:graphic>
          </wp:inline>
        </w:drawing>
      </w:r>
    </w:p>
    <w:p w14:paraId="19BCB1C7" w14:textId="77777777" w:rsidR="00B729DA" w:rsidRDefault="00B729DA">
      <w:pPr>
        <w:pStyle w:val="BodyStyle"/>
      </w:pPr>
    </w:p>
    <w:p w14:paraId="5C653EC8" w14:textId="3326568C" w:rsidR="00B729DA" w:rsidRDefault="00B729DA" w:rsidP="00B729DA">
      <w:pPr>
        <w:pStyle w:val="BoldBody"/>
      </w:pPr>
      <w:r>
        <w:t>Active 100</w:t>
      </w:r>
    </w:p>
    <w:p w14:paraId="385B21C1" w14:textId="76FCD430" w:rsidR="008667A0" w:rsidRDefault="00165603">
      <w:pPr>
        <w:pStyle w:val="BodyStyle"/>
      </w:pPr>
      <w:r>
        <w:t xml:space="preserve">Figure 6 below shows the return and volatility of current and randomised allocations for </w:t>
      </w:r>
      <w:r w:rsidR="00E24120">
        <w:t>Active</w:t>
      </w:r>
      <w:r>
        <w:t xml:space="preserve"> 100 under different scenarios. The </w:t>
      </w:r>
      <w:proofErr w:type="spellStart"/>
      <w:r>
        <w:t>color</w:t>
      </w:r>
      <w:proofErr w:type="spellEnd"/>
      <w:r>
        <w:t xml:space="preserve"> gradients represent the Sharpe ratios of randomised portfolios with dark green referring to a higher value. The results for the current SAA and recommended SAA are marked as orange.</w:t>
      </w:r>
    </w:p>
    <w:p w14:paraId="1B2AAFD9" w14:textId="2B60528D" w:rsidR="008667A0" w:rsidRDefault="00165603">
      <w:pPr>
        <w:pStyle w:val="T-Title"/>
      </w:pPr>
      <w:r>
        <w:t xml:space="preserve">Figure 6: </w:t>
      </w:r>
      <w:r w:rsidR="008D4F73">
        <w:t>Historical and Forecast Scenario</w:t>
      </w:r>
      <w:r>
        <w:t xml:space="preserve"> of </w:t>
      </w:r>
      <w:r w:rsidR="00E24120">
        <w:t>Active</w:t>
      </w:r>
      <w:r>
        <w:t xml:space="preserve"> 100</w:t>
      </w:r>
    </w:p>
    <w:p w14:paraId="4FA8DD4A" w14:textId="77777777" w:rsidR="008667A0" w:rsidRDefault="00165603">
      <w:r>
        <w:rPr>
          <w:noProof/>
        </w:rPr>
        <w:drawing>
          <wp:inline distT="0" distB="0" distL="0" distR="0" wp14:anchorId="223AA512" wp14:editId="3EDB724A">
            <wp:extent cx="2971800" cy="22288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chisonSMA 1000Volatility_Return.png"/>
                    <pic:cNvPicPr/>
                  </pic:nvPicPr>
                  <pic:blipFill>
                    <a:blip r:embed="rId22"/>
                    <a:stretch>
                      <a:fillRect/>
                    </a:stretch>
                  </pic:blipFill>
                  <pic:spPr>
                    <a:xfrm>
                      <a:off x="0" y="0"/>
                      <a:ext cx="2971800" cy="2228850"/>
                    </a:xfrm>
                    <a:prstGeom prst="rect">
                      <a:avLst/>
                    </a:prstGeom>
                  </pic:spPr>
                </pic:pic>
              </a:graphicData>
            </a:graphic>
          </wp:inline>
        </w:drawing>
      </w:r>
      <w:r>
        <w:rPr>
          <w:noProof/>
        </w:rPr>
        <w:drawing>
          <wp:inline distT="0" distB="0" distL="0" distR="0" wp14:anchorId="03BC570E" wp14:editId="6B646337">
            <wp:extent cx="2971800" cy="22288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chisonSMA 1001Volatility_Return.png"/>
                    <pic:cNvPicPr/>
                  </pic:nvPicPr>
                  <pic:blipFill>
                    <a:blip r:embed="rId23"/>
                    <a:stretch>
                      <a:fillRect/>
                    </a:stretch>
                  </pic:blipFill>
                  <pic:spPr>
                    <a:xfrm>
                      <a:off x="0" y="0"/>
                      <a:ext cx="2971800" cy="2228850"/>
                    </a:xfrm>
                    <a:prstGeom prst="rect">
                      <a:avLst/>
                    </a:prstGeom>
                  </pic:spPr>
                </pic:pic>
              </a:graphicData>
            </a:graphic>
          </wp:inline>
        </w:drawing>
      </w:r>
    </w:p>
    <w:p w14:paraId="1C3E4856" w14:textId="77777777" w:rsidR="008667A0" w:rsidRDefault="00165603">
      <w:r>
        <w:br w:type="page"/>
      </w:r>
    </w:p>
    <w:p w14:paraId="1C69C6AA" w14:textId="77777777" w:rsidR="008667A0" w:rsidRDefault="00165603">
      <w:pPr>
        <w:pStyle w:val="Heading1"/>
      </w:pPr>
      <w:bookmarkStart w:id="2420" w:name="_Toc147237950"/>
      <w:r>
        <w:lastRenderedPageBreak/>
        <w:t>Appendix B – Scenario Stress Testing</w:t>
      </w:r>
      <w:bookmarkEnd w:id="2420"/>
    </w:p>
    <w:p w14:paraId="20F71CCF" w14:textId="77777777" w:rsidR="008667A0" w:rsidRDefault="00165603">
      <w:pPr>
        <w:pStyle w:val="Heading2"/>
      </w:pPr>
      <w:bookmarkStart w:id="2421" w:name="_Toc147237951"/>
      <w:r>
        <w:t>Background</w:t>
      </w:r>
      <w:bookmarkEnd w:id="2421"/>
    </w:p>
    <w:p w14:paraId="4318FBC1" w14:textId="77777777" w:rsidR="008667A0" w:rsidRDefault="00165603">
      <w:pPr>
        <w:pStyle w:val="BodyStyle"/>
      </w:pPr>
      <w:r>
        <w:t>In July 2013, APRA released Prudential Standard SPS 530 ‘Investment Governance’ for RSE licensees to implement a framework to understand and gauge how severe the impact on a Fund’s investment performance would be in the event of an extraordinary market condition. Among the requirements for the framework is for an RSE licensee to conduct appropriate stress testing scenarios for each investment strategy.</w:t>
      </w:r>
    </w:p>
    <w:p w14:paraId="307EEAB0" w14:textId="77777777" w:rsidR="008667A0" w:rsidRDefault="00165603">
      <w:pPr>
        <w:pStyle w:val="BodyStyle"/>
      </w:pPr>
      <w:r>
        <w:t>To meet APRA’s prudential standard, the Asset Consultant has been commissioned by the Trustee of the Trust to develop and conduct scenario stress testing on Atchison based on the proposed SAA.</w:t>
      </w:r>
    </w:p>
    <w:p w14:paraId="0FFE3809" w14:textId="77777777" w:rsidR="008667A0" w:rsidRDefault="00165603">
      <w:pPr>
        <w:pStyle w:val="BodyStyle"/>
      </w:pPr>
      <w:r>
        <w:t>A range of stress testing scenarios have been developed and conducted on Atchison.</w:t>
      </w:r>
    </w:p>
    <w:p w14:paraId="26B8596F" w14:textId="77777777" w:rsidR="008667A0" w:rsidRDefault="00165603">
      <w:pPr>
        <w:pStyle w:val="BodyStyle"/>
      </w:pPr>
      <w:r>
        <w:t>The Asset Consultant has considered the following when conducting stress testing scenarios:</w:t>
      </w:r>
    </w:p>
    <w:p w14:paraId="094BB897" w14:textId="77777777" w:rsidR="008667A0" w:rsidRDefault="00165603">
      <w:pPr>
        <w:pStyle w:val="listbullet0"/>
      </w:pPr>
      <w:r>
        <w:t>Strategic asset allocations</w:t>
      </w:r>
    </w:p>
    <w:p w14:paraId="38F53459" w14:textId="77777777" w:rsidR="008667A0" w:rsidRDefault="00165603">
      <w:pPr>
        <w:pStyle w:val="listbullet0"/>
      </w:pPr>
      <w:r>
        <w:t>Return objectives</w:t>
      </w:r>
    </w:p>
    <w:p w14:paraId="31E61CB7" w14:textId="77777777" w:rsidR="008667A0" w:rsidRDefault="00165603">
      <w:pPr>
        <w:pStyle w:val="listbullet0"/>
      </w:pPr>
      <w:r>
        <w:t>Risk factors that can influence major asset classes</w:t>
      </w:r>
    </w:p>
    <w:p w14:paraId="63E85EE9" w14:textId="77777777" w:rsidR="008667A0" w:rsidRDefault="00165603">
      <w:pPr>
        <w:pStyle w:val="BodyStyle"/>
      </w:pPr>
      <w:r>
        <w:t>Scenario stress testing has considered risk factors in nominated asset classes, asset allocation and investment objectives of Atchison.</w:t>
      </w:r>
    </w:p>
    <w:p w14:paraId="648E06F4" w14:textId="77777777" w:rsidR="008667A0" w:rsidRDefault="00165603">
      <w:pPr>
        <w:pStyle w:val="BodyStyle"/>
      </w:pPr>
      <w:r>
        <w:t>The trigger level has been determined for Atchison.</w:t>
      </w:r>
    </w:p>
    <w:p w14:paraId="37ADB793" w14:textId="77777777" w:rsidR="008667A0" w:rsidRDefault="00165603">
      <w:pPr>
        <w:pStyle w:val="listbullet0"/>
      </w:pPr>
      <w:r>
        <w:t>A breach of the trigger level i.e. a defined loss or minimum return to be achieved by Atchison in any one year may prompt a review of the causes of the loss and/or reconsider the ongoing suitability of the underlying strategy</w:t>
      </w:r>
    </w:p>
    <w:p w14:paraId="1E6862B0" w14:textId="77777777" w:rsidR="008667A0" w:rsidRDefault="00165603">
      <w:pPr>
        <w:pStyle w:val="BodyStyle"/>
      </w:pPr>
      <w:r>
        <w:t>The performances of P1 (the most volatile portfolio) and P2 (the least volatile portfolio) are presented in Tables 33 &amp; 34 &amp; 35, alongside the strategic asset allocation.</w:t>
      </w:r>
    </w:p>
    <w:p w14:paraId="259EBD13" w14:textId="77777777" w:rsidR="008667A0" w:rsidRDefault="00165603">
      <w:pPr>
        <w:pStyle w:val="Heading2"/>
      </w:pPr>
      <w:bookmarkStart w:id="2422" w:name="_Toc147237952"/>
      <w:r>
        <w:t>Investment Option</w:t>
      </w:r>
      <w:bookmarkEnd w:id="2422"/>
    </w:p>
    <w:p w14:paraId="55C85226" w14:textId="77777777" w:rsidR="008667A0" w:rsidRDefault="00165603">
      <w:pPr>
        <w:pStyle w:val="BodyStyle"/>
      </w:pPr>
      <w:r>
        <w:t>Following this review of the underlying investment strategies of Atchison, scenario stress testing is being conducted on recommended SAA and investment objective incorporating the Asset Consultants historical and forecast returns and volatilities per asset class.</w:t>
      </w:r>
    </w:p>
    <w:p w14:paraId="01046A41" w14:textId="77777777" w:rsidR="008667A0" w:rsidRDefault="00165603">
      <w:pPr>
        <w:pStyle w:val="BodyStyle"/>
      </w:pPr>
      <w:r>
        <w:t>The recommended investment objective of the Atchison and respective Standard Risk Measure (SRM - as a measure of risk) is presented in Table 25 below.</w:t>
      </w:r>
    </w:p>
    <w:p w14:paraId="216CE90D" w14:textId="77777777" w:rsidR="008667A0" w:rsidRDefault="00165603">
      <w:pPr>
        <w:pStyle w:val="T-Title"/>
      </w:pPr>
      <w:r>
        <w:t>Table 25: Investment Objective</w:t>
      </w:r>
    </w:p>
    <w:tbl>
      <w:tblPr>
        <w:tblStyle w:val="Table2"/>
        <w:tblW w:w="0" w:type="auto"/>
        <w:tblLook w:val="04A0" w:firstRow="1" w:lastRow="0" w:firstColumn="1" w:lastColumn="0" w:noHBand="0" w:noVBand="1"/>
      </w:tblPr>
      <w:tblGrid>
        <w:gridCol w:w="3210"/>
        <w:gridCol w:w="3211"/>
        <w:gridCol w:w="3211"/>
      </w:tblGrid>
      <w:tr w:rsidR="008667A0" w14:paraId="7D7E382E"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tcPr>
          <w:p w14:paraId="6A355C5B" w14:textId="77777777" w:rsidR="008667A0" w:rsidRDefault="00165603">
            <w:r>
              <w:t>Investment Strategy</w:t>
            </w:r>
          </w:p>
        </w:tc>
        <w:tc>
          <w:tcPr>
            <w:tcW w:w="3211" w:type="dxa"/>
          </w:tcPr>
          <w:p w14:paraId="1C250316" w14:textId="77777777" w:rsidR="008667A0" w:rsidRDefault="00165603">
            <w:pPr>
              <w:cnfStyle w:val="100000000000" w:firstRow="1" w:lastRow="0" w:firstColumn="0" w:lastColumn="0" w:oddVBand="0" w:evenVBand="0" w:oddHBand="0" w:evenHBand="0" w:firstRowFirstColumn="0" w:firstRowLastColumn="0" w:lastRowFirstColumn="0" w:lastRowLastColumn="0"/>
            </w:pPr>
            <w:r>
              <w:t>Investment Objectives</w:t>
            </w:r>
          </w:p>
        </w:tc>
        <w:tc>
          <w:tcPr>
            <w:tcW w:w="3211" w:type="dxa"/>
          </w:tcPr>
          <w:p w14:paraId="52F43410" w14:textId="77777777" w:rsidR="008667A0" w:rsidRDefault="00165603">
            <w:pPr>
              <w:cnfStyle w:val="100000000000" w:firstRow="1" w:lastRow="0" w:firstColumn="0" w:lastColumn="0" w:oddVBand="0" w:evenVBand="0" w:oddHBand="0" w:evenHBand="0" w:firstRowFirstColumn="0" w:firstRowLastColumn="0" w:lastRowFirstColumn="0" w:lastRowLastColumn="0"/>
            </w:pPr>
            <w:r>
              <w:t>Risk Objectives</w:t>
            </w:r>
          </w:p>
        </w:tc>
      </w:tr>
      <w:tr w:rsidR="008667A0" w14:paraId="5D30FE03"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6E3E2BE7" w14:textId="7037622F" w:rsidR="008667A0" w:rsidRDefault="00165603">
            <w:r>
              <w:t xml:space="preserve">Atchison </w:t>
            </w:r>
            <w:r w:rsidR="00E24120">
              <w:t>Active</w:t>
            </w:r>
            <w:r>
              <w:t xml:space="preserve"> 20</w:t>
            </w:r>
          </w:p>
        </w:tc>
        <w:tc>
          <w:tcPr>
            <w:tcW w:w="3211" w:type="dxa"/>
          </w:tcPr>
          <w:p w14:paraId="62272C09" w14:textId="77777777" w:rsidR="008667A0" w:rsidRDefault="00165603">
            <w:pPr>
              <w:cnfStyle w:val="000000000000" w:firstRow="0" w:lastRow="0" w:firstColumn="0" w:lastColumn="0" w:oddVBand="0" w:evenVBand="0" w:oddHBand="0" w:evenHBand="0" w:firstRowFirstColumn="0" w:firstRowLastColumn="0" w:lastRowFirstColumn="0" w:lastRowLastColumn="0"/>
            </w:pPr>
            <w:r>
              <w:t>CPI+0.5% pa over rolling 3-year periods</w:t>
            </w:r>
          </w:p>
        </w:tc>
        <w:tc>
          <w:tcPr>
            <w:tcW w:w="3211" w:type="dxa"/>
          </w:tcPr>
          <w:p w14:paraId="13D13D7F"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 (Medium)</w:t>
            </w:r>
          </w:p>
        </w:tc>
      </w:tr>
      <w:tr w:rsidR="008667A0" w14:paraId="42574FF7"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3B8DA0DE" w14:textId="042890F6" w:rsidR="008667A0" w:rsidRDefault="00165603">
            <w:r>
              <w:t xml:space="preserve">Atchison </w:t>
            </w:r>
            <w:r w:rsidR="00E24120">
              <w:t>Active</w:t>
            </w:r>
            <w:r>
              <w:t xml:space="preserve"> 40</w:t>
            </w:r>
          </w:p>
        </w:tc>
        <w:tc>
          <w:tcPr>
            <w:tcW w:w="3211" w:type="dxa"/>
          </w:tcPr>
          <w:p w14:paraId="43612E14" w14:textId="77777777" w:rsidR="008667A0" w:rsidRDefault="00165603">
            <w:pPr>
              <w:cnfStyle w:val="000000000000" w:firstRow="0" w:lastRow="0" w:firstColumn="0" w:lastColumn="0" w:oddVBand="0" w:evenVBand="0" w:oddHBand="0" w:evenHBand="0" w:firstRowFirstColumn="0" w:firstRowLastColumn="0" w:lastRowFirstColumn="0" w:lastRowLastColumn="0"/>
            </w:pPr>
            <w:r>
              <w:t>CPI+1.0% pa over rolling 5-year periods</w:t>
            </w:r>
          </w:p>
        </w:tc>
        <w:tc>
          <w:tcPr>
            <w:tcW w:w="3211" w:type="dxa"/>
          </w:tcPr>
          <w:p w14:paraId="02318F69"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 (Medium)</w:t>
            </w:r>
          </w:p>
        </w:tc>
      </w:tr>
      <w:tr w:rsidR="008667A0" w14:paraId="49B94D0F"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2AA37FA4" w14:textId="000A9560" w:rsidR="008667A0" w:rsidRDefault="00165603">
            <w:r>
              <w:t xml:space="preserve">Atchison </w:t>
            </w:r>
            <w:r w:rsidR="00E24120">
              <w:t>Active</w:t>
            </w:r>
            <w:r>
              <w:t xml:space="preserve"> 55</w:t>
            </w:r>
          </w:p>
        </w:tc>
        <w:tc>
          <w:tcPr>
            <w:tcW w:w="3211" w:type="dxa"/>
          </w:tcPr>
          <w:p w14:paraId="5D6476F1" w14:textId="77777777" w:rsidR="008667A0" w:rsidRDefault="00165603">
            <w:pPr>
              <w:cnfStyle w:val="000000000000" w:firstRow="0" w:lastRow="0" w:firstColumn="0" w:lastColumn="0" w:oddVBand="0" w:evenVBand="0" w:oddHBand="0" w:evenHBand="0" w:firstRowFirstColumn="0" w:firstRowLastColumn="0" w:lastRowFirstColumn="0" w:lastRowLastColumn="0"/>
            </w:pPr>
            <w:r>
              <w:t>CPI+2.0% pa over rolling 7-year periods</w:t>
            </w:r>
          </w:p>
        </w:tc>
        <w:tc>
          <w:tcPr>
            <w:tcW w:w="3211" w:type="dxa"/>
          </w:tcPr>
          <w:p w14:paraId="7233D683"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 (Medium)</w:t>
            </w:r>
          </w:p>
        </w:tc>
      </w:tr>
      <w:tr w:rsidR="008667A0" w14:paraId="57502E62"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64CE20D3" w14:textId="7B1839CA" w:rsidR="008667A0" w:rsidRDefault="00165603">
            <w:r>
              <w:t xml:space="preserve">Atchison </w:t>
            </w:r>
            <w:r w:rsidR="00E24120">
              <w:t>Active</w:t>
            </w:r>
            <w:r>
              <w:t xml:space="preserve"> 70</w:t>
            </w:r>
          </w:p>
        </w:tc>
        <w:tc>
          <w:tcPr>
            <w:tcW w:w="3211" w:type="dxa"/>
          </w:tcPr>
          <w:p w14:paraId="52CE1977" w14:textId="77777777" w:rsidR="008667A0" w:rsidRDefault="00165603">
            <w:pPr>
              <w:cnfStyle w:val="000000000000" w:firstRow="0" w:lastRow="0" w:firstColumn="0" w:lastColumn="0" w:oddVBand="0" w:evenVBand="0" w:oddHBand="0" w:evenHBand="0" w:firstRowFirstColumn="0" w:firstRowLastColumn="0" w:lastRowFirstColumn="0" w:lastRowLastColumn="0"/>
            </w:pPr>
            <w:r>
              <w:t>CPI+3.0% pa over rolling 8-year periods</w:t>
            </w:r>
          </w:p>
        </w:tc>
        <w:tc>
          <w:tcPr>
            <w:tcW w:w="3211" w:type="dxa"/>
          </w:tcPr>
          <w:p w14:paraId="47B3C9C4"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 (Medium)</w:t>
            </w:r>
          </w:p>
        </w:tc>
      </w:tr>
      <w:tr w:rsidR="008667A0" w14:paraId="175D8E90"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3A1038B3" w14:textId="55A6FF0E" w:rsidR="008667A0" w:rsidRDefault="00165603">
            <w:r>
              <w:t xml:space="preserve">Atchison </w:t>
            </w:r>
            <w:r w:rsidR="00E24120">
              <w:t>Active</w:t>
            </w:r>
            <w:r>
              <w:t xml:space="preserve"> 85</w:t>
            </w:r>
          </w:p>
        </w:tc>
        <w:tc>
          <w:tcPr>
            <w:tcW w:w="3211" w:type="dxa"/>
          </w:tcPr>
          <w:p w14:paraId="1B5BEF5D" w14:textId="77777777" w:rsidR="008667A0" w:rsidRDefault="00165603">
            <w:pPr>
              <w:cnfStyle w:val="000000000000" w:firstRow="0" w:lastRow="0" w:firstColumn="0" w:lastColumn="0" w:oddVBand="0" w:evenVBand="0" w:oddHBand="0" w:evenHBand="0" w:firstRowFirstColumn="0" w:firstRowLastColumn="0" w:lastRowFirstColumn="0" w:lastRowLastColumn="0"/>
            </w:pPr>
            <w:r>
              <w:t>CPI+4.0% pa over rolling 10-year periods</w:t>
            </w:r>
          </w:p>
        </w:tc>
        <w:tc>
          <w:tcPr>
            <w:tcW w:w="3211" w:type="dxa"/>
          </w:tcPr>
          <w:p w14:paraId="30FA8F70" w14:textId="77777777" w:rsidR="008667A0" w:rsidRDefault="00165603">
            <w:pPr>
              <w:cnfStyle w:val="000000000000" w:firstRow="0" w:lastRow="0" w:firstColumn="0" w:lastColumn="0" w:oddVBand="0" w:evenVBand="0" w:oddHBand="0" w:evenHBand="0" w:firstRowFirstColumn="0" w:firstRowLastColumn="0" w:lastRowFirstColumn="0" w:lastRowLastColumn="0"/>
            </w:pPr>
            <w:r>
              <w:t>4 - 6 (High)</w:t>
            </w:r>
          </w:p>
        </w:tc>
      </w:tr>
      <w:tr w:rsidR="008667A0" w14:paraId="0ED67599"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7B32D9BD" w14:textId="74EDFF9E" w:rsidR="008667A0" w:rsidRDefault="00165603">
            <w:r>
              <w:t xml:space="preserve">Atchison </w:t>
            </w:r>
            <w:r w:rsidR="00E24120">
              <w:t>Active</w:t>
            </w:r>
            <w:r>
              <w:t xml:space="preserve"> 100</w:t>
            </w:r>
          </w:p>
        </w:tc>
        <w:tc>
          <w:tcPr>
            <w:tcW w:w="3211" w:type="dxa"/>
          </w:tcPr>
          <w:p w14:paraId="68D82709" w14:textId="77777777" w:rsidR="008667A0" w:rsidRDefault="00165603">
            <w:pPr>
              <w:cnfStyle w:val="000000000000" w:firstRow="0" w:lastRow="0" w:firstColumn="0" w:lastColumn="0" w:oddVBand="0" w:evenVBand="0" w:oddHBand="0" w:evenHBand="0" w:firstRowFirstColumn="0" w:firstRowLastColumn="0" w:lastRowFirstColumn="0" w:lastRowLastColumn="0"/>
            </w:pPr>
            <w:r>
              <w:t>CPI+5.0% pa over rolling 12-year periods</w:t>
            </w:r>
          </w:p>
        </w:tc>
        <w:tc>
          <w:tcPr>
            <w:tcW w:w="3211" w:type="dxa"/>
          </w:tcPr>
          <w:p w14:paraId="475E7C61" w14:textId="77777777" w:rsidR="008667A0" w:rsidRDefault="00165603">
            <w:pPr>
              <w:cnfStyle w:val="000000000000" w:firstRow="0" w:lastRow="0" w:firstColumn="0" w:lastColumn="0" w:oddVBand="0" w:evenVBand="0" w:oddHBand="0" w:evenHBand="0" w:firstRowFirstColumn="0" w:firstRowLastColumn="0" w:lastRowFirstColumn="0" w:lastRowLastColumn="0"/>
            </w:pPr>
            <w:r>
              <w:t>6 or Greater (Very High)</w:t>
            </w:r>
          </w:p>
        </w:tc>
      </w:tr>
    </w:tbl>
    <w:p w14:paraId="546A38AF" w14:textId="77777777" w:rsidR="008667A0" w:rsidRDefault="00165603">
      <w:pPr>
        <w:pStyle w:val="Heading2"/>
      </w:pPr>
      <w:bookmarkStart w:id="2423" w:name="_Toc147237953"/>
      <w:r>
        <w:lastRenderedPageBreak/>
        <w:t>Risk Factors</w:t>
      </w:r>
      <w:bookmarkEnd w:id="2423"/>
    </w:p>
    <w:p w14:paraId="0A0D8411" w14:textId="77777777" w:rsidR="008667A0" w:rsidRDefault="00165603">
      <w:pPr>
        <w:pStyle w:val="BodyStyle"/>
      </w:pPr>
      <w:r>
        <w:t>The Asset Consultants portfolio construction process takes into consideration forward looking return, volatility of return and correlation forecasts across asset classes. These forecasts represent the aggregation of risk factors and their estimated impact at the asset class level.</w:t>
      </w:r>
    </w:p>
    <w:p w14:paraId="439048A2" w14:textId="77777777" w:rsidR="008667A0" w:rsidRDefault="00165603">
      <w:pPr>
        <w:pStyle w:val="BodyStyle"/>
      </w:pPr>
      <w:r>
        <w:t>Risk factor modelling assists in the assessment of the sensitivity of a portfolio to underlying risk-factors.</w:t>
      </w:r>
    </w:p>
    <w:p w14:paraId="113F3B22" w14:textId="77777777" w:rsidR="008667A0" w:rsidRDefault="00165603">
      <w:pPr>
        <w:pStyle w:val="BodyStyle"/>
      </w:pPr>
      <w:r>
        <w:t>The rationale behind risk-factor modelling is that asset classes represent the grouping of underlying securities or investments which demonstrate similar types of underlying risk characteristics. Risk factors may be broadly divided into systematic and unsystematic categories and have varying types and levels of impact across different asset classes. Unsystematic risk, also known as ‘specific risk’, is the type of uncertainty that comes with the company or industry invested in. Unsystematic risk can be reduced through diversification.</w:t>
      </w:r>
    </w:p>
    <w:p w14:paraId="41CC3761" w14:textId="77777777" w:rsidR="008667A0" w:rsidRDefault="00165603">
      <w:pPr>
        <w:pStyle w:val="BodyStyle"/>
      </w:pPr>
      <w:r>
        <w:t>Changes in the underlying risk-factors are due to changing macro and micro-economic conditions as well as financial market perceptions. These changes drive the risk-return profiles of assets over time and are generally not consistent. This is demonstrated through inconsistent historical asset class correlations across time.</w:t>
      </w:r>
    </w:p>
    <w:p w14:paraId="52756EA3" w14:textId="77777777" w:rsidR="008667A0" w:rsidRDefault="00165603">
      <w:pPr>
        <w:pStyle w:val="Heading3"/>
      </w:pPr>
      <w:bookmarkStart w:id="2424" w:name="_Toc147237954"/>
      <w:r>
        <w:t>Example of Risk Factors</w:t>
      </w:r>
      <w:bookmarkEnd w:id="2424"/>
    </w:p>
    <w:p w14:paraId="7E223A5A" w14:textId="77777777" w:rsidR="008667A0" w:rsidRDefault="00165603">
      <w:pPr>
        <w:pStyle w:val="BodyStyle"/>
      </w:pPr>
      <w:r>
        <w:t>Asset classes and asset sub-classes have different primary risk attributes. Table 26 provides an example of primary risk factors within asset classes.</w:t>
      </w:r>
    </w:p>
    <w:p w14:paraId="0225986B" w14:textId="77777777" w:rsidR="008667A0" w:rsidRDefault="00165603">
      <w:pPr>
        <w:pStyle w:val="T-Title"/>
      </w:pPr>
      <w:r>
        <w:t>Table 26: Indicative Primary Risk Attributes across Asset Classes</w:t>
      </w:r>
    </w:p>
    <w:tbl>
      <w:tblPr>
        <w:tblStyle w:val="Table2"/>
        <w:tblW w:w="0" w:type="auto"/>
        <w:tblLook w:val="04A0" w:firstRow="1" w:lastRow="0" w:firstColumn="1" w:lastColumn="0" w:noHBand="0" w:noVBand="1"/>
      </w:tblPr>
      <w:tblGrid>
        <w:gridCol w:w="2878"/>
        <w:gridCol w:w="1117"/>
        <w:gridCol w:w="1145"/>
        <w:gridCol w:w="1112"/>
        <w:gridCol w:w="1089"/>
        <w:gridCol w:w="1123"/>
        <w:gridCol w:w="1168"/>
      </w:tblGrid>
      <w:tr w:rsidR="008667A0" w14:paraId="476F8C6E"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0" w:type="dxa"/>
          </w:tcPr>
          <w:p w14:paraId="7754EEF3" w14:textId="77777777" w:rsidR="008667A0" w:rsidRDefault="00165603">
            <w:r>
              <w:t>Asset Classes</w:t>
            </w:r>
          </w:p>
        </w:tc>
        <w:tc>
          <w:tcPr>
            <w:tcW w:w="1376" w:type="dxa"/>
          </w:tcPr>
          <w:p w14:paraId="105FD552" w14:textId="77777777" w:rsidR="008667A0" w:rsidRDefault="00165603">
            <w:pPr>
              <w:cnfStyle w:val="100000000000" w:firstRow="1" w:lastRow="0" w:firstColumn="0" w:lastColumn="0" w:oddVBand="0" w:evenVBand="0" w:oddHBand="0" w:evenHBand="0" w:firstRowFirstColumn="0" w:firstRowLastColumn="0" w:lastRowFirstColumn="0" w:lastRowLastColumn="0"/>
            </w:pPr>
            <w:r>
              <w:t>Inflation</w:t>
            </w:r>
          </w:p>
        </w:tc>
        <w:tc>
          <w:tcPr>
            <w:tcW w:w="1376" w:type="dxa"/>
          </w:tcPr>
          <w:p w14:paraId="47876AB4" w14:textId="77777777" w:rsidR="008667A0" w:rsidRDefault="00165603">
            <w:pPr>
              <w:cnfStyle w:val="100000000000" w:firstRow="1" w:lastRow="0" w:firstColumn="0" w:lastColumn="0" w:oddVBand="0" w:evenVBand="0" w:oddHBand="0" w:evenHBand="0" w:firstRowFirstColumn="0" w:firstRowLastColumn="0" w:lastRowFirstColumn="0" w:lastRowLastColumn="0"/>
            </w:pPr>
            <w:r>
              <w:t>Revenue Growth</w:t>
            </w:r>
          </w:p>
        </w:tc>
        <w:tc>
          <w:tcPr>
            <w:tcW w:w="1376" w:type="dxa"/>
          </w:tcPr>
          <w:p w14:paraId="311552E8" w14:textId="77777777" w:rsidR="008667A0" w:rsidRDefault="00165603">
            <w:pPr>
              <w:cnfStyle w:val="100000000000" w:firstRow="1" w:lastRow="0" w:firstColumn="0" w:lastColumn="0" w:oddVBand="0" w:evenVBand="0" w:oddHBand="0" w:evenHBand="0" w:firstRowFirstColumn="0" w:firstRowLastColumn="0" w:lastRowFirstColumn="0" w:lastRowLastColumn="0"/>
            </w:pPr>
            <w:r>
              <w:t>Margins</w:t>
            </w:r>
          </w:p>
        </w:tc>
        <w:tc>
          <w:tcPr>
            <w:tcW w:w="1376" w:type="dxa"/>
          </w:tcPr>
          <w:p w14:paraId="1A1A6E1E" w14:textId="77777777" w:rsidR="008667A0" w:rsidRDefault="00165603">
            <w:pPr>
              <w:cnfStyle w:val="100000000000" w:firstRow="1" w:lastRow="0" w:firstColumn="0" w:lastColumn="0" w:oddVBand="0" w:evenVBand="0" w:oddHBand="0" w:evenHBand="0" w:firstRowFirstColumn="0" w:firstRowLastColumn="0" w:lastRowFirstColumn="0" w:lastRowLastColumn="0"/>
            </w:pPr>
            <w:r>
              <w:t>Interest Rate</w:t>
            </w:r>
          </w:p>
        </w:tc>
        <w:tc>
          <w:tcPr>
            <w:tcW w:w="1376" w:type="dxa"/>
          </w:tcPr>
          <w:p w14:paraId="02FF3497" w14:textId="77777777" w:rsidR="008667A0" w:rsidRDefault="00165603">
            <w:pPr>
              <w:cnfStyle w:val="100000000000" w:firstRow="1" w:lastRow="0" w:firstColumn="0" w:lastColumn="0" w:oddVBand="0" w:evenVBand="0" w:oddHBand="0" w:evenHBand="0" w:firstRowFirstColumn="0" w:firstRowLastColumn="0" w:lastRowFirstColumn="0" w:lastRowLastColumn="0"/>
            </w:pPr>
            <w:r>
              <w:t>Credit Spreads</w:t>
            </w:r>
          </w:p>
        </w:tc>
        <w:tc>
          <w:tcPr>
            <w:tcW w:w="1376" w:type="dxa"/>
          </w:tcPr>
          <w:p w14:paraId="13914778"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Currency</w:t>
            </w:r>
          </w:p>
        </w:tc>
      </w:tr>
      <w:tr w:rsidR="008667A0" w14:paraId="5D1C059B"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1D6B2D88" w14:textId="77777777" w:rsidR="008667A0" w:rsidRDefault="00165603">
            <w:r>
              <w:t>Australian Equities</w:t>
            </w:r>
          </w:p>
        </w:tc>
        <w:tc>
          <w:tcPr>
            <w:tcW w:w="1376" w:type="dxa"/>
          </w:tcPr>
          <w:p w14:paraId="33BE7E84"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2E086C11"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1426810D"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24317E0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19BCB62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77A3AC7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1DF9E4C1"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170FE3F4" w14:textId="77777777" w:rsidR="008667A0" w:rsidRDefault="00165603">
            <w:r>
              <w:t>International Equities</w:t>
            </w:r>
          </w:p>
        </w:tc>
        <w:tc>
          <w:tcPr>
            <w:tcW w:w="1376" w:type="dxa"/>
          </w:tcPr>
          <w:p w14:paraId="57A8B68B"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7E6FE775"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260F621A"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373336D1"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42CAD2AE"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7A01467B"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r>
      <w:tr w:rsidR="008667A0" w14:paraId="609377F5"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16C9948F" w14:textId="77777777" w:rsidR="008667A0" w:rsidRDefault="00165603">
            <w:r>
              <w:t>Australian Listed Property</w:t>
            </w:r>
          </w:p>
        </w:tc>
        <w:tc>
          <w:tcPr>
            <w:tcW w:w="1376" w:type="dxa"/>
          </w:tcPr>
          <w:p w14:paraId="4E5500A0"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2E05C953"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2F094EC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131F9856"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3E23DAA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008745F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0419BBDD"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146DD570" w14:textId="77777777" w:rsidR="008667A0" w:rsidRDefault="00165603">
            <w:r>
              <w:t>International Listed Property</w:t>
            </w:r>
          </w:p>
        </w:tc>
        <w:tc>
          <w:tcPr>
            <w:tcW w:w="1376" w:type="dxa"/>
          </w:tcPr>
          <w:p w14:paraId="54A1EA0D"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629CCFAF"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34D85A0C"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6B03404B"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76C6777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36E180DF"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r>
      <w:tr w:rsidR="008667A0" w14:paraId="2DE219FE"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6A48C062" w14:textId="77777777" w:rsidR="008667A0" w:rsidRDefault="00165603">
            <w:r>
              <w:t>Australian Fixed Interest</w:t>
            </w:r>
          </w:p>
        </w:tc>
        <w:tc>
          <w:tcPr>
            <w:tcW w:w="1376" w:type="dxa"/>
          </w:tcPr>
          <w:p w14:paraId="04096B2A"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7860CB86"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346CC66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4C03EE20"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4DD32EDF"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39B9F46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33E6903D"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560BE171" w14:textId="77777777" w:rsidR="008667A0" w:rsidRDefault="00165603">
            <w:r>
              <w:t>International Fixed Interest</w:t>
            </w:r>
          </w:p>
        </w:tc>
        <w:tc>
          <w:tcPr>
            <w:tcW w:w="1376" w:type="dxa"/>
          </w:tcPr>
          <w:p w14:paraId="20D4806C"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134F76F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6A92CEDE"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1D171A41"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1A56EFE8"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143E44EA"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r>
      <w:tr w:rsidR="008667A0" w14:paraId="19C9B853"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2F3835B9" w14:textId="77777777" w:rsidR="008667A0" w:rsidRDefault="00165603">
            <w:r>
              <w:t>Cash</w:t>
            </w:r>
          </w:p>
        </w:tc>
        <w:tc>
          <w:tcPr>
            <w:tcW w:w="1376" w:type="dxa"/>
          </w:tcPr>
          <w:p w14:paraId="1A71D193"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1B81C64D"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5CA13FE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311D6925"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50577D51"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476F7434"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r>
    </w:tbl>
    <w:p w14:paraId="6AB0FBED" w14:textId="77777777" w:rsidR="008667A0" w:rsidRDefault="00165603">
      <w:pPr>
        <w:pStyle w:val="Heading2"/>
      </w:pPr>
      <w:bookmarkStart w:id="2425" w:name="_Toc147237955"/>
      <w:r>
        <w:t>Methodology</w:t>
      </w:r>
      <w:bookmarkEnd w:id="2425"/>
    </w:p>
    <w:p w14:paraId="22BDA0A5" w14:textId="77777777" w:rsidR="008667A0" w:rsidRDefault="00165603">
      <w:pPr>
        <w:pStyle w:val="Heading3"/>
      </w:pPr>
      <w:bookmarkStart w:id="2426" w:name="_Toc147237956"/>
      <w:r>
        <w:t>Scenario Stress Testing</w:t>
      </w:r>
      <w:bookmarkEnd w:id="2426"/>
    </w:p>
    <w:p w14:paraId="5FC8A2D8" w14:textId="77777777" w:rsidR="008667A0" w:rsidRDefault="00165603">
      <w:pPr>
        <w:pStyle w:val="BodyStyle"/>
      </w:pPr>
      <w:r>
        <w:t xml:space="preserve">Extensive scenario testing of investment returns, the frequency and depth of drawdowns, and investment objective based on the SAA has been conducted for Atchison. </w:t>
      </w:r>
    </w:p>
    <w:p w14:paraId="2F1C2E8F" w14:textId="77777777" w:rsidR="008667A0" w:rsidRDefault="00165603">
      <w:pPr>
        <w:pStyle w:val="listbullet0"/>
      </w:pPr>
      <w:r>
        <w:t>20-year historical analysis has incorporated actual asset class returns generated for each annual period to September 2023</w:t>
      </w:r>
    </w:p>
    <w:p w14:paraId="6732E19D" w14:textId="77777777" w:rsidR="008667A0" w:rsidRDefault="00165603">
      <w:pPr>
        <w:pStyle w:val="listbullet0"/>
      </w:pPr>
      <w:r>
        <w:t>Forecast analysis has utilised randomly generated returns to generate large number of possible scenarios, each simulating asset class performance over periods in alignment with the options’ specific investment objectives</w:t>
      </w:r>
    </w:p>
    <w:p w14:paraId="260630AF" w14:textId="77777777" w:rsidR="008667A0" w:rsidRDefault="00165603">
      <w:pPr>
        <w:pStyle w:val="BodyStyle"/>
      </w:pPr>
      <w:r>
        <w:t>Cholesky modelling has been employed to forecast a set of randomly correlated asset class returns in collaboration with the Asset Consultant asset class return and volatility forecast and the Monte Carlo Simulation modelling to test large number of investment return simulations. A brief overview of the Cholesky decomposition and Monte Carlo Simulation follows.</w:t>
      </w:r>
    </w:p>
    <w:p w14:paraId="56866B96" w14:textId="77777777" w:rsidR="008667A0" w:rsidRDefault="00165603">
      <w:pPr>
        <w:pStyle w:val="Heading3"/>
      </w:pPr>
      <w:bookmarkStart w:id="2427" w:name="_Toc147237957"/>
      <w:r>
        <w:t>Cholesky Modelling</w:t>
      </w:r>
      <w:bookmarkEnd w:id="2427"/>
    </w:p>
    <w:p w14:paraId="7DDA344D" w14:textId="77777777" w:rsidR="008667A0" w:rsidRDefault="00165603">
      <w:pPr>
        <w:pStyle w:val="BodyStyle"/>
      </w:pPr>
      <w:r>
        <w:t xml:space="preserve">Cholesky modelling generates a series of randomly correlated returns on basis of historical asset class returns. The underlying assumption is that correlation of future returns will be similar to historical correlations. </w:t>
      </w:r>
    </w:p>
    <w:p w14:paraId="371573DF" w14:textId="77777777" w:rsidR="008667A0" w:rsidRDefault="00165603">
      <w:pPr>
        <w:pStyle w:val="BodyStyle"/>
      </w:pPr>
      <w:r>
        <w:t>Below is a brief overview of the steps involved in Cholesky modelling.</w:t>
      </w:r>
    </w:p>
    <w:p w14:paraId="4D0AFC44" w14:textId="77777777" w:rsidR="008667A0" w:rsidRDefault="00165603">
      <w:pPr>
        <w:pStyle w:val="listbullet0"/>
      </w:pPr>
      <w:r>
        <w:lastRenderedPageBreak/>
        <w:t>A matrix of historical correlation between asset classes has been calculated over a 20-year period to September 2023. This historical correlation informs the Cholesky decomposition</w:t>
      </w:r>
    </w:p>
    <w:p w14:paraId="397C96C5" w14:textId="77777777" w:rsidR="008667A0" w:rsidRDefault="00165603">
      <w:pPr>
        <w:pStyle w:val="listbullet0"/>
      </w:pPr>
      <w:r>
        <w:t>A large set of uncorrelated return scenarios are generated using the expected return and volatility of return profile of asset classes</w:t>
      </w:r>
    </w:p>
    <w:p w14:paraId="7BB0C3C7" w14:textId="77777777" w:rsidR="008667A0" w:rsidRDefault="00165603">
      <w:pPr>
        <w:pStyle w:val="listbullet0"/>
      </w:pPr>
      <w:r>
        <w:t>The Cholesky decomposition technique transforms the set of uncorrelated returns into returns that are similarly correlated to the historical correlation matrix</w:t>
      </w:r>
    </w:p>
    <w:p w14:paraId="47539CAF" w14:textId="77777777" w:rsidR="008667A0" w:rsidRDefault="00165603">
      <w:pPr>
        <w:pStyle w:val="BodyStyle"/>
      </w:pPr>
      <w:r>
        <w:t>The Cholesky decomposition is commonly used in conjunction with Monte Carlo simulation to run a large range of scenarios. Results of the scenarios are analysed from a statistical perspective.</w:t>
      </w:r>
    </w:p>
    <w:p w14:paraId="6DAEB4EC" w14:textId="77777777" w:rsidR="008667A0" w:rsidRDefault="00165603">
      <w:pPr>
        <w:pStyle w:val="Heading3"/>
      </w:pPr>
      <w:bookmarkStart w:id="2428" w:name="_Toc147237958"/>
      <w:r>
        <w:t>Monte Carlo Simulation Analysis</w:t>
      </w:r>
      <w:bookmarkEnd w:id="2428"/>
    </w:p>
    <w:p w14:paraId="625FA949" w14:textId="77777777" w:rsidR="008667A0" w:rsidRDefault="00165603">
      <w:pPr>
        <w:pStyle w:val="BodyStyle"/>
      </w:pPr>
      <w:r>
        <w:t xml:space="preserve">Monte Carlo simulation is a widely used technique in scenario analysis. Analysis has been conducted by performing 1,000 iterations of randomly generated, Cholesky decomposition correlated asset class returns series. </w:t>
      </w:r>
    </w:p>
    <w:p w14:paraId="0AEE3090" w14:textId="77777777" w:rsidR="008667A0" w:rsidRDefault="00165603">
      <w:pPr>
        <w:pStyle w:val="BodyStyle"/>
      </w:pPr>
      <w:r>
        <w:t>The model subsequently generates a series of probable outputs, from which the average or mean, ranges and 95% confidence limit for a particular test can be observed.</w:t>
      </w:r>
    </w:p>
    <w:p w14:paraId="6EC9AC06" w14:textId="77777777" w:rsidR="008667A0" w:rsidRDefault="00165603">
      <w:pPr>
        <w:pStyle w:val="BodyStyle"/>
      </w:pPr>
      <w:r>
        <w:t>Monte Carlo simulation is a widely used mathematical technique that allows financial analysts and investment managers to account for variability in their process, thus enhancing quantitative analysis and decision-making processes.</w:t>
      </w:r>
    </w:p>
    <w:p w14:paraId="49D9465C" w14:textId="77777777" w:rsidR="008667A0" w:rsidRDefault="00165603">
      <w:pPr>
        <w:pStyle w:val="Heading2"/>
      </w:pPr>
      <w:bookmarkStart w:id="2429" w:name="_Toc147237959"/>
      <w:r>
        <w:t>Historical Analysis – Results</w:t>
      </w:r>
      <w:bookmarkEnd w:id="2429"/>
    </w:p>
    <w:p w14:paraId="2F6D0BB8" w14:textId="77777777" w:rsidR="008667A0" w:rsidRDefault="00165603">
      <w:pPr>
        <w:pStyle w:val="BodyStyle"/>
      </w:pPr>
      <w:r>
        <w:t>The proposed and recommended SAA for Atchison has been stress tested on basis of historical annual asset class returns to September 2023. The analysis assumes that Atchison is rebalanced to the proposed and recommended SAA on an annual frequency.</w:t>
      </w:r>
    </w:p>
    <w:p w14:paraId="05675296" w14:textId="26A82374" w:rsidR="008667A0" w:rsidRDefault="00165603">
      <w:pPr>
        <w:pStyle w:val="BodyStyle"/>
      </w:pPr>
      <w:r>
        <w:t xml:space="preserve">The analysis is founded on market returns from asset classes and therefore does not take into account the </w:t>
      </w:r>
      <w:r w:rsidR="00E24120">
        <w:t>Active</w:t>
      </w:r>
      <w:r>
        <w:t xml:space="preserve"> management of asset classes or sub-classes. </w:t>
      </w:r>
    </w:p>
    <w:p w14:paraId="67D7F591" w14:textId="77777777" w:rsidR="008667A0" w:rsidRDefault="00165603">
      <w:pPr>
        <w:pStyle w:val="Heading3"/>
      </w:pPr>
      <w:bookmarkStart w:id="2430" w:name="_Toc147237960"/>
      <w:r>
        <w:t>Historical Drawdowns</w:t>
      </w:r>
      <w:bookmarkEnd w:id="2430"/>
    </w:p>
    <w:p w14:paraId="62F4BAE7" w14:textId="77777777" w:rsidR="008667A0" w:rsidRDefault="00165603">
      <w:pPr>
        <w:pStyle w:val="BodyStyle"/>
      </w:pPr>
      <w:r>
        <w:t>Atchison has been stress tested through historical drawdown periods. Table 27 demonstrates the market and the Atchison performances during these periods.</w:t>
      </w:r>
    </w:p>
    <w:p w14:paraId="61B31A17" w14:textId="77777777" w:rsidR="008667A0" w:rsidRDefault="00165603">
      <w:pPr>
        <w:pStyle w:val="T-Title"/>
      </w:pPr>
      <w:r>
        <w:t>Table 27: Historical Drawdown</w:t>
      </w:r>
    </w:p>
    <w:tbl>
      <w:tblPr>
        <w:tblStyle w:val="Table2"/>
        <w:tblW w:w="5000" w:type="pct"/>
        <w:tblLook w:val="04A0" w:firstRow="1" w:lastRow="0" w:firstColumn="1" w:lastColumn="0" w:noHBand="0" w:noVBand="1"/>
      </w:tblPr>
      <w:tblGrid>
        <w:gridCol w:w="1029"/>
        <w:gridCol w:w="950"/>
        <w:gridCol w:w="975"/>
        <w:gridCol w:w="967"/>
        <w:gridCol w:w="932"/>
        <w:gridCol w:w="955"/>
        <w:gridCol w:w="954"/>
        <w:gridCol w:w="940"/>
        <w:gridCol w:w="992"/>
        <w:gridCol w:w="938"/>
      </w:tblGrid>
      <w:tr w:rsidR="00356C63" w:rsidRPr="00356C63" w14:paraId="4F50AB72" w14:textId="77777777" w:rsidTr="00356C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pct"/>
          </w:tcPr>
          <w:p w14:paraId="2EFCCCF5" w14:textId="77777777" w:rsidR="008667A0" w:rsidRPr="00356C63" w:rsidRDefault="00165603">
            <w:pPr>
              <w:rPr>
                <w:sz w:val="14"/>
                <w:szCs w:val="18"/>
              </w:rPr>
            </w:pPr>
            <w:r w:rsidRPr="00356C63">
              <w:rPr>
                <w:sz w:val="14"/>
                <w:szCs w:val="18"/>
              </w:rPr>
              <w:t>Categories</w:t>
            </w:r>
          </w:p>
        </w:tc>
        <w:tc>
          <w:tcPr>
            <w:tcW w:w="493" w:type="pct"/>
          </w:tcPr>
          <w:p w14:paraId="334F9C5C" w14:textId="77777777" w:rsidR="008667A0" w:rsidRPr="00356C63" w:rsidRDefault="00165603">
            <w:pPr>
              <w:cnfStyle w:val="100000000000" w:firstRow="1" w:lastRow="0" w:firstColumn="0" w:lastColumn="0" w:oddVBand="0" w:evenVBand="0" w:oddHBand="0" w:evenHBand="0" w:firstRowFirstColumn="0" w:firstRowLastColumn="0" w:lastRowFirstColumn="0" w:lastRowLastColumn="0"/>
              <w:rPr>
                <w:sz w:val="14"/>
                <w:szCs w:val="18"/>
              </w:rPr>
            </w:pPr>
            <w:r w:rsidRPr="00356C63">
              <w:rPr>
                <w:sz w:val="14"/>
                <w:szCs w:val="18"/>
              </w:rPr>
              <w:t>Stock Market Crash (09/1987-10/1987)%</w:t>
            </w:r>
          </w:p>
        </w:tc>
        <w:tc>
          <w:tcPr>
            <w:tcW w:w="506" w:type="pct"/>
          </w:tcPr>
          <w:p w14:paraId="102E4898" w14:textId="77777777" w:rsidR="008667A0" w:rsidRPr="00356C63" w:rsidRDefault="00165603">
            <w:pPr>
              <w:cnfStyle w:val="100000000000" w:firstRow="1" w:lastRow="0" w:firstColumn="0" w:lastColumn="0" w:oddVBand="0" w:evenVBand="0" w:oddHBand="0" w:evenHBand="0" w:firstRowFirstColumn="0" w:firstRowLastColumn="0" w:lastRowFirstColumn="0" w:lastRowLastColumn="0"/>
              <w:rPr>
                <w:sz w:val="14"/>
                <w:szCs w:val="18"/>
              </w:rPr>
            </w:pPr>
            <w:r w:rsidRPr="00356C63">
              <w:rPr>
                <w:sz w:val="14"/>
                <w:szCs w:val="18"/>
              </w:rPr>
              <w:t>Australian Recession (01/1990-01/1991)%</w:t>
            </w:r>
          </w:p>
        </w:tc>
        <w:tc>
          <w:tcPr>
            <w:tcW w:w="502" w:type="pct"/>
          </w:tcPr>
          <w:p w14:paraId="5AA3BA85" w14:textId="77777777" w:rsidR="008667A0" w:rsidRPr="00356C63" w:rsidRDefault="00165603">
            <w:pPr>
              <w:cnfStyle w:val="100000000000" w:firstRow="1" w:lastRow="0" w:firstColumn="0" w:lastColumn="0" w:oddVBand="0" w:evenVBand="0" w:oddHBand="0" w:evenHBand="0" w:firstRowFirstColumn="0" w:firstRowLastColumn="0" w:lastRowFirstColumn="0" w:lastRowLastColumn="0"/>
              <w:rPr>
                <w:sz w:val="14"/>
                <w:szCs w:val="18"/>
              </w:rPr>
            </w:pPr>
            <w:r w:rsidRPr="00356C63">
              <w:rPr>
                <w:sz w:val="14"/>
                <w:szCs w:val="18"/>
              </w:rPr>
              <w:t>Emerging Market Debt Crisis (07/1997-08/1998)%</w:t>
            </w:r>
          </w:p>
        </w:tc>
        <w:tc>
          <w:tcPr>
            <w:tcW w:w="484" w:type="pct"/>
          </w:tcPr>
          <w:p w14:paraId="56376F36" w14:textId="77777777" w:rsidR="008667A0" w:rsidRPr="00356C63" w:rsidRDefault="00165603">
            <w:pPr>
              <w:cnfStyle w:val="100000000000" w:firstRow="1" w:lastRow="0" w:firstColumn="0" w:lastColumn="0" w:oddVBand="0" w:evenVBand="0" w:oddHBand="0" w:evenHBand="0" w:firstRowFirstColumn="0" w:firstRowLastColumn="0" w:lastRowFirstColumn="0" w:lastRowLastColumn="0"/>
              <w:rPr>
                <w:sz w:val="14"/>
                <w:szCs w:val="18"/>
              </w:rPr>
            </w:pPr>
            <w:r w:rsidRPr="00356C63">
              <w:rPr>
                <w:sz w:val="14"/>
                <w:szCs w:val="18"/>
              </w:rPr>
              <w:t>Tech Reck (03/2000-10/2002)%</w:t>
            </w:r>
          </w:p>
        </w:tc>
        <w:tc>
          <w:tcPr>
            <w:tcW w:w="496" w:type="pct"/>
          </w:tcPr>
          <w:p w14:paraId="27B23DDD" w14:textId="77777777" w:rsidR="008667A0" w:rsidRPr="00356C63" w:rsidRDefault="00165603">
            <w:pPr>
              <w:cnfStyle w:val="100000000000" w:firstRow="1" w:lastRow="0" w:firstColumn="0" w:lastColumn="0" w:oddVBand="0" w:evenVBand="0" w:oddHBand="0" w:evenHBand="0" w:firstRowFirstColumn="0" w:firstRowLastColumn="0" w:lastRowFirstColumn="0" w:lastRowLastColumn="0"/>
              <w:rPr>
                <w:sz w:val="14"/>
                <w:szCs w:val="18"/>
              </w:rPr>
            </w:pPr>
            <w:r w:rsidRPr="00356C63">
              <w:rPr>
                <w:sz w:val="14"/>
                <w:szCs w:val="18"/>
              </w:rPr>
              <w:t>Global Financial Crisis (11/2007-02/2009)%</w:t>
            </w:r>
          </w:p>
        </w:tc>
        <w:tc>
          <w:tcPr>
            <w:tcW w:w="495" w:type="pct"/>
          </w:tcPr>
          <w:p w14:paraId="7BFC198E" w14:textId="77777777" w:rsidR="008667A0" w:rsidRPr="00356C63" w:rsidRDefault="00165603">
            <w:pPr>
              <w:cnfStyle w:val="100000000000" w:firstRow="1" w:lastRow="0" w:firstColumn="0" w:lastColumn="0" w:oddVBand="0" w:evenVBand="0" w:oddHBand="0" w:evenHBand="0" w:firstRowFirstColumn="0" w:firstRowLastColumn="0" w:lastRowFirstColumn="0" w:lastRowLastColumn="0"/>
              <w:rPr>
                <w:sz w:val="14"/>
                <w:szCs w:val="18"/>
              </w:rPr>
            </w:pPr>
            <w:r w:rsidRPr="00356C63">
              <w:rPr>
                <w:sz w:val="14"/>
                <w:szCs w:val="18"/>
              </w:rPr>
              <w:t>European Debt Crisis (01/2009-12/2010)%</w:t>
            </w:r>
          </w:p>
        </w:tc>
        <w:tc>
          <w:tcPr>
            <w:tcW w:w="488" w:type="pct"/>
          </w:tcPr>
          <w:p w14:paraId="116D475D" w14:textId="77777777" w:rsidR="008667A0" w:rsidRPr="00356C63" w:rsidRDefault="00165603">
            <w:pPr>
              <w:cnfStyle w:val="100000000000" w:firstRow="1" w:lastRow="0" w:firstColumn="0" w:lastColumn="0" w:oddVBand="0" w:evenVBand="0" w:oddHBand="0" w:evenHBand="0" w:firstRowFirstColumn="0" w:firstRowLastColumn="0" w:lastRowFirstColumn="0" w:lastRowLastColumn="0"/>
              <w:rPr>
                <w:sz w:val="14"/>
                <w:szCs w:val="18"/>
              </w:rPr>
            </w:pPr>
            <w:r w:rsidRPr="00356C63">
              <w:rPr>
                <w:sz w:val="14"/>
                <w:szCs w:val="18"/>
              </w:rPr>
              <w:t>Taper Tantrum (08/2018-12/2018)%</w:t>
            </w:r>
          </w:p>
        </w:tc>
        <w:tc>
          <w:tcPr>
            <w:tcW w:w="515" w:type="pct"/>
          </w:tcPr>
          <w:p w14:paraId="2857681E" w14:textId="77777777" w:rsidR="008667A0" w:rsidRPr="00356C63" w:rsidRDefault="00165603">
            <w:pPr>
              <w:cnfStyle w:val="100000000000" w:firstRow="1" w:lastRow="0" w:firstColumn="0" w:lastColumn="0" w:oddVBand="0" w:evenVBand="0" w:oddHBand="0" w:evenHBand="0" w:firstRowFirstColumn="0" w:firstRowLastColumn="0" w:lastRowFirstColumn="0" w:lastRowLastColumn="0"/>
              <w:rPr>
                <w:sz w:val="14"/>
                <w:szCs w:val="18"/>
              </w:rPr>
            </w:pPr>
            <w:r w:rsidRPr="00356C63">
              <w:rPr>
                <w:sz w:val="14"/>
                <w:szCs w:val="18"/>
              </w:rPr>
              <w:t>Covid-19 Market Drawdown (12/2019-04/2020)%</w:t>
            </w:r>
          </w:p>
        </w:tc>
        <w:tc>
          <w:tcPr>
            <w:tcW w:w="487" w:type="pct"/>
          </w:tcPr>
          <w:p w14:paraId="3C421C9E" w14:textId="77777777" w:rsidR="008667A0" w:rsidRPr="00356C63" w:rsidRDefault="00165603">
            <w:pPr>
              <w:cnfStyle w:val="100000000000" w:firstRow="1" w:lastRow="0" w:firstColumn="0" w:lastColumn="0" w:oddVBand="0" w:evenVBand="0" w:oddHBand="0" w:evenHBand="0" w:firstRowFirstColumn="0" w:firstRowLastColumn="0" w:lastRowFirstColumn="0" w:lastRowLastColumn="0"/>
              <w:rPr>
                <w:sz w:val="14"/>
                <w:szCs w:val="18"/>
              </w:rPr>
            </w:pPr>
            <w:r w:rsidRPr="00356C63">
              <w:rPr>
                <w:sz w:val="14"/>
                <w:szCs w:val="18"/>
              </w:rPr>
              <w:t>Inflation Spike (01/2022-10/2022)%</w:t>
            </w:r>
          </w:p>
        </w:tc>
      </w:tr>
      <w:tr w:rsidR="008667A0" w:rsidRPr="00356C63" w14:paraId="2346408B" w14:textId="77777777" w:rsidTr="00356C63">
        <w:tc>
          <w:tcPr>
            <w:cnfStyle w:val="001000000000" w:firstRow="0" w:lastRow="0" w:firstColumn="1" w:lastColumn="0" w:oddVBand="0" w:evenVBand="0" w:oddHBand="0" w:evenHBand="0" w:firstRowFirstColumn="0" w:firstRowLastColumn="0" w:lastRowFirstColumn="0" w:lastRowLastColumn="0"/>
            <w:tcW w:w="534" w:type="pct"/>
          </w:tcPr>
          <w:p w14:paraId="64CE0A48" w14:textId="77777777" w:rsidR="008667A0" w:rsidRPr="00356C63" w:rsidRDefault="00165603">
            <w:pPr>
              <w:rPr>
                <w:sz w:val="14"/>
                <w:szCs w:val="18"/>
              </w:rPr>
            </w:pPr>
            <w:r w:rsidRPr="00356C63">
              <w:rPr>
                <w:sz w:val="14"/>
                <w:szCs w:val="18"/>
              </w:rPr>
              <w:t>Cash</w:t>
            </w:r>
          </w:p>
        </w:tc>
        <w:tc>
          <w:tcPr>
            <w:tcW w:w="493" w:type="pct"/>
          </w:tcPr>
          <w:p w14:paraId="4F6D4C24"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0.7</w:t>
            </w:r>
          </w:p>
        </w:tc>
        <w:tc>
          <w:tcPr>
            <w:tcW w:w="506" w:type="pct"/>
          </w:tcPr>
          <w:p w14:paraId="2F0ECEB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15.5</w:t>
            </w:r>
          </w:p>
        </w:tc>
        <w:tc>
          <w:tcPr>
            <w:tcW w:w="502" w:type="pct"/>
          </w:tcPr>
          <w:p w14:paraId="661CB01F"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5.5</w:t>
            </w:r>
          </w:p>
        </w:tc>
        <w:tc>
          <w:tcPr>
            <w:tcW w:w="484" w:type="pct"/>
          </w:tcPr>
          <w:p w14:paraId="759D8234"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14.6</w:t>
            </w:r>
          </w:p>
        </w:tc>
        <w:tc>
          <w:tcPr>
            <w:tcW w:w="496" w:type="pct"/>
          </w:tcPr>
          <w:p w14:paraId="36990924"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9.0</w:t>
            </w:r>
          </w:p>
        </w:tc>
        <w:tc>
          <w:tcPr>
            <w:tcW w:w="495" w:type="pct"/>
          </w:tcPr>
          <w:p w14:paraId="2800747C"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7.9</w:t>
            </w:r>
          </w:p>
        </w:tc>
        <w:tc>
          <w:tcPr>
            <w:tcW w:w="488" w:type="pct"/>
          </w:tcPr>
          <w:p w14:paraId="34817AAF"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0.6</w:t>
            </w:r>
          </w:p>
        </w:tc>
        <w:tc>
          <w:tcPr>
            <w:tcW w:w="515" w:type="pct"/>
          </w:tcPr>
          <w:p w14:paraId="664C69E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0.3</w:t>
            </w:r>
          </w:p>
        </w:tc>
        <w:tc>
          <w:tcPr>
            <w:tcW w:w="487" w:type="pct"/>
          </w:tcPr>
          <w:p w14:paraId="1C87DD6C"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0.7</w:t>
            </w:r>
          </w:p>
        </w:tc>
      </w:tr>
      <w:tr w:rsidR="008667A0" w:rsidRPr="00356C63" w14:paraId="275ED503" w14:textId="77777777" w:rsidTr="00356C63">
        <w:tc>
          <w:tcPr>
            <w:cnfStyle w:val="001000000000" w:firstRow="0" w:lastRow="0" w:firstColumn="1" w:lastColumn="0" w:oddVBand="0" w:evenVBand="0" w:oddHBand="0" w:evenHBand="0" w:firstRowFirstColumn="0" w:firstRowLastColumn="0" w:lastRowFirstColumn="0" w:lastRowLastColumn="0"/>
            <w:tcW w:w="534" w:type="pct"/>
          </w:tcPr>
          <w:p w14:paraId="5926D2D6" w14:textId="77777777" w:rsidR="008667A0" w:rsidRPr="00356C63" w:rsidRDefault="00165603">
            <w:pPr>
              <w:rPr>
                <w:sz w:val="14"/>
                <w:szCs w:val="18"/>
              </w:rPr>
            </w:pPr>
            <w:r w:rsidRPr="00356C63">
              <w:rPr>
                <w:sz w:val="14"/>
                <w:szCs w:val="18"/>
              </w:rPr>
              <w:t>Australian Shares</w:t>
            </w:r>
          </w:p>
        </w:tc>
        <w:tc>
          <w:tcPr>
            <w:tcW w:w="493" w:type="pct"/>
          </w:tcPr>
          <w:p w14:paraId="41733A6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-42.1</w:t>
            </w:r>
          </w:p>
        </w:tc>
        <w:tc>
          <w:tcPr>
            <w:tcW w:w="506" w:type="pct"/>
          </w:tcPr>
          <w:p w14:paraId="7C935E8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-16.3</w:t>
            </w:r>
          </w:p>
        </w:tc>
        <w:tc>
          <w:tcPr>
            <w:tcW w:w="502" w:type="pct"/>
          </w:tcPr>
          <w:p w14:paraId="3C9E18D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-6.4</w:t>
            </w:r>
          </w:p>
        </w:tc>
        <w:tc>
          <w:tcPr>
            <w:tcW w:w="484" w:type="pct"/>
          </w:tcPr>
          <w:p w14:paraId="182CBC91"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4.5</w:t>
            </w:r>
          </w:p>
        </w:tc>
        <w:tc>
          <w:tcPr>
            <w:tcW w:w="496" w:type="pct"/>
          </w:tcPr>
          <w:p w14:paraId="074AB7D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-46.4</w:t>
            </w:r>
          </w:p>
        </w:tc>
        <w:tc>
          <w:tcPr>
            <w:tcW w:w="495" w:type="pct"/>
          </w:tcPr>
          <w:p w14:paraId="587B1FD9"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46.7</w:t>
            </w:r>
          </w:p>
        </w:tc>
        <w:tc>
          <w:tcPr>
            <w:tcW w:w="488" w:type="pct"/>
          </w:tcPr>
          <w:p w14:paraId="0681ADE3"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-9.7</w:t>
            </w:r>
          </w:p>
        </w:tc>
        <w:tc>
          <w:tcPr>
            <w:tcW w:w="515" w:type="pct"/>
          </w:tcPr>
          <w:p w14:paraId="37F8A014"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-16.5</w:t>
            </w:r>
          </w:p>
        </w:tc>
        <w:tc>
          <w:tcPr>
            <w:tcW w:w="487" w:type="pct"/>
          </w:tcPr>
          <w:p w14:paraId="5821E519"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2.1</w:t>
            </w:r>
          </w:p>
        </w:tc>
      </w:tr>
      <w:tr w:rsidR="008667A0" w:rsidRPr="00356C63" w14:paraId="068B2784" w14:textId="77777777" w:rsidTr="00356C63">
        <w:tc>
          <w:tcPr>
            <w:cnfStyle w:val="001000000000" w:firstRow="0" w:lastRow="0" w:firstColumn="1" w:lastColumn="0" w:oddVBand="0" w:evenVBand="0" w:oddHBand="0" w:evenHBand="0" w:firstRowFirstColumn="0" w:firstRowLastColumn="0" w:lastRowFirstColumn="0" w:lastRowLastColumn="0"/>
            <w:tcW w:w="534" w:type="pct"/>
          </w:tcPr>
          <w:p w14:paraId="7C1EA143" w14:textId="77777777" w:rsidR="008667A0" w:rsidRPr="00356C63" w:rsidRDefault="00165603">
            <w:pPr>
              <w:rPr>
                <w:sz w:val="14"/>
                <w:szCs w:val="18"/>
              </w:rPr>
            </w:pPr>
            <w:r w:rsidRPr="00356C63">
              <w:rPr>
                <w:sz w:val="14"/>
                <w:szCs w:val="18"/>
              </w:rPr>
              <w:t>International Shares</w:t>
            </w:r>
          </w:p>
        </w:tc>
        <w:tc>
          <w:tcPr>
            <w:tcW w:w="493" w:type="pct"/>
          </w:tcPr>
          <w:p w14:paraId="3E1D8AF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-42.1</w:t>
            </w:r>
          </w:p>
        </w:tc>
        <w:tc>
          <w:tcPr>
            <w:tcW w:w="506" w:type="pct"/>
          </w:tcPr>
          <w:p w14:paraId="0E69EB4C"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-16.3</w:t>
            </w:r>
          </w:p>
        </w:tc>
        <w:tc>
          <w:tcPr>
            <w:tcW w:w="502" w:type="pct"/>
          </w:tcPr>
          <w:p w14:paraId="10747ED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-5.4</w:t>
            </w:r>
          </w:p>
        </w:tc>
        <w:tc>
          <w:tcPr>
            <w:tcW w:w="484" w:type="pct"/>
          </w:tcPr>
          <w:p w14:paraId="60334C8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6.1</w:t>
            </w:r>
          </w:p>
        </w:tc>
        <w:tc>
          <w:tcPr>
            <w:tcW w:w="496" w:type="pct"/>
          </w:tcPr>
          <w:p w14:paraId="2B0BE75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-32.9</w:t>
            </w:r>
          </w:p>
        </w:tc>
        <w:tc>
          <w:tcPr>
            <w:tcW w:w="495" w:type="pct"/>
          </w:tcPr>
          <w:p w14:paraId="02B761C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-0.3</w:t>
            </w:r>
          </w:p>
        </w:tc>
        <w:tc>
          <w:tcPr>
            <w:tcW w:w="488" w:type="pct"/>
          </w:tcPr>
          <w:p w14:paraId="502DFED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-10.8</w:t>
            </w:r>
          </w:p>
        </w:tc>
        <w:tc>
          <w:tcPr>
            <w:tcW w:w="515" w:type="pct"/>
          </w:tcPr>
          <w:p w14:paraId="0F96036E"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-6.0</w:t>
            </w:r>
          </w:p>
        </w:tc>
        <w:tc>
          <w:tcPr>
            <w:tcW w:w="487" w:type="pct"/>
          </w:tcPr>
          <w:p w14:paraId="090E5979"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-6.8</w:t>
            </w:r>
          </w:p>
        </w:tc>
      </w:tr>
      <w:tr w:rsidR="008667A0" w:rsidRPr="00356C63" w14:paraId="2886FEE5" w14:textId="77777777" w:rsidTr="00356C63">
        <w:tc>
          <w:tcPr>
            <w:cnfStyle w:val="001000000000" w:firstRow="0" w:lastRow="0" w:firstColumn="1" w:lastColumn="0" w:oddVBand="0" w:evenVBand="0" w:oddHBand="0" w:evenHBand="0" w:firstRowFirstColumn="0" w:firstRowLastColumn="0" w:lastRowFirstColumn="0" w:lastRowLastColumn="0"/>
            <w:tcW w:w="534" w:type="pct"/>
          </w:tcPr>
          <w:p w14:paraId="23779B0B" w14:textId="77777777" w:rsidR="008667A0" w:rsidRPr="00356C63" w:rsidRDefault="00165603">
            <w:pPr>
              <w:rPr>
                <w:sz w:val="14"/>
                <w:szCs w:val="18"/>
              </w:rPr>
            </w:pPr>
            <w:r w:rsidRPr="00356C63">
              <w:rPr>
                <w:sz w:val="14"/>
                <w:szCs w:val="18"/>
              </w:rPr>
              <w:t>Real Assets</w:t>
            </w:r>
          </w:p>
        </w:tc>
        <w:tc>
          <w:tcPr>
            <w:tcW w:w="493" w:type="pct"/>
          </w:tcPr>
          <w:p w14:paraId="3E83AF4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0.4</w:t>
            </w:r>
          </w:p>
        </w:tc>
        <w:tc>
          <w:tcPr>
            <w:tcW w:w="506" w:type="pct"/>
          </w:tcPr>
          <w:p w14:paraId="5CE88FDC"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0.3</w:t>
            </w:r>
          </w:p>
        </w:tc>
        <w:tc>
          <w:tcPr>
            <w:tcW w:w="502" w:type="pct"/>
          </w:tcPr>
          <w:p w14:paraId="60E3CCE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-5.2</w:t>
            </w:r>
          </w:p>
        </w:tc>
        <w:tc>
          <w:tcPr>
            <w:tcW w:w="484" w:type="pct"/>
          </w:tcPr>
          <w:p w14:paraId="1E39906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28.3</w:t>
            </w:r>
          </w:p>
        </w:tc>
        <w:tc>
          <w:tcPr>
            <w:tcW w:w="496" w:type="pct"/>
          </w:tcPr>
          <w:p w14:paraId="2166171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-43.6</w:t>
            </w:r>
          </w:p>
        </w:tc>
        <w:tc>
          <w:tcPr>
            <w:tcW w:w="495" w:type="pct"/>
          </w:tcPr>
          <w:p w14:paraId="648F918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14.9</w:t>
            </w:r>
          </w:p>
        </w:tc>
        <w:tc>
          <w:tcPr>
            <w:tcW w:w="488" w:type="pct"/>
          </w:tcPr>
          <w:p w14:paraId="72CE1A1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-1.8</w:t>
            </w:r>
          </w:p>
        </w:tc>
        <w:tc>
          <w:tcPr>
            <w:tcW w:w="515" w:type="pct"/>
          </w:tcPr>
          <w:p w14:paraId="67CCCE5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-13.2</w:t>
            </w:r>
          </w:p>
        </w:tc>
        <w:tc>
          <w:tcPr>
            <w:tcW w:w="487" w:type="pct"/>
          </w:tcPr>
          <w:p w14:paraId="37148033"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-7.7</w:t>
            </w:r>
          </w:p>
        </w:tc>
      </w:tr>
      <w:tr w:rsidR="008667A0" w:rsidRPr="00356C63" w14:paraId="4CCC7450" w14:textId="77777777" w:rsidTr="00356C63">
        <w:tc>
          <w:tcPr>
            <w:cnfStyle w:val="001000000000" w:firstRow="0" w:lastRow="0" w:firstColumn="1" w:lastColumn="0" w:oddVBand="0" w:evenVBand="0" w:oddHBand="0" w:evenHBand="0" w:firstRowFirstColumn="0" w:firstRowLastColumn="0" w:lastRowFirstColumn="0" w:lastRowLastColumn="0"/>
            <w:tcW w:w="534" w:type="pct"/>
          </w:tcPr>
          <w:p w14:paraId="5DED4CEA" w14:textId="77777777" w:rsidR="008667A0" w:rsidRPr="00356C63" w:rsidRDefault="00165603">
            <w:pPr>
              <w:rPr>
                <w:sz w:val="14"/>
                <w:szCs w:val="18"/>
              </w:rPr>
            </w:pPr>
            <w:r w:rsidRPr="00356C63">
              <w:rPr>
                <w:sz w:val="14"/>
                <w:szCs w:val="18"/>
              </w:rPr>
              <w:t>Alternatives</w:t>
            </w:r>
          </w:p>
        </w:tc>
        <w:tc>
          <w:tcPr>
            <w:tcW w:w="493" w:type="pct"/>
          </w:tcPr>
          <w:p w14:paraId="73AC8FE9"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-0.9</w:t>
            </w:r>
          </w:p>
        </w:tc>
        <w:tc>
          <w:tcPr>
            <w:tcW w:w="506" w:type="pct"/>
          </w:tcPr>
          <w:p w14:paraId="3E19D4D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6.1</w:t>
            </w:r>
          </w:p>
        </w:tc>
        <w:tc>
          <w:tcPr>
            <w:tcW w:w="502" w:type="pct"/>
          </w:tcPr>
          <w:p w14:paraId="0007AF1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11.6</w:t>
            </w:r>
          </w:p>
        </w:tc>
        <w:tc>
          <w:tcPr>
            <w:tcW w:w="484" w:type="pct"/>
          </w:tcPr>
          <w:p w14:paraId="41D52E3E"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22.7</w:t>
            </w:r>
          </w:p>
        </w:tc>
        <w:tc>
          <w:tcPr>
            <w:tcW w:w="496" w:type="pct"/>
          </w:tcPr>
          <w:p w14:paraId="2A5BEA66"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-14.8</w:t>
            </w:r>
          </w:p>
        </w:tc>
        <w:tc>
          <w:tcPr>
            <w:tcW w:w="495" w:type="pct"/>
          </w:tcPr>
          <w:p w14:paraId="233C256C"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17.6</w:t>
            </w:r>
          </w:p>
        </w:tc>
        <w:tc>
          <w:tcPr>
            <w:tcW w:w="488" w:type="pct"/>
          </w:tcPr>
          <w:p w14:paraId="557455F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-2.6</w:t>
            </w:r>
          </w:p>
        </w:tc>
        <w:tc>
          <w:tcPr>
            <w:tcW w:w="515" w:type="pct"/>
          </w:tcPr>
          <w:p w14:paraId="6B127AE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-4.4</w:t>
            </w:r>
          </w:p>
        </w:tc>
        <w:tc>
          <w:tcPr>
            <w:tcW w:w="487" w:type="pct"/>
          </w:tcPr>
          <w:p w14:paraId="3F020D7E"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-1.0</w:t>
            </w:r>
          </w:p>
        </w:tc>
      </w:tr>
      <w:tr w:rsidR="008667A0" w:rsidRPr="00356C63" w14:paraId="2930DFE0" w14:textId="77777777" w:rsidTr="00356C63">
        <w:tc>
          <w:tcPr>
            <w:cnfStyle w:val="001000000000" w:firstRow="0" w:lastRow="0" w:firstColumn="1" w:lastColumn="0" w:oddVBand="0" w:evenVBand="0" w:oddHBand="0" w:evenHBand="0" w:firstRowFirstColumn="0" w:firstRowLastColumn="0" w:lastRowFirstColumn="0" w:lastRowLastColumn="0"/>
            <w:tcW w:w="534" w:type="pct"/>
          </w:tcPr>
          <w:p w14:paraId="5A96FD39" w14:textId="77777777" w:rsidR="008667A0" w:rsidRPr="00356C63" w:rsidRDefault="00165603">
            <w:pPr>
              <w:rPr>
                <w:sz w:val="14"/>
                <w:szCs w:val="18"/>
              </w:rPr>
            </w:pPr>
            <w:r w:rsidRPr="00356C63">
              <w:rPr>
                <w:sz w:val="14"/>
                <w:szCs w:val="18"/>
              </w:rPr>
              <w:t>Long Duration</w:t>
            </w:r>
          </w:p>
        </w:tc>
        <w:tc>
          <w:tcPr>
            <w:tcW w:w="493" w:type="pct"/>
          </w:tcPr>
          <w:p w14:paraId="6D7D5D94"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0.0</w:t>
            </w:r>
          </w:p>
        </w:tc>
        <w:tc>
          <w:tcPr>
            <w:tcW w:w="506" w:type="pct"/>
          </w:tcPr>
          <w:p w14:paraId="7D7BE9D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17.0</w:t>
            </w:r>
          </w:p>
        </w:tc>
        <w:tc>
          <w:tcPr>
            <w:tcW w:w="502" w:type="pct"/>
          </w:tcPr>
          <w:p w14:paraId="15C75067"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11.0</w:t>
            </w:r>
          </w:p>
        </w:tc>
        <w:tc>
          <w:tcPr>
            <w:tcW w:w="484" w:type="pct"/>
          </w:tcPr>
          <w:p w14:paraId="1A642ACE"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24.0</w:t>
            </w:r>
          </w:p>
        </w:tc>
        <w:tc>
          <w:tcPr>
            <w:tcW w:w="496" w:type="pct"/>
          </w:tcPr>
          <w:p w14:paraId="0FCADAD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11.6</w:t>
            </w:r>
          </w:p>
        </w:tc>
        <w:tc>
          <w:tcPr>
            <w:tcW w:w="495" w:type="pct"/>
          </w:tcPr>
          <w:p w14:paraId="7439E77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9.8</w:t>
            </w:r>
          </w:p>
        </w:tc>
        <w:tc>
          <w:tcPr>
            <w:tcW w:w="488" w:type="pct"/>
          </w:tcPr>
          <w:p w14:paraId="6C724C2C"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1.5</w:t>
            </w:r>
          </w:p>
        </w:tc>
        <w:tc>
          <w:tcPr>
            <w:tcW w:w="515" w:type="pct"/>
          </w:tcPr>
          <w:p w14:paraId="77E122C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2.1</w:t>
            </w:r>
          </w:p>
        </w:tc>
        <w:tc>
          <w:tcPr>
            <w:tcW w:w="487" w:type="pct"/>
          </w:tcPr>
          <w:p w14:paraId="13010531"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-9.4</w:t>
            </w:r>
          </w:p>
        </w:tc>
      </w:tr>
      <w:tr w:rsidR="008667A0" w:rsidRPr="00356C63" w14:paraId="7A6DE40E" w14:textId="77777777" w:rsidTr="00356C63">
        <w:tc>
          <w:tcPr>
            <w:cnfStyle w:val="001000000000" w:firstRow="0" w:lastRow="0" w:firstColumn="1" w:lastColumn="0" w:oddVBand="0" w:evenVBand="0" w:oddHBand="0" w:evenHBand="0" w:firstRowFirstColumn="0" w:firstRowLastColumn="0" w:lastRowFirstColumn="0" w:lastRowLastColumn="0"/>
            <w:tcW w:w="534" w:type="pct"/>
          </w:tcPr>
          <w:p w14:paraId="53095B42" w14:textId="77777777" w:rsidR="008667A0" w:rsidRPr="00356C63" w:rsidRDefault="00165603">
            <w:pPr>
              <w:rPr>
                <w:sz w:val="14"/>
                <w:szCs w:val="18"/>
              </w:rPr>
            </w:pPr>
            <w:r w:rsidRPr="00356C63">
              <w:rPr>
                <w:sz w:val="14"/>
                <w:szCs w:val="18"/>
              </w:rPr>
              <w:t>Floating Rate</w:t>
            </w:r>
          </w:p>
        </w:tc>
        <w:tc>
          <w:tcPr>
            <w:tcW w:w="493" w:type="pct"/>
          </w:tcPr>
          <w:p w14:paraId="28FEC66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0.7</w:t>
            </w:r>
          </w:p>
        </w:tc>
        <w:tc>
          <w:tcPr>
            <w:tcW w:w="506" w:type="pct"/>
          </w:tcPr>
          <w:p w14:paraId="510D0AB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15.8</w:t>
            </w:r>
          </w:p>
        </w:tc>
        <w:tc>
          <w:tcPr>
            <w:tcW w:w="502" w:type="pct"/>
          </w:tcPr>
          <w:p w14:paraId="7C61175F"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6.9</w:t>
            </w:r>
          </w:p>
        </w:tc>
        <w:tc>
          <w:tcPr>
            <w:tcW w:w="484" w:type="pct"/>
          </w:tcPr>
          <w:p w14:paraId="33CA923F"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21.7</w:t>
            </w:r>
          </w:p>
        </w:tc>
        <w:tc>
          <w:tcPr>
            <w:tcW w:w="496" w:type="pct"/>
          </w:tcPr>
          <w:p w14:paraId="7D5942B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3.8</w:t>
            </w:r>
          </w:p>
        </w:tc>
        <w:tc>
          <w:tcPr>
            <w:tcW w:w="495" w:type="pct"/>
          </w:tcPr>
          <w:p w14:paraId="64625447"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26.8</w:t>
            </w:r>
          </w:p>
        </w:tc>
        <w:tc>
          <w:tcPr>
            <w:tcW w:w="488" w:type="pct"/>
          </w:tcPr>
          <w:p w14:paraId="2B481F4E"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0.3</w:t>
            </w:r>
          </w:p>
        </w:tc>
        <w:tc>
          <w:tcPr>
            <w:tcW w:w="515" w:type="pct"/>
          </w:tcPr>
          <w:p w14:paraId="08E5C25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-2.5</w:t>
            </w:r>
          </w:p>
        </w:tc>
        <w:tc>
          <w:tcPr>
            <w:tcW w:w="487" w:type="pct"/>
          </w:tcPr>
          <w:p w14:paraId="715C3BC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-5.2</w:t>
            </w:r>
          </w:p>
        </w:tc>
      </w:tr>
      <w:tr w:rsidR="008667A0" w:rsidRPr="00356C63" w14:paraId="6FAA59F3" w14:textId="77777777" w:rsidTr="00356C63">
        <w:tc>
          <w:tcPr>
            <w:cnfStyle w:val="001000000000" w:firstRow="0" w:lastRow="0" w:firstColumn="1" w:lastColumn="0" w:oddVBand="0" w:evenVBand="0" w:oddHBand="0" w:evenHBand="0" w:firstRowFirstColumn="0" w:firstRowLastColumn="0" w:lastRowFirstColumn="0" w:lastRowLastColumn="0"/>
            <w:tcW w:w="534" w:type="pct"/>
          </w:tcPr>
          <w:p w14:paraId="64D2F813" w14:textId="2CE37C9B"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20 Current SAA</w:t>
            </w:r>
          </w:p>
        </w:tc>
        <w:tc>
          <w:tcPr>
            <w:tcW w:w="493" w:type="pct"/>
          </w:tcPr>
          <w:p w14:paraId="0C83EF03"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-6.0</w:t>
            </w:r>
          </w:p>
        </w:tc>
        <w:tc>
          <w:tcPr>
            <w:tcW w:w="506" w:type="pct"/>
          </w:tcPr>
          <w:p w14:paraId="3C74EE1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10.8</w:t>
            </w:r>
          </w:p>
        </w:tc>
        <w:tc>
          <w:tcPr>
            <w:tcW w:w="502" w:type="pct"/>
          </w:tcPr>
          <w:p w14:paraId="6CDF352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6.2</w:t>
            </w:r>
          </w:p>
        </w:tc>
        <w:tc>
          <w:tcPr>
            <w:tcW w:w="484" w:type="pct"/>
          </w:tcPr>
          <w:p w14:paraId="4A064373"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19.3</w:t>
            </w:r>
          </w:p>
        </w:tc>
        <w:tc>
          <w:tcPr>
            <w:tcW w:w="496" w:type="pct"/>
          </w:tcPr>
          <w:p w14:paraId="6D56746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-0.5</w:t>
            </w:r>
          </w:p>
        </w:tc>
        <w:tc>
          <w:tcPr>
            <w:tcW w:w="495" w:type="pct"/>
          </w:tcPr>
          <w:p w14:paraId="28BCAD9F"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16.1</w:t>
            </w:r>
          </w:p>
        </w:tc>
        <w:tc>
          <w:tcPr>
            <w:tcW w:w="488" w:type="pct"/>
          </w:tcPr>
          <w:p w14:paraId="695D7FB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-0.9</w:t>
            </w:r>
          </w:p>
        </w:tc>
        <w:tc>
          <w:tcPr>
            <w:tcW w:w="515" w:type="pct"/>
          </w:tcPr>
          <w:p w14:paraId="42F91F84"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-1.9</w:t>
            </w:r>
          </w:p>
        </w:tc>
        <w:tc>
          <w:tcPr>
            <w:tcW w:w="487" w:type="pct"/>
          </w:tcPr>
          <w:p w14:paraId="6A3ADFD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-5.5</w:t>
            </w:r>
          </w:p>
        </w:tc>
      </w:tr>
      <w:tr w:rsidR="008667A0" w:rsidRPr="00356C63" w14:paraId="72EB2FCD" w14:textId="77777777" w:rsidTr="00356C63">
        <w:tc>
          <w:tcPr>
            <w:cnfStyle w:val="001000000000" w:firstRow="0" w:lastRow="0" w:firstColumn="1" w:lastColumn="0" w:oddVBand="0" w:evenVBand="0" w:oddHBand="0" w:evenHBand="0" w:firstRowFirstColumn="0" w:firstRowLastColumn="0" w:lastRowFirstColumn="0" w:lastRowLastColumn="0"/>
            <w:tcW w:w="534" w:type="pct"/>
          </w:tcPr>
          <w:p w14:paraId="7549C279" w14:textId="0265FBFF"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20 P1</w:t>
            </w:r>
          </w:p>
        </w:tc>
        <w:tc>
          <w:tcPr>
            <w:tcW w:w="493" w:type="pct"/>
          </w:tcPr>
          <w:p w14:paraId="29B69E4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-3.9</w:t>
            </w:r>
          </w:p>
        </w:tc>
        <w:tc>
          <w:tcPr>
            <w:tcW w:w="506" w:type="pct"/>
          </w:tcPr>
          <w:p w14:paraId="5DE21F0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11.5</w:t>
            </w:r>
          </w:p>
        </w:tc>
        <w:tc>
          <w:tcPr>
            <w:tcW w:w="502" w:type="pct"/>
          </w:tcPr>
          <w:p w14:paraId="46CCE2E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6.0</w:t>
            </w:r>
          </w:p>
        </w:tc>
        <w:tc>
          <w:tcPr>
            <w:tcW w:w="484" w:type="pct"/>
          </w:tcPr>
          <w:p w14:paraId="3D287FF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21.3</w:t>
            </w:r>
          </w:p>
        </w:tc>
        <w:tc>
          <w:tcPr>
            <w:tcW w:w="496" w:type="pct"/>
          </w:tcPr>
          <w:p w14:paraId="55C229B4"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-1.9</w:t>
            </w:r>
          </w:p>
        </w:tc>
        <w:tc>
          <w:tcPr>
            <w:tcW w:w="495" w:type="pct"/>
          </w:tcPr>
          <w:p w14:paraId="14C6CBB7"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17.5</w:t>
            </w:r>
          </w:p>
        </w:tc>
        <w:tc>
          <w:tcPr>
            <w:tcW w:w="488" w:type="pct"/>
          </w:tcPr>
          <w:p w14:paraId="2981DF7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-0.5</w:t>
            </w:r>
          </w:p>
        </w:tc>
        <w:tc>
          <w:tcPr>
            <w:tcW w:w="515" w:type="pct"/>
          </w:tcPr>
          <w:p w14:paraId="76674DC4"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-2.5</w:t>
            </w:r>
          </w:p>
        </w:tc>
        <w:tc>
          <w:tcPr>
            <w:tcW w:w="487" w:type="pct"/>
          </w:tcPr>
          <w:p w14:paraId="741F617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-6.5</w:t>
            </w:r>
          </w:p>
        </w:tc>
      </w:tr>
      <w:tr w:rsidR="008667A0" w:rsidRPr="00356C63" w14:paraId="6CD32B8E" w14:textId="77777777" w:rsidTr="00356C63">
        <w:tc>
          <w:tcPr>
            <w:cnfStyle w:val="001000000000" w:firstRow="0" w:lastRow="0" w:firstColumn="1" w:lastColumn="0" w:oddVBand="0" w:evenVBand="0" w:oddHBand="0" w:evenHBand="0" w:firstRowFirstColumn="0" w:firstRowLastColumn="0" w:lastRowFirstColumn="0" w:lastRowLastColumn="0"/>
            <w:tcW w:w="534" w:type="pct"/>
          </w:tcPr>
          <w:p w14:paraId="4395CB60" w14:textId="7C48A3BB"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20 P2</w:t>
            </w:r>
          </w:p>
        </w:tc>
        <w:tc>
          <w:tcPr>
            <w:tcW w:w="493" w:type="pct"/>
          </w:tcPr>
          <w:p w14:paraId="64A7FE1C"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-4.0</w:t>
            </w:r>
          </w:p>
        </w:tc>
        <w:tc>
          <w:tcPr>
            <w:tcW w:w="506" w:type="pct"/>
          </w:tcPr>
          <w:p w14:paraId="1BCC6904"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12.0</w:t>
            </w:r>
          </w:p>
        </w:tc>
        <w:tc>
          <w:tcPr>
            <w:tcW w:w="502" w:type="pct"/>
          </w:tcPr>
          <w:p w14:paraId="0BE5871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7.3</w:t>
            </w:r>
          </w:p>
        </w:tc>
        <w:tc>
          <w:tcPr>
            <w:tcW w:w="484" w:type="pct"/>
          </w:tcPr>
          <w:p w14:paraId="7F7B24A9"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18.9</w:t>
            </w:r>
          </w:p>
        </w:tc>
        <w:tc>
          <w:tcPr>
            <w:tcW w:w="496" w:type="pct"/>
          </w:tcPr>
          <w:p w14:paraId="323A5BE9"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2.3</w:t>
            </w:r>
          </w:p>
        </w:tc>
        <w:tc>
          <w:tcPr>
            <w:tcW w:w="495" w:type="pct"/>
          </w:tcPr>
          <w:p w14:paraId="03E4BE8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13.1</w:t>
            </w:r>
          </w:p>
        </w:tc>
        <w:tc>
          <w:tcPr>
            <w:tcW w:w="488" w:type="pct"/>
          </w:tcPr>
          <w:p w14:paraId="796D31E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-0.5</w:t>
            </w:r>
          </w:p>
        </w:tc>
        <w:tc>
          <w:tcPr>
            <w:tcW w:w="515" w:type="pct"/>
          </w:tcPr>
          <w:p w14:paraId="6D2153D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-0.9</w:t>
            </w:r>
          </w:p>
        </w:tc>
        <w:tc>
          <w:tcPr>
            <w:tcW w:w="487" w:type="pct"/>
          </w:tcPr>
          <w:p w14:paraId="329A8453"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-4.4</w:t>
            </w:r>
          </w:p>
        </w:tc>
      </w:tr>
      <w:tr w:rsidR="008667A0" w:rsidRPr="00356C63" w14:paraId="28DBB1BC" w14:textId="77777777" w:rsidTr="00356C63">
        <w:tc>
          <w:tcPr>
            <w:cnfStyle w:val="001000000000" w:firstRow="0" w:lastRow="0" w:firstColumn="1" w:lastColumn="0" w:oddVBand="0" w:evenVBand="0" w:oddHBand="0" w:evenHBand="0" w:firstRowFirstColumn="0" w:firstRowLastColumn="0" w:lastRowFirstColumn="0" w:lastRowLastColumn="0"/>
            <w:tcW w:w="534" w:type="pct"/>
          </w:tcPr>
          <w:p w14:paraId="7C3AEAC2" w14:textId="643BE271"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40 Current SAA</w:t>
            </w:r>
          </w:p>
        </w:tc>
        <w:tc>
          <w:tcPr>
            <w:tcW w:w="493" w:type="pct"/>
          </w:tcPr>
          <w:p w14:paraId="7B4CFE3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-12.4</w:t>
            </w:r>
          </w:p>
        </w:tc>
        <w:tc>
          <w:tcPr>
            <w:tcW w:w="506" w:type="pct"/>
          </w:tcPr>
          <w:p w14:paraId="53C0CFC1"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5.2</w:t>
            </w:r>
          </w:p>
        </w:tc>
        <w:tc>
          <w:tcPr>
            <w:tcW w:w="502" w:type="pct"/>
          </w:tcPr>
          <w:p w14:paraId="26EF083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3.8</w:t>
            </w:r>
          </w:p>
        </w:tc>
        <w:tc>
          <w:tcPr>
            <w:tcW w:w="484" w:type="pct"/>
          </w:tcPr>
          <w:p w14:paraId="3B1BDFEE"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17.1</w:t>
            </w:r>
          </w:p>
        </w:tc>
        <w:tc>
          <w:tcPr>
            <w:tcW w:w="496" w:type="pct"/>
          </w:tcPr>
          <w:p w14:paraId="376A8A26"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-9.7</w:t>
            </w:r>
          </w:p>
        </w:tc>
        <w:tc>
          <w:tcPr>
            <w:tcW w:w="495" w:type="pct"/>
          </w:tcPr>
          <w:p w14:paraId="0D42A1BC"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17.7</w:t>
            </w:r>
          </w:p>
        </w:tc>
        <w:tc>
          <w:tcPr>
            <w:tcW w:w="488" w:type="pct"/>
          </w:tcPr>
          <w:p w14:paraId="5043592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-2.7</w:t>
            </w:r>
          </w:p>
        </w:tc>
        <w:tc>
          <w:tcPr>
            <w:tcW w:w="515" w:type="pct"/>
          </w:tcPr>
          <w:p w14:paraId="42C0EFCF"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-4.1</w:t>
            </w:r>
          </w:p>
        </w:tc>
        <w:tc>
          <w:tcPr>
            <w:tcW w:w="487" w:type="pct"/>
          </w:tcPr>
          <w:p w14:paraId="7EBCB794"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-4.9</w:t>
            </w:r>
          </w:p>
        </w:tc>
      </w:tr>
      <w:tr w:rsidR="008667A0" w:rsidRPr="00356C63" w14:paraId="37E89151" w14:textId="77777777" w:rsidTr="00356C63">
        <w:tc>
          <w:tcPr>
            <w:cnfStyle w:val="001000000000" w:firstRow="0" w:lastRow="0" w:firstColumn="1" w:lastColumn="0" w:oddVBand="0" w:evenVBand="0" w:oddHBand="0" w:evenHBand="0" w:firstRowFirstColumn="0" w:firstRowLastColumn="0" w:lastRowFirstColumn="0" w:lastRowLastColumn="0"/>
            <w:tcW w:w="534" w:type="pct"/>
          </w:tcPr>
          <w:p w14:paraId="0F3E54A3" w14:textId="67D6F344" w:rsidR="008667A0" w:rsidRPr="00356C63" w:rsidRDefault="00165603">
            <w:pPr>
              <w:rPr>
                <w:sz w:val="14"/>
                <w:szCs w:val="18"/>
              </w:rPr>
            </w:pPr>
            <w:r w:rsidRPr="00356C63">
              <w:rPr>
                <w:b/>
                <w:sz w:val="14"/>
                <w:szCs w:val="18"/>
              </w:rPr>
              <w:lastRenderedPageBreak/>
              <w:t xml:space="preserve">Atchison </w:t>
            </w:r>
            <w:r w:rsidR="00E24120" w:rsidRPr="00356C63">
              <w:rPr>
                <w:b/>
                <w:sz w:val="14"/>
                <w:szCs w:val="18"/>
              </w:rPr>
              <w:t>Active</w:t>
            </w:r>
            <w:r w:rsidRPr="00356C63">
              <w:rPr>
                <w:b/>
                <w:sz w:val="14"/>
                <w:szCs w:val="18"/>
              </w:rPr>
              <w:t xml:space="preserve"> 40 P1</w:t>
            </w:r>
          </w:p>
        </w:tc>
        <w:tc>
          <w:tcPr>
            <w:tcW w:w="493" w:type="pct"/>
          </w:tcPr>
          <w:p w14:paraId="6541B4CC"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-11.5</w:t>
            </w:r>
          </w:p>
        </w:tc>
        <w:tc>
          <w:tcPr>
            <w:tcW w:w="506" w:type="pct"/>
          </w:tcPr>
          <w:p w14:paraId="24C1F02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5.3</w:t>
            </w:r>
          </w:p>
        </w:tc>
        <w:tc>
          <w:tcPr>
            <w:tcW w:w="502" w:type="pct"/>
          </w:tcPr>
          <w:p w14:paraId="3F277757"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2.9</w:t>
            </w:r>
          </w:p>
        </w:tc>
        <w:tc>
          <w:tcPr>
            <w:tcW w:w="484" w:type="pct"/>
          </w:tcPr>
          <w:p w14:paraId="681A16A6"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17.7</w:t>
            </w:r>
          </w:p>
        </w:tc>
        <w:tc>
          <w:tcPr>
            <w:tcW w:w="496" w:type="pct"/>
          </w:tcPr>
          <w:p w14:paraId="4BE3DA89"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-12.9</w:t>
            </w:r>
          </w:p>
        </w:tc>
        <w:tc>
          <w:tcPr>
            <w:tcW w:w="495" w:type="pct"/>
          </w:tcPr>
          <w:p w14:paraId="7F4399C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24.3</w:t>
            </w:r>
          </w:p>
        </w:tc>
        <w:tc>
          <w:tcPr>
            <w:tcW w:w="488" w:type="pct"/>
          </w:tcPr>
          <w:p w14:paraId="5F6E4EB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-2.6</w:t>
            </w:r>
          </w:p>
        </w:tc>
        <w:tc>
          <w:tcPr>
            <w:tcW w:w="515" w:type="pct"/>
          </w:tcPr>
          <w:p w14:paraId="25CF896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-5.9</w:t>
            </w:r>
          </w:p>
        </w:tc>
        <w:tc>
          <w:tcPr>
            <w:tcW w:w="487" w:type="pct"/>
          </w:tcPr>
          <w:p w14:paraId="25D6AE47"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-4.3</w:t>
            </w:r>
          </w:p>
        </w:tc>
      </w:tr>
      <w:tr w:rsidR="008667A0" w:rsidRPr="00356C63" w14:paraId="435D4A3D" w14:textId="77777777" w:rsidTr="00356C63">
        <w:tc>
          <w:tcPr>
            <w:cnfStyle w:val="001000000000" w:firstRow="0" w:lastRow="0" w:firstColumn="1" w:lastColumn="0" w:oddVBand="0" w:evenVBand="0" w:oddHBand="0" w:evenHBand="0" w:firstRowFirstColumn="0" w:firstRowLastColumn="0" w:lastRowFirstColumn="0" w:lastRowLastColumn="0"/>
            <w:tcW w:w="534" w:type="pct"/>
          </w:tcPr>
          <w:p w14:paraId="701B9AC1" w14:textId="65E59F1F"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40 P2</w:t>
            </w:r>
          </w:p>
        </w:tc>
        <w:tc>
          <w:tcPr>
            <w:tcW w:w="493" w:type="pct"/>
          </w:tcPr>
          <w:p w14:paraId="6E0CBF2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-12.5</w:t>
            </w:r>
          </w:p>
        </w:tc>
        <w:tc>
          <w:tcPr>
            <w:tcW w:w="506" w:type="pct"/>
          </w:tcPr>
          <w:p w14:paraId="7A0DD0F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5.4</w:t>
            </w:r>
          </w:p>
        </w:tc>
        <w:tc>
          <w:tcPr>
            <w:tcW w:w="502" w:type="pct"/>
          </w:tcPr>
          <w:p w14:paraId="7F16B4E6"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4.3</w:t>
            </w:r>
          </w:p>
        </w:tc>
        <w:tc>
          <w:tcPr>
            <w:tcW w:w="484" w:type="pct"/>
          </w:tcPr>
          <w:p w14:paraId="2526D0A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15.8</w:t>
            </w:r>
          </w:p>
        </w:tc>
        <w:tc>
          <w:tcPr>
            <w:tcW w:w="496" w:type="pct"/>
          </w:tcPr>
          <w:p w14:paraId="5D20065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-6.5</w:t>
            </w:r>
          </w:p>
        </w:tc>
        <w:tc>
          <w:tcPr>
            <w:tcW w:w="495" w:type="pct"/>
          </w:tcPr>
          <w:p w14:paraId="30A0FA3F"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11.1</w:t>
            </w:r>
          </w:p>
        </w:tc>
        <w:tc>
          <w:tcPr>
            <w:tcW w:w="488" w:type="pct"/>
          </w:tcPr>
          <w:p w14:paraId="2AAD2246"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-2.9</w:t>
            </w:r>
          </w:p>
        </w:tc>
        <w:tc>
          <w:tcPr>
            <w:tcW w:w="515" w:type="pct"/>
          </w:tcPr>
          <w:p w14:paraId="4F0893AC"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-2.4</w:t>
            </w:r>
          </w:p>
        </w:tc>
        <w:tc>
          <w:tcPr>
            <w:tcW w:w="487" w:type="pct"/>
          </w:tcPr>
          <w:p w14:paraId="171608D3"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-4.4</w:t>
            </w:r>
          </w:p>
        </w:tc>
      </w:tr>
      <w:tr w:rsidR="008667A0" w:rsidRPr="00356C63" w14:paraId="62A9A855" w14:textId="77777777" w:rsidTr="00356C63">
        <w:tc>
          <w:tcPr>
            <w:cnfStyle w:val="001000000000" w:firstRow="0" w:lastRow="0" w:firstColumn="1" w:lastColumn="0" w:oddVBand="0" w:evenVBand="0" w:oddHBand="0" w:evenHBand="0" w:firstRowFirstColumn="0" w:firstRowLastColumn="0" w:lastRowFirstColumn="0" w:lastRowLastColumn="0"/>
            <w:tcW w:w="534" w:type="pct"/>
          </w:tcPr>
          <w:p w14:paraId="6CF5D9DA" w14:textId="33E3FABF"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55 Current SAA</w:t>
            </w:r>
          </w:p>
        </w:tc>
        <w:tc>
          <w:tcPr>
            <w:tcW w:w="493" w:type="pct"/>
          </w:tcPr>
          <w:p w14:paraId="2EB37C47"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-14.6</w:t>
            </w:r>
          </w:p>
        </w:tc>
        <w:tc>
          <w:tcPr>
            <w:tcW w:w="506" w:type="pct"/>
          </w:tcPr>
          <w:p w14:paraId="36B381D7"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2.3</w:t>
            </w:r>
          </w:p>
        </w:tc>
        <w:tc>
          <w:tcPr>
            <w:tcW w:w="502" w:type="pct"/>
          </w:tcPr>
          <w:p w14:paraId="1F88EAF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2.5</w:t>
            </w:r>
          </w:p>
        </w:tc>
        <w:tc>
          <w:tcPr>
            <w:tcW w:w="484" w:type="pct"/>
          </w:tcPr>
          <w:p w14:paraId="62AB327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16.9</w:t>
            </w:r>
          </w:p>
        </w:tc>
        <w:tc>
          <w:tcPr>
            <w:tcW w:w="496" w:type="pct"/>
          </w:tcPr>
          <w:p w14:paraId="5CBAE6A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-16.1</w:t>
            </w:r>
          </w:p>
        </w:tc>
        <w:tc>
          <w:tcPr>
            <w:tcW w:w="495" w:type="pct"/>
          </w:tcPr>
          <w:p w14:paraId="09305B9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18.9</w:t>
            </w:r>
          </w:p>
        </w:tc>
        <w:tc>
          <w:tcPr>
            <w:tcW w:w="488" w:type="pct"/>
          </w:tcPr>
          <w:p w14:paraId="1F3629B7"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-3.6</w:t>
            </w:r>
          </w:p>
        </w:tc>
        <w:tc>
          <w:tcPr>
            <w:tcW w:w="515" w:type="pct"/>
          </w:tcPr>
          <w:p w14:paraId="7BEB090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-5.7</w:t>
            </w:r>
          </w:p>
        </w:tc>
        <w:tc>
          <w:tcPr>
            <w:tcW w:w="487" w:type="pct"/>
          </w:tcPr>
          <w:p w14:paraId="02C535B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-4.6</w:t>
            </w:r>
          </w:p>
        </w:tc>
      </w:tr>
      <w:tr w:rsidR="008667A0" w:rsidRPr="00356C63" w14:paraId="75973DF6" w14:textId="77777777" w:rsidTr="00356C63">
        <w:tc>
          <w:tcPr>
            <w:cnfStyle w:val="001000000000" w:firstRow="0" w:lastRow="0" w:firstColumn="1" w:lastColumn="0" w:oddVBand="0" w:evenVBand="0" w:oddHBand="0" w:evenHBand="0" w:firstRowFirstColumn="0" w:firstRowLastColumn="0" w:lastRowFirstColumn="0" w:lastRowLastColumn="0"/>
            <w:tcW w:w="534" w:type="pct"/>
          </w:tcPr>
          <w:p w14:paraId="21ABA757" w14:textId="31410930"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55 P1</w:t>
            </w:r>
          </w:p>
        </w:tc>
        <w:tc>
          <w:tcPr>
            <w:tcW w:w="493" w:type="pct"/>
          </w:tcPr>
          <w:p w14:paraId="513F72A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-17.8</w:t>
            </w:r>
          </w:p>
        </w:tc>
        <w:tc>
          <w:tcPr>
            <w:tcW w:w="506" w:type="pct"/>
          </w:tcPr>
          <w:p w14:paraId="0A1E0D1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0.3</w:t>
            </w:r>
          </w:p>
        </w:tc>
        <w:tc>
          <w:tcPr>
            <w:tcW w:w="502" w:type="pct"/>
          </w:tcPr>
          <w:p w14:paraId="3DE818F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0.3</w:t>
            </w:r>
          </w:p>
        </w:tc>
        <w:tc>
          <w:tcPr>
            <w:tcW w:w="484" w:type="pct"/>
          </w:tcPr>
          <w:p w14:paraId="0C11D89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14.9</w:t>
            </w:r>
          </w:p>
        </w:tc>
        <w:tc>
          <w:tcPr>
            <w:tcW w:w="496" w:type="pct"/>
          </w:tcPr>
          <w:p w14:paraId="23AF59DF"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-20.9</w:t>
            </w:r>
          </w:p>
        </w:tc>
        <w:tc>
          <w:tcPr>
            <w:tcW w:w="495" w:type="pct"/>
          </w:tcPr>
          <w:p w14:paraId="1917964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27.5</w:t>
            </w:r>
          </w:p>
        </w:tc>
        <w:tc>
          <w:tcPr>
            <w:tcW w:w="488" w:type="pct"/>
          </w:tcPr>
          <w:p w14:paraId="38EC1813"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-4.3</w:t>
            </w:r>
          </w:p>
        </w:tc>
        <w:tc>
          <w:tcPr>
            <w:tcW w:w="515" w:type="pct"/>
          </w:tcPr>
          <w:p w14:paraId="54647049"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-8.2</w:t>
            </w:r>
          </w:p>
        </w:tc>
        <w:tc>
          <w:tcPr>
            <w:tcW w:w="487" w:type="pct"/>
          </w:tcPr>
          <w:p w14:paraId="2C34832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-3.0</w:t>
            </w:r>
          </w:p>
        </w:tc>
      </w:tr>
      <w:tr w:rsidR="008667A0" w:rsidRPr="00356C63" w14:paraId="4031F934" w14:textId="77777777" w:rsidTr="00356C63">
        <w:tc>
          <w:tcPr>
            <w:cnfStyle w:val="001000000000" w:firstRow="0" w:lastRow="0" w:firstColumn="1" w:lastColumn="0" w:oddVBand="0" w:evenVBand="0" w:oddHBand="0" w:evenHBand="0" w:firstRowFirstColumn="0" w:firstRowLastColumn="0" w:lastRowFirstColumn="0" w:lastRowLastColumn="0"/>
            <w:tcW w:w="534" w:type="pct"/>
          </w:tcPr>
          <w:p w14:paraId="4630F051" w14:textId="504975E3"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55 P2</w:t>
            </w:r>
          </w:p>
        </w:tc>
        <w:tc>
          <w:tcPr>
            <w:tcW w:w="493" w:type="pct"/>
          </w:tcPr>
          <w:p w14:paraId="5E80274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-16.8</w:t>
            </w:r>
          </w:p>
        </w:tc>
        <w:tc>
          <w:tcPr>
            <w:tcW w:w="506" w:type="pct"/>
          </w:tcPr>
          <w:p w14:paraId="756F65B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1.7</w:t>
            </w:r>
          </w:p>
        </w:tc>
        <w:tc>
          <w:tcPr>
            <w:tcW w:w="502" w:type="pct"/>
          </w:tcPr>
          <w:p w14:paraId="4D9E3403"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3.1</w:t>
            </w:r>
          </w:p>
        </w:tc>
        <w:tc>
          <w:tcPr>
            <w:tcW w:w="484" w:type="pct"/>
          </w:tcPr>
          <w:p w14:paraId="493E2DC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14.5</w:t>
            </w:r>
          </w:p>
        </w:tc>
        <w:tc>
          <w:tcPr>
            <w:tcW w:w="496" w:type="pct"/>
          </w:tcPr>
          <w:p w14:paraId="716F319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-12.4</w:t>
            </w:r>
          </w:p>
        </w:tc>
        <w:tc>
          <w:tcPr>
            <w:tcW w:w="495" w:type="pct"/>
          </w:tcPr>
          <w:p w14:paraId="51CD4E5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12.1</w:t>
            </w:r>
          </w:p>
        </w:tc>
        <w:tc>
          <w:tcPr>
            <w:tcW w:w="488" w:type="pct"/>
          </w:tcPr>
          <w:p w14:paraId="4C42F7CF"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-4.2</w:t>
            </w:r>
          </w:p>
        </w:tc>
        <w:tc>
          <w:tcPr>
            <w:tcW w:w="515" w:type="pct"/>
          </w:tcPr>
          <w:p w14:paraId="40298D6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-3.8</w:t>
            </w:r>
          </w:p>
        </w:tc>
        <w:tc>
          <w:tcPr>
            <w:tcW w:w="487" w:type="pct"/>
          </w:tcPr>
          <w:p w14:paraId="1521792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-4.0</w:t>
            </w:r>
          </w:p>
        </w:tc>
      </w:tr>
      <w:tr w:rsidR="008667A0" w:rsidRPr="00356C63" w14:paraId="00DAF498" w14:textId="77777777" w:rsidTr="00356C63">
        <w:tc>
          <w:tcPr>
            <w:cnfStyle w:val="001000000000" w:firstRow="0" w:lastRow="0" w:firstColumn="1" w:lastColumn="0" w:oddVBand="0" w:evenVBand="0" w:oddHBand="0" w:evenHBand="0" w:firstRowFirstColumn="0" w:firstRowLastColumn="0" w:lastRowFirstColumn="0" w:lastRowLastColumn="0"/>
            <w:tcW w:w="534" w:type="pct"/>
          </w:tcPr>
          <w:p w14:paraId="58321B87" w14:textId="03C17B3D"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70 Current SAA</w:t>
            </w:r>
          </w:p>
        </w:tc>
        <w:tc>
          <w:tcPr>
            <w:tcW w:w="493" w:type="pct"/>
          </w:tcPr>
          <w:p w14:paraId="1556E981"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-18.9</w:t>
            </w:r>
          </w:p>
        </w:tc>
        <w:tc>
          <w:tcPr>
            <w:tcW w:w="506" w:type="pct"/>
          </w:tcPr>
          <w:p w14:paraId="4248BD13"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-1.7</w:t>
            </w:r>
          </w:p>
        </w:tc>
        <w:tc>
          <w:tcPr>
            <w:tcW w:w="502" w:type="pct"/>
          </w:tcPr>
          <w:p w14:paraId="7B8A591E"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0.7</w:t>
            </w:r>
          </w:p>
        </w:tc>
        <w:tc>
          <w:tcPr>
            <w:tcW w:w="484" w:type="pct"/>
          </w:tcPr>
          <w:p w14:paraId="0589BE3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15.2</w:t>
            </w:r>
          </w:p>
        </w:tc>
        <w:tc>
          <w:tcPr>
            <w:tcW w:w="496" w:type="pct"/>
          </w:tcPr>
          <w:p w14:paraId="105360F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-22.8</w:t>
            </w:r>
          </w:p>
        </w:tc>
        <w:tc>
          <w:tcPr>
            <w:tcW w:w="495" w:type="pct"/>
          </w:tcPr>
          <w:p w14:paraId="69BB5F1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19.5</w:t>
            </w:r>
          </w:p>
        </w:tc>
        <w:tc>
          <w:tcPr>
            <w:tcW w:w="488" w:type="pct"/>
          </w:tcPr>
          <w:p w14:paraId="543B9EC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-4.9</w:t>
            </w:r>
          </w:p>
        </w:tc>
        <w:tc>
          <w:tcPr>
            <w:tcW w:w="515" w:type="pct"/>
          </w:tcPr>
          <w:p w14:paraId="0E47966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-7.3</w:t>
            </w:r>
          </w:p>
        </w:tc>
        <w:tc>
          <w:tcPr>
            <w:tcW w:w="487" w:type="pct"/>
          </w:tcPr>
          <w:p w14:paraId="6B60EFC3"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-3.9</w:t>
            </w:r>
          </w:p>
        </w:tc>
      </w:tr>
      <w:tr w:rsidR="008667A0" w:rsidRPr="00356C63" w14:paraId="13FCA150" w14:textId="77777777" w:rsidTr="00356C63">
        <w:tc>
          <w:tcPr>
            <w:cnfStyle w:val="001000000000" w:firstRow="0" w:lastRow="0" w:firstColumn="1" w:lastColumn="0" w:oddVBand="0" w:evenVBand="0" w:oddHBand="0" w:evenHBand="0" w:firstRowFirstColumn="0" w:firstRowLastColumn="0" w:lastRowFirstColumn="0" w:lastRowLastColumn="0"/>
            <w:tcW w:w="534" w:type="pct"/>
          </w:tcPr>
          <w:p w14:paraId="6AE61C4B" w14:textId="4163399E"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70 P1</w:t>
            </w:r>
          </w:p>
        </w:tc>
        <w:tc>
          <w:tcPr>
            <w:tcW w:w="493" w:type="pct"/>
          </w:tcPr>
          <w:p w14:paraId="18D8687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-18.8</w:t>
            </w:r>
          </w:p>
        </w:tc>
        <w:tc>
          <w:tcPr>
            <w:tcW w:w="506" w:type="pct"/>
          </w:tcPr>
          <w:p w14:paraId="412CDFA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-1.8</w:t>
            </w:r>
          </w:p>
        </w:tc>
        <w:tc>
          <w:tcPr>
            <w:tcW w:w="502" w:type="pct"/>
          </w:tcPr>
          <w:p w14:paraId="718D8AA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0.0</w:t>
            </w:r>
          </w:p>
        </w:tc>
        <w:tc>
          <w:tcPr>
            <w:tcW w:w="484" w:type="pct"/>
          </w:tcPr>
          <w:p w14:paraId="5E0DC35F"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15.3</w:t>
            </w:r>
          </w:p>
        </w:tc>
        <w:tc>
          <w:tcPr>
            <w:tcW w:w="496" w:type="pct"/>
          </w:tcPr>
          <w:p w14:paraId="510CFA16"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-25.0</w:t>
            </w:r>
          </w:p>
        </w:tc>
        <w:tc>
          <w:tcPr>
            <w:tcW w:w="495" w:type="pct"/>
          </w:tcPr>
          <w:p w14:paraId="79E31161"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24.3</w:t>
            </w:r>
          </w:p>
        </w:tc>
        <w:tc>
          <w:tcPr>
            <w:tcW w:w="488" w:type="pct"/>
          </w:tcPr>
          <w:p w14:paraId="171EABF4"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-4.9</w:t>
            </w:r>
          </w:p>
        </w:tc>
        <w:tc>
          <w:tcPr>
            <w:tcW w:w="515" w:type="pct"/>
          </w:tcPr>
          <w:p w14:paraId="0EB770E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-8.6</w:t>
            </w:r>
          </w:p>
        </w:tc>
        <w:tc>
          <w:tcPr>
            <w:tcW w:w="487" w:type="pct"/>
          </w:tcPr>
          <w:p w14:paraId="2E732FC7"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-3.4</w:t>
            </w:r>
          </w:p>
        </w:tc>
      </w:tr>
      <w:tr w:rsidR="008667A0" w:rsidRPr="00356C63" w14:paraId="17F8A406" w14:textId="77777777" w:rsidTr="00356C63">
        <w:tc>
          <w:tcPr>
            <w:cnfStyle w:val="001000000000" w:firstRow="0" w:lastRow="0" w:firstColumn="1" w:lastColumn="0" w:oddVBand="0" w:evenVBand="0" w:oddHBand="0" w:evenHBand="0" w:firstRowFirstColumn="0" w:firstRowLastColumn="0" w:lastRowFirstColumn="0" w:lastRowLastColumn="0"/>
            <w:tcW w:w="534" w:type="pct"/>
          </w:tcPr>
          <w:p w14:paraId="5DC5407E" w14:textId="0247E300"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70 P2</w:t>
            </w:r>
          </w:p>
        </w:tc>
        <w:tc>
          <w:tcPr>
            <w:tcW w:w="493" w:type="pct"/>
          </w:tcPr>
          <w:p w14:paraId="7348181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-19.0</w:t>
            </w:r>
          </w:p>
        </w:tc>
        <w:tc>
          <w:tcPr>
            <w:tcW w:w="506" w:type="pct"/>
          </w:tcPr>
          <w:p w14:paraId="2FD0D691"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-1.5</w:t>
            </w:r>
          </w:p>
        </w:tc>
        <w:tc>
          <w:tcPr>
            <w:tcW w:w="502" w:type="pct"/>
          </w:tcPr>
          <w:p w14:paraId="79C432BE"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1.3</w:t>
            </w:r>
          </w:p>
        </w:tc>
        <w:tc>
          <w:tcPr>
            <w:tcW w:w="484" w:type="pct"/>
          </w:tcPr>
          <w:p w14:paraId="76DB9A7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14.9</w:t>
            </w:r>
          </w:p>
        </w:tc>
        <w:tc>
          <w:tcPr>
            <w:tcW w:w="496" w:type="pct"/>
          </w:tcPr>
          <w:p w14:paraId="61C1690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-20.8</w:t>
            </w:r>
          </w:p>
        </w:tc>
        <w:tc>
          <w:tcPr>
            <w:tcW w:w="495" w:type="pct"/>
          </w:tcPr>
          <w:p w14:paraId="53E6E20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15.5</w:t>
            </w:r>
          </w:p>
        </w:tc>
        <w:tc>
          <w:tcPr>
            <w:tcW w:w="488" w:type="pct"/>
          </w:tcPr>
          <w:p w14:paraId="5B79C7A9"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-4.9</w:t>
            </w:r>
          </w:p>
        </w:tc>
        <w:tc>
          <w:tcPr>
            <w:tcW w:w="515" w:type="pct"/>
          </w:tcPr>
          <w:p w14:paraId="69ED832C"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-6.2</w:t>
            </w:r>
          </w:p>
        </w:tc>
        <w:tc>
          <w:tcPr>
            <w:tcW w:w="487" w:type="pct"/>
          </w:tcPr>
          <w:p w14:paraId="57CE1496"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-4.1</w:t>
            </w:r>
          </w:p>
        </w:tc>
      </w:tr>
      <w:tr w:rsidR="008667A0" w:rsidRPr="00356C63" w14:paraId="511CE9F1" w14:textId="77777777" w:rsidTr="00356C63">
        <w:tc>
          <w:tcPr>
            <w:cnfStyle w:val="001000000000" w:firstRow="0" w:lastRow="0" w:firstColumn="1" w:lastColumn="0" w:oddVBand="0" w:evenVBand="0" w:oddHBand="0" w:evenHBand="0" w:firstRowFirstColumn="0" w:firstRowLastColumn="0" w:lastRowFirstColumn="0" w:lastRowLastColumn="0"/>
            <w:tcW w:w="534" w:type="pct"/>
          </w:tcPr>
          <w:p w14:paraId="38B93260" w14:textId="0B143EF9"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85 Current SAA</w:t>
            </w:r>
          </w:p>
        </w:tc>
        <w:tc>
          <w:tcPr>
            <w:tcW w:w="493" w:type="pct"/>
          </w:tcPr>
          <w:p w14:paraId="33CE6F8E"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-26.6</w:t>
            </w:r>
          </w:p>
        </w:tc>
        <w:tc>
          <w:tcPr>
            <w:tcW w:w="506" w:type="pct"/>
          </w:tcPr>
          <w:p w14:paraId="119A7CE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-6.9</w:t>
            </w:r>
          </w:p>
        </w:tc>
        <w:tc>
          <w:tcPr>
            <w:tcW w:w="502" w:type="pct"/>
          </w:tcPr>
          <w:p w14:paraId="6EB61CA7"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-1.2</w:t>
            </w:r>
          </w:p>
        </w:tc>
        <w:tc>
          <w:tcPr>
            <w:tcW w:w="484" w:type="pct"/>
          </w:tcPr>
          <w:p w14:paraId="5B762D19"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12.0</w:t>
            </w:r>
          </w:p>
        </w:tc>
        <w:tc>
          <w:tcPr>
            <w:tcW w:w="496" w:type="pct"/>
          </w:tcPr>
          <w:p w14:paraId="5FAD10C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-29.3</w:t>
            </w:r>
          </w:p>
        </w:tc>
        <w:tc>
          <w:tcPr>
            <w:tcW w:w="495" w:type="pct"/>
          </w:tcPr>
          <w:p w14:paraId="0D6A0721"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20.5</w:t>
            </w:r>
          </w:p>
        </w:tc>
        <w:tc>
          <w:tcPr>
            <w:tcW w:w="488" w:type="pct"/>
          </w:tcPr>
          <w:p w14:paraId="37A0262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-6.8</w:t>
            </w:r>
          </w:p>
        </w:tc>
        <w:tc>
          <w:tcPr>
            <w:tcW w:w="515" w:type="pct"/>
          </w:tcPr>
          <w:p w14:paraId="15E368C1"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-8.7</w:t>
            </w:r>
          </w:p>
        </w:tc>
        <w:tc>
          <w:tcPr>
            <w:tcW w:w="487" w:type="pct"/>
          </w:tcPr>
          <w:p w14:paraId="5036606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-3.1</w:t>
            </w:r>
          </w:p>
        </w:tc>
      </w:tr>
      <w:tr w:rsidR="008667A0" w:rsidRPr="00356C63" w14:paraId="61489A73" w14:textId="77777777" w:rsidTr="00356C63">
        <w:tc>
          <w:tcPr>
            <w:cnfStyle w:val="001000000000" w:firstRow="0" w:lastRow="0" w:firstColumn="1" w:lastColumn="0" w:oddVBand="0" w:evenVBand="0" w:oddHBand="0" w:evenHBand="0" w:firstRowFirstColumn="0" w:firstRowLastColumn="0" w:lastRowFirstColumn="0" w:lastRowLastColumn="0"/>
            <w:tcW w:w="534" w:type="pct"/>
          </w:tcPr>
          <w:p w14:paraId="5D47A7ED" w14:textId="4FCEA39E"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85 P1</w:t>
            </w:r>
          </w:p>
        </w:tc>
        <w:tc>
          <w:tcPr>
            <w:tcW w:w="493" w:type="pct"/>
          </w:tcPr>
          <w:p w14:paraId="21022616"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-30.6</w:t>
            </w:r>
          </w:p>
        </w:tc>
        <w:tc>
          <w:tcPr>
            <w:tcW w:w="506" w:type="pct"/>
          </w:tcPr>
          <w:p w14:paraId="6A7BDE8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-9.4</w:t>
            </w:r>
          </w:p>
        </w:tc>
        <w:tc>
          <w:tcPr>
            <w:tcW w:w="502" w:type="pct"/>
          </w:tcPr>
          <w:p w14:paraId="2D15A8C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-3.7</w:t>
            </w:r>
          </w:p>
        </w:tc>
        <w:tc>
          <w:tcPr>
            <w:tcW w:w="484" w:type="pct"/>
          </w:tcPr>
          <w:p w14:paraId="32F8C72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10.1</w:t>
            </w:r>
          </w:p>
        </w:tc>
        <w:tc>
          <w:tcPr>
            <w:tcW w:w="496" w:type="pct"/>
          </w:tcPr>
          <w:p w14:paraId="0CFD6D2E"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-34.7</w:t>
            </w:r>
          </w:p>
        </w:tc>
        <w:tc>
          <w:tcPr>
            <w:tcW w:w="495" w:type="pct"/>
          </w:tcPr>
          <w:p w14:paraId="715225C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28.8</w:t>
            </w:r>
          </w:p>
        </w:tc>
        <w:tc>
          <w:tcPr>
            <w:tcW w:w="488" w:type="pct"/>
          </w:tcPr>
          <w:p w14:paraId="7780E3C4"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-7.5</w:t>
            </w:r>
          </w:p>
        </w:tc>
        <w:tc>
          <w:tcPr>
            <w:tcW w:w="515" w:type="pct"/>
          </w:tcPr>
          <w:p w14:paraId="26AEBC5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-11.4</w:t>
            </w:r>
          </w:p>
        </w:tc>
        <w:tc>
          <w:tcPr>
            <w:tcW w:w="487" w:type="pct"/>
          </w:tcPr>
          <w:p w14:paraId="187BD289"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-2.0</w:t>
            </w:r>
          </w:p>
        </w:tc>
      </w:tr>
      <w:tr w:rsidR="008667A0" w:rsidRPr="00356C63" w14:paraId="5143773E" w14:textId="77777777" w:rsidTr="00356C63">
        <w:tc>
          <w:tcPr>
            <w:cnfStyle w:val="001000000000" w:firstRow="0" w:lastRow="0" w:firstColumn="1" w:lastColumn="0" w:oddVBand="0" w:evenVBand="0" w:oddHBand="0" w:evenHBand="0" w:firstRowFirstColumn="0" w:firstRowLastColumn="0" w:lastRowFirstColumn="0" w:lastRowLastColumn="0"/>
            <w:tcW w:w="534" w:type="pct"/>
          </w:tcPr>
          <w:p w14:paraId="395A0EF6" w14:textId="36A10B5A"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85 P2</w:t>
            </w:r>
          </w:p>
        </w:tc>
        <w:tc>
          <w:tcPr>
            <w:tcW w:w="493" w:type="pct"/>
          </w:tcPr>
          <w:p w14:paraId="4EFCBD6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-25.4</w:t>
            </w:r>
          </w:p>
        </w:tc>
        <w:tc>
          <w:tcPr>
            <w:tcW w:w="506" w:type="pct"/>
          </w:tcPr>
          <w:p w14:paraId="50FAB736"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-5.9</w:t>
            </w:r>
          </w:p>
        </w:tc>
        <w:tc>
          <w:tcPr>
            <w:tcW w:w="502" w:type="pct"/>
          </w:tcPr>
          <w:p w14:paraId="3D53858F"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0.3</w:t>
            </w:r>
          </w:p>
        </w:tc>
        <w:tc>
          <w:tcPr>
            <w:tcW w:w="484" w:type="pct"/>
          </w:tcPr>
          <w:p w14:paraId="48378AD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11.2</w:t>
            </w:r>
          </w:p>
        </w:tc>
        <w:tc>
          <w:tcPr>
            <w:tcW w:w="496" w:type="pct"/>
          </w:tcPr>
          <w:p w14:paraId="15D6A71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-24.8</w:t>
            </w:r>
          </w:p>
        </w:tc>
        <w:tc>
          <w:tcPr>
            <w:tcW w:w="495" w:type="pct"/>
          </w:tcPr>
          <w:p w14:paraId="66D5B5CF"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14.8</w:t>
            </w:r>
          </w:p>
        </w:tc>
        <w:tc>
          <w:tcPr>
            <w:tcW w:w="488" w:type="pct"/>
          </w:tcPr>
          <w:p w14:paraId="2FACC1D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-6.8</w:t>
            </w:r>
          </w:p>
        </w:tc>
        <w:tc>
          <w:tcPr>
            <w:tcW w:w="515" w:type="pct"/>
          </w:tcPr>
          <w:p w14:paraId="1194D6F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-6.8</w:t>
            </w:r>
          </w:p>
        </w:tc>
        <w:tc>
          <w:tcPr>
            <w:tcW w:w="487" w:type="pct"/>
          </w:tcPr>
          <w:p w14:paraId="1608236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-2.4</w:t>
            </w:r>
          </w:p>
        </w:tc>
      </w:tr>
      <w:tr w:rsidR="008667A0" w:rsidRPr="00356C63" w14:paraId="12EA8703" w14:textId="77777777" w:rsidTr="00356C63">
        <w:tc>
          <w:tcPr>
            <w:cnfStyle w:val="001000000000" w:firstRow="0" w:lastRow="0" w:firstColumn="1" w:lastColumn="0" w:oddVBand="0" w:evenVBand="0" w:oddHBand="0" w:evenHBand="0" w:firstRowFirstColumn="0" w:firstRowLastColumn="0" w:lastRowFirstColumn="0" w:lastRowLastColumn="0"/>
            <w:tcW w:w="534" w:type="pct"/>
          </w:tcPr>
          <w:p w14:paraId="24426848" w14:textId="5A550275"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100 Current SAA</w:t>
            </w:r>
          </w:p>
        </w:tc>
        <w:tc>
          <w:tcPr>
            <w:tcW w:w="493" w:type="pct"/>
          </w:tcPr>
          <w:p w14:paraId="22A7551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-33.8</w:t>
            </w:r>
          </w:p>
        </w:tc>
        <w:tc>
          <w:tcPr>
            <w:tcW w:w="506" w:type="pct"/>
          </w:tcPr>
          <w:p w14:paraId="08774EE3"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-12.0</w:t>
            </w:r>
          </w:p>
        </w:tc>
        <w:tc>
          <w:tcPr>
            <w:tcW w:w="502" w:type="pct"/>
          </w:tcPr>
          <w:p w14:paraId="641A088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-3.1</w:t>
            </w:r>
          </w:p>
        </w:tc>
        <w:tc>
          <w:tcPr>
            <w:tcW w:w="484" w:type="pct"/>
          </w:tcPr>
          <w:p w14:paraId="55C6B18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8.9</w:t>
            </w:r>
          </w:p>
        </w:tc>
        <w:tc>
          <w:tcPr>
            <w:tcW w:w="496" w:type="pct"/>
          </w:tcPr>
          <w:p w14:paraId="4295A3F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-35.6</w:t>
            </w:r>
          </w:p>
        </w:tc>
        <w:tc>
          <w:tcPr>
            <w:tcW w:w="495" w:type="pct"/>
          </w:tcPr>
          <w:p w14:paraId="01C03AB6"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21.9</w:t>
            </w:r>
          </w:p>
        </w:tc>
        <w:tc>
          <w:tcPr>
            <w:tcW w:w="488" w:type="pct"/>
          </w:tcPr>
          <w:p w14:paraId="469914E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-8.7</w:t>
            </w:r>
          </w:p>
        </w:tc>
        <w:tc>
          <w:tcPr>
            <w:tcW w:w="515" w:type="pct"/>
          </w:tcPr>
          <w:p w14:paraId="79C307D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-10.2</w:t>
            </w:r>
          </w:p>
        </w:tc>
        <w:tc>
          <w:tcPr>
            <w:tcW w:w="487" w:type="pct"/>
          </w:tcPr>
          <w:p w14:paraId="4A1140A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-2.3</w:t>
            </w:r>
          </w:p>
        </w:tc>
      </w:tr>
      <w:tr w:rsidR="008667A0" w:rsidRPr="00356C63" w14:paraId="2017962A" w14:textId="77777777" w:rsidTr="00356C63">
        <w:tc>
          <w:tcPr>
            <w:cnfStyle w:val="001000000000" w:firstRow="0" w:lastRow="0" w:firstColumn="1" w:lastColumn="0" w:oddVBand="0" w:evenVBand="0" w:oddHBand="0" w:evenHBand="0" w:firstRowFirstColumn="0" w:firstRowLastColumn="0" w:lastRowFirstColumn="0" w:lastRowLastColumn="0"/>
            <w:tcW w:w="534" w:type="pct"/>
          </w:tcPr>
          <w:p w14:paraId="4A4A3BFB" w14:textId="28A282B5"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100 P1</w:t>
            </w:r>
          </w:p>
        </w:tc>
        <w:tc>
          <w:tcPr>
            <w:tcW w:w="493" w:type="pct"/>
          </w:tcPr>
          <w:p w14:paraId="1CEBE76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-36.6</w:t>
            </w:r>
          </w:p>
        </w:tc>
        <w:tc>
          <w:tcPr>
            <w:tcW w:w="506" w:type="pct"/>
          </w:tcPr>
          <w:p w14:paraId="21180387"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-13.9</w:t>
            </w:r>
          </w:p>
        </w:tc>
        <w:tc>
          <w:tcPr>
            <w:tcW w:w="502" w:type="pct"/>
          </w:tcPr>
          <w:p w14:paraId="314C079E"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-5.5</w:t>
            </w:r>
          </w:p>
        </w:tc>
        <w:tc>
          <w:tcPr>
            <w:tcW w:w="484" w:type="pct"/>
          </w:tcPr>
          <w:p w14:paraId="4CCD0D5E"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7.9</w:t>
            </w:r>
          </w:p>
        </w:tc>
        <w:tc>
          <w:tcPr>
            <w:tcW w:w="496" w:type="pct"/>
          </w:tcPr>
          <w:p w14:paraId="7186A83C"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-40.6</w:t>
            </w:r>
          </w:p>
        </w:tc>
        <w:tc>
          <w:tcPr>
            <w:tcW w:w="495" w:type="pct"/>
          </w:tcPr>
          <w:p w14:paraId="55F104E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27.6</w:t>
            </w:r>
          </w:p>
        </w:tc>
        <w:tc>
          <w:tcPr>
            <w:tcW w:w="488" w:type="pct"/>
          </w:tcPr>
          <w:p w14:paraId="1A54E19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-9.0</w:t>
            </w:r>
          </w:p>
        </w:tc>
        <w:tc>
          <w:tcPr>
            <w:tcW w:w="515" w:type="pct"/>
          </w:tcPr>
          <w:p w14:paraId="45600E84"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-12.4</w:t>
            </w:r>
          </w:p>
        </w:tc>
        <w:tc>
          <w:tcPr>
            <w:tcW w:w="487" w:type="pct"/>
          </w:tcPr>
          <w:p w14:paraId="1119A69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-1.8</w:t>
            </w:r>
          </w:p>
        </w:tc>
      </w:tr>
      <w:tr w:rsidR="008667A0" w:rsidRPr="00356C63" w14:paraId="550E34FB" w14:textId="77777777" w:rsidTr="00356C63">
        <w:tc>
          <w:tcPr>
            <w:cnfStyle w:val="001000000000" w:firstRow="0" w:lastRow="0" w:firstColumn="1" w:lastColumn="0" w:oddVBand="0" w:evenVBand="0" w:oddHBand="0" w:evenHBand="0" w:firstRowFirstColumn="0" w:firstRowLastColumn="0" w:lastRowFirstColumn="0" w:lastRowLastColumn="0"/>
            <w:tcW w:w="534" w:type="pct"/>
          </w:tcPr>
          <w:p w14:paraId="43E89768" w14:textId="434E8CA3"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100 P2</w:t>
            </w:r>
          </w:p>
        </w:tc>
        <w:tc>
          <w:tcPr>
            <w:tcW w:w="493" w:type="pct"/>
          </w:tcPr>
          <w:p w14:paraId="4D055BEE"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-31.4</w:t>
            </w:r>
          </w:p>
        </w:tc>
        <w:tc>
          <w:tcPr>
            <w:tcW w:w="506" w:type="pct"/>
          </w:tcPr>
          <w:p w14:paraId="61A4898F"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-10.4</w:t>
            </w:r>
          </w:p>
        </w:tc>
        <w:tc>
          <w:tcPr>
            <w:tcW w:w="502" w:type="pct"/>
          </w:tcPr>
          <w:p w14:paraId="003E1376"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-1.3</w:t>
            </w:r>
          </w:p>
        </w:tc>
        <w:tc>
          <w:tcPr>
            <w:tcW w:w="484" w:type="pct"/>
          </w:tcPr>
          <w:p w14:paraId="687D478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9.9</w:t>
            </w:r>
          </w:p>
        </w:tc>
        <w:tc>
          <w:tcPr>
            <w:tcW w:w="496" w:type="pct"/>
          </w:tcPr>
          <w:p w14:paraId="292E89BF"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-31.3</w:t>
            </w:r>
          </w:p>
        </w:tc>
        <w:tc>
          <w:tcPr>
            <w:tcW w:w="495" w:type="pct"/>
          </w:tcPr>
          <w:p w14:paraId="79673BF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16.0</w:t>
            </w:r>
          </w:p>
        </w:tc>
        <w:tc>
          <w:tcPr>
            <w:tcW w:w="488" w:type="pct"/>
          </w:tcPr>
          <w:p w14:paraId="0874CCA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-8.4</w:t>
            </w:r>
          </w:p>
        </w:tc>
        <w:tc>
          <w:tcPr>
            <w:tcW w:w="515" w:type="pct"/>
          </w:tcPr>
          <w:p w14:paraId="03DAD1B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-8.2</w:t>
            </w:r>
          </w:p>
        </w:tc>
        <w:tc>
          <w:tcPr>
            <w:tcW w:w="487" w:type="pct"/>
          </w:tcPr>
          <w:p w14:paraId="7CAB5CA6"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-3.1</w:t>
            </w:r>
          </w:p>
        </w:tc>
      </w:tr>
    </w:tbl>
    <w:p w14:paraId="45B4E2CE" w14:textId="77777777" w:rsidR="001A5D3F" w:rsidRDefault="001A5D3F">
      <w:pPr>
        <w:pStyle w:val="BoldBody"/>
      </w:pPr>
    </w:p>
    <w:p w14:paraId="1D135196" w14:textId="027E6352" w:rsidR="008667A0" w:rsidRDefault="00165603">
      <w:pPr>
        <w:pStyle w:val="BoldBody"/>
      </w:pPr>
      <w:r>
        <w:t>Current SAA</w:t>
      </w:r>
    </w:p>
    <w:p w14:paraId="092D9726" w14:textId="65942F11" w:rsidR="008667A0" w:rsidRDefault="00165603">
      <w:pPr>
        <w:pStyle w:val="listbullet0"/>
      </w:pPr>
      <w:r>
        <w:t xml:space="preserve">During the GFC drawdown period, Atchison </w:t>
      </w:r>
      <w:r w:rsidR="00E24120">
        <w:t>Active</w:t>
      </w:r>
      <w:r>
        <w:t xml:space="preserve"> 20 Current SAA would have generated a return of -0.5%, Atchison </w:t>
      </w:r>
      <w:r w:rsidR="00E24120">
        <w:t>Active</w:t>
      </w:r>
      <w:r>
        <w:t xml:space="preserve"> 40 Current SAA would have generated a return of -9.7%, Atchison </w:t>
      </w:r>
      <w:r w:rsidR="00E24120">
        <w:t>Active</w:t>
      </w:r>
      <w:r>
        <w:t xml:space="preserve"> 55 Current SAA would have generated a return of -16.1%, Atchison </w:t>
      </w:r>
      <w:r w:rsidR="00E24120">
        <w:t>Active</w:t>
      </w:r>
      <w:r>
        <w:t xml:space="preserve"> 70 Current SAA would have generated a return of -22.8%, Atchison </w:t>
      </w:r>
      <w:r w:rsidR="00E24120">
        <w:t>Active</w:t>
      </w:r>
      <w:r>
        <w:t xml:space="preserve"> 85 Current SAA would have generated a return of -29.3%, Atchison </w:t>
      </w:r>
      <w:r w:rsidR="00E24120">
        <w:t>Active</w:t>
      </w:r>
      <w:r>
        <w:t xml:space="preserve"> 100 Current SAA would have generated a return of -35.6%, mainly driven by the significant underperformances of growth assets in the recession</w:t>
      </w:r>
    </w:p>
    <w:p w14:paraId="350C545D" w14:textId="302395FE" w:rsidR="008667A0" w:rsidRDefault="00165603">
      <w:pPr>
        <w:pStyle w:val="listbullet0"/>
      </w:pPr>
      <w:r>
        <w:t xml:space="preserve">During the Asian Financial Crisis drawdown period, Atchison </w:t>
      </w:r>
      <w:r w:rsidR="00E24120">
        <w:t>Active</w:t>
      </w:r>
      <w:r>
        <w:t xml:space="preserve"> 20 Current SAA would have generated a return of 6.2%, Atchison </w:t>
      </w:r>
      <w:r w:rsidR="00E24120">
        <w:t>Active</w:t>
      </w:r>
      <w:r>
        <w:t xml:space="preserve"> 40 Current SAA would have generated a return of 3.8%, Atchison </w:t>
      </w:r>
      <w:r w:rsidR="00E24120">
        <w:t>Active</w:t>
      </w:r>
      <w:r>
        <w:t xml:space="preserve"> 55 Current SAA would have generated a return of 2.5%, Atchison </w:t>
      </w:r>
      <w:r w:rsidR="00E24120">
        <w:t>Active</w:t>
      </w:r>
      <w:r>
        <w:t xml:space="preserve"> 70 Current SAA would have generated a return of 0.7%, Atchison </w:t>
      </w:r>
      <w:r w:rsidR="00E24120">
        <w:t>Active</w:t>
      </w:r>
      <w:r>
        <w:t xml:space="preserve"> 85 Current SAA would have generated a return of -1.2%, Atchison </w:t>
      </w:r>
      <w:r w:rsidR="00E24120">
        <w:t>Active</w:t>
      </w:r>
      <w:r>
        <w:t xml:space="preserve"> 100 Current SAA would have generated a return of -3.1%, as global emerging equity markets came under severe pressure bringing many governments in the region close to defaulting on their debts</w:t>
      </w:r>
    </w:p>
    <w:p w14:paraId="350D392B" w14:textId="03807D79" w:rsidR="008667A0" w:rsidRDefault="00165603">
      <w:pPr>
        <w:pStyle w:val="listbullet0"/>
      </w:pPr>
      <w:r>
        <w:t xml:space="preserve">During the Tech Bubble drawdown period, Atchison </w:t>
      </w:r>
      <w:r w:rsidR="00E24120">
        <w:t>Active</w:t>
      </w:r>
      <w:r>
        <w:t xml:space="preserve"> 20 Current SAA would have generated a return of 19.3%, Atchison </w:t>
      </w:r>
      <w:r w:rsidR="00E24120">
        <w:t>Active</w:t>
      </w:r>
      <w:r>
        <w:t xml:space="preserve"> 40 Current SAA would have generated a return of 17.1%, Atchison </w:t>
      </w:r>
      <w:r w:rsidR="00E24120">
        <w:t>Active</w:t>
      </w:r>
      <w:r>
        <w:t xml:space="preserve"> 55 Current SAA would have generated a return of 16.9%, Atchison </w:t>
      </w:r>
      <w:r w:rsidR="00E24120">
        <w:t>Active</w:t>
      </w:r>
      <w:r>
        <w:t xml:space="preserve"> 70 Current SAA would have generated a return of 15.2%, Atchison </w:t>
      </w:r>
      <w:r w:rsidR="00E24120">
        <w:t>Active</w:t>
      </w:r>
      <w:r>
        <w:t xml:space="preserve"> 85 Current SAA would have generated a return of 12.0%, Atchison </w:t>
      </w:r>
      <w:r w:rsidR="00E24120">
        <w:t>Active</w:t>
      </w:r>
      <w:r>
        <w:t xml:space="preserve"> 100 Current SAA would have generated a return of 8.9%, as Nasdaq fall 78% from its peak but there were strong performances from holding real assets</w:t>
      </w:r>
    </w:p>
    <w:p w14:paraId="5757081A" w14:textId="59B6B7AA" w:rsidR="008667A0" w:rsidRDefault="00165603">
      <w:pPr>
        <w:pStyle w:val="listbullet0"/>
      </w:pPr>
      <w:r>
        <w:lastRenderedPageBreak/>
        <w:t xml:space="preserve">During the European Debt Crisis 2009-10 drawdown period, Atchison </w:t>
      </w:r>
      <w:r w:rsidR="00E24120">
        <w:t>Active</w:t>
      </w:r>
      <w:r>
        <w:t xml:space="preserve"> 20 Current SAA would have generated a return of 16.1%. Atchison </w:t>
      </w:r>
      <w:r w:rsidR="00E24120">
        <w:t>Active</w:t>
      </w:r>
      <w:r>
        <w:t xml:space="preserve"> 40 Current SAA would have generated a return of 17.7%. Atchison </w:t>
      </w:r>
      <w:r w:rsidR="00E24120">
        <w:t>Active</w:t>
      </w:r>
      <w:r>
        <w:t xml:space="preserve"> 55 Current SAA would have generated a return of 18.9%. Atchison </w:t>
      </w:r>
      <w:r w:rsidR="00E24120">
        <w:t>Active</w:t>
      </w:r>
      <w:r>
        <w:t xml:space="preserve"> 70 Current SAA would have generated a return of 19.5%. Atchison </w:t>
      </w:r>
      <w:r w:rsidR="00E24120">
        <w:t>Active</w:t>
      </w:r>
      <w:r>
        <w:t xml:space="preserve"> 85 Current SAA would have generated a return of 20.5%. Atchison </w:t>
      </w:r>
      <w:r w:rsidR="00E24120">
        <w:t>Active</w:t>
      </w:r>
      <w:r>
        <w:t xml:space="preserve"> 100 Current SAA would have generated a return of 21.9%. It began in Greece and threatened the survival of the EU single currency, EU and IMF stepped in an attempt to halt the spread of the crisis</w:t>
      </w:r>
    </w:p>
    <w:p w14:paraId="40DEB359" w14:textId="61FC0365" w:rsidR="008667A0" w:rsidRDefault="00165603">
      <w:pPr>
        <w:pStyle w:val="listbullet0"/>
      </w:pPr>
      <w:r>
        <w:t xml:space="preserve">During the Covid-19 drawdown period, Atchison </w:t>
      </w:r>
      <w:r w:rsidR="00E24120">
        <w:t>Active</w:t>
      </w:r>
      <w:r>
        <w:t xml:space="preserve"> 20 Current SAA would have generated a return of -1.9%, Atchison </w:t>
      </w:r>
      <w:r w:rsidR="00E24120">
        <w:t>Active</w:t>
      </w:r>
      <w:r>
        <w:t xml:space="preserve"> 40 Current SAA would have generated a return of -4.1%, Atchison </w:t>
      </w:r>
      <w:r w:rsidR="00E24120">
        <w:t>Active</w:t>
      </w:r>
      <w:r>
        <w:t xml:space="preserve"> 55 Current SAA would have generated a return of -5.7%, Atchison </w:t>
      </w:r>
      <w:r w:rsidR="00E24120">
        <w:t>Active</w:t>
      </w:r>
      <w:r>
        <w:t xml:space="preserve"> 70 Current SAA would have generated a return of -7.3%, Atchison </w:t>
      </w:r>
      <w:r w:rsidR="00E24120">
        <w:t>Active</w:t>
      </w:r>
      <w:r>
        <w:t xml:space="preserve"> 85 Current SAA would have generated a return of -8.7%, Atchison </w:t>
      </w:r>
      <w:r w:rsidR="00E24120">
        <w:t>Active</w:t>
      </w:r>
      <w:r>
        <w:t xml:space="preserve"> 100 Current SAA would have generated a return of -10.2%, as global quarantine measures disrupted the business supply chain and deteriorated revenue, leading to poor returns for most assets</w:t>
      </w:r>
    </w:p>
    <w:p w14:paraId="3A93385F" w14:textId="5BF6002B" w:rsidR="008667A0" w:rsidRDefault="00165603">
      <w:pPr>
        <w:pStyle w:val="listbullet0"/>
      </w:pPr>
      <w:r>
        <w:t xml:space="preserve">During the Inflation Spike 2022 drawdown period, Atchison </w:t>
      </w:r>
      <w:r w:rsidR="00E24120">
        <w:t>Active</w:t>
      </w:r>
      <w:r>
        <w:t xml:space="preserve"> 20 Current SAA would have generated a return of -5.5%, Atchison </w:t>
      </w:r>
      <w:r w:rsidR="00E24120">
        <w:t>Active</w:t>
      </w:r>
      <w:r>
        <w:t xml:space="preserve"> 40 Current SAA would have generated a return of -4.9%, Atchison </w:t>
      </w:r>
      <w:r w:rsidR="00E24120">
        <w:t>Active</w:t>
      </w:r>
      <w:r>
        <w:t xml:space="preserve"> 55 Current SAA would have generated a return of -4.6%, Atchison </w:t>
      </w:r>
      <w:r w:rsidR="00E24120">
        <w:t>Active</w:t>
      </w:r>
      <w:r>
        <w:t xml:space="preserve"> 70 Current SAA would have generated a return of -3.9%, Atchison </w:t>
      </w:r>
      <w:r w:rsidR="00E24120">
        <w:t>Active</w:t>
      </w:r>
      <w:r>
        <w:t xml:space="preserve"> 85 Current SAA would have generated a return of -3.1%, Atchison </w:t>
      </w:r>
      <w:r w:rsidR="00E24120">
        <w:t>Active</w:t>
      </w:r>
      <w:r>
        <w:t xml:space="preserve"> 100 Current SAA would have generated a return of -2.3%, as rising yields and widening spreads caused bond valuations to reverse resulting in unprecedented losses</w:t>
      </w:r>
    </w:p>
    <w:p w14:paraId="5DE440BE" w14:textId="77777777" w:rsidR="001A5D3F" w:rsidRPr="001A5D3F" w:rsidRDefault="001A5D3F" w:rsidP="001A5D3F"/>
    <w:p w14:paraId="0347F3DE" w14:textId="77777777" w:rsidR="008667A0" w:rsidRDefault="00165603">
      <w:pPr>
        <w:pStyle w:val="Heading3"/>
      </w:pPr>
      <w:bookmarkStart w:id="2431" w:name="_Toc147237961"/>
      <w:r>
        <w:t>Environmental Drawdowns</w:t>
      </w:r>
      <w:bookmarkEnd w:id="2431"/>
    </w:p>
    <w:p w14:paraId="7A632CC3" w14:textId="77777777" w:rsidR="008667A0" w:rsidRDefault="00165603">
      <w:pPr>
        <w:pStyle w:val="BodyStyle"/>
      </w:pPr>
      <w:r>
        <w:t>In accordance with the Prudential Standard SPG 530 Investment Governance, November 2022, APRA expects an RSE licensee to demonstrate an understanding of the risk and opportunities present in a range of Environmental, Social and Governance (ESG) factors. To which extent they may have a material impact on the financial risk-return profile of the RSE’s licensee’s investment portfolio, including an assessment of climate risk exposures. In this respect the asset consultant has considered major environmental drawdown periods for each investment option e.g. nuclear disasters, hurricanes, oil leaks and other extreme climate conditions. Table 28 evaluates the impact of the major historical environmental events on climate change and the performance of the investment options.</w:t>
      </w:r>
    </w:p>
    <w:p w14:paraId="49B93FFC" w14:textId="77777777" w:rsidR="008667A0" w:rsidRDefault="00165603">
      <w:pPr>
        <w:pStyle w:val="T-Title"/>
      </w:pPr>
      <w:r>
        <w:t>Table 28: Environmental Drawdown</w:t>
      </w:r>
    </w:p>
    <w:tbl>
      <w:tblPr>
        <w:tblStyle w:val="Table2"/>
        <w:tblW w:w="0" w:type="auto"/>
        <w:tblLook w:val="04A0" w:firstRow="1" w:lastRow="0" w:firstColumn="1" w:lastColumn="0" w:noHBand="0" w:noVBand="1"/>
      </w:tblPr>
      <w:tblGrid>
        <w:gridCol w:w="1231"/>
        <w:gridCol w:w="1205"/>
        <w:gridCol w:w="1292"/>
        <w:gridCol w:w="1154"/>
        <w:gridCol w:w="1159"/>
        <w:gridCol w:w="1160"/>
        <w:gridCol w:w="1230"/>
        <w:gridCol w:w="1201"/>
      </w:tblGrid>
      <w:tr w:rsidR="006E487B" w:rsidRPr="001A5D3F" w14:paraId="0F753C27" w14:textId="77777777" w:rsidTr="001A5D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2D87CCA" w14:textId="77777777" w:rsidR="006E487B" w:rsidRPr="001A5D3F" w:rsidRDefault="006E487B">
            <w:pPr>
              <w:rPr>
                <w:sz w:val="16"/>
                <w:szCs w:val="20"/>
              </w:rPr>
            </w:pPr>
            <w:r w:rsidRPr="001A5D3F">
              <w:rPr>
                <w:sz w:val="16"/>
                <w:szCs w:val="20"/>
              </w:rPr>
              <w:t>Categories</w:t>
            </w:r>
          </w:p>
        </w:tc>
        <w:tc>
          <w:tcPr>
            <w:tcW w:w="0" w:type="auto"/>
          </w:tcPr>
          <w:p w14:paraId="3FFF0BCD" w14:textId="77777777" w:rsidR="006E487B" w:rsidRPr="001A5D3F" w:rsidRDefault="006E487B">
            <w:pPr>
              <w:cnfStyle w:val="100000000000" w:firstRow="1" w:lastRow="0" w:firstColumn="0" w:lastColumn="0" w:oddVBand="0" w:evenVBand="0" w:oddHBand="0" w:evenHBand="0" w:firstRowFirstColumn="0" w:firstRowLastColumn="0" w:lastRowFirstColumn="0" w:lastRowLastColumn="0"/>
              <w:rPr>
                <w:sz w:val="16"/>
                <w:szCs w:val="20"/>
              </w:rPr>
            </w:pPr>
            <w:r w:rsidRPr="001A5D3F">
              <w:rPr>
                <w:sz w:val="16"/>
                <w:szCs w:val="20"/>
              </w:rPr>
              <w:t>Deepwater Horizon  (04/2010-09/2010)%</w:t>
            </w:r>
          </w:p>
        </w:tc>
        <w:tc>
          <w:tcPr>
            <w:tcW w:w="0" w:type="auto"/>
          </w:tcPr>
          <w:p w14:paraId="367492D0" w14:textId="77777777" w:rsidR="006E487B" w:rsidRPr="001A5D3F" w:rsidRDefault="006E487B">
            <w:pPr>
              <w:cnfStyle w:val="100000000000" w:firstRow="1" w:lastRow="0" w:firstColumn="0" w:lastColumn="0" w:oddVBand="0" w:evenVBand="0" w:oddHBand="0" w:evenHBand="0" w:firstRowFirstColumn="0" w:firstRowLastColumn="0" w:lastRowFirstColumn="0" w:lastRowLastColumn="0"/>
              <w:rPr>
                <w:sz w:val="16"/>
                <w:szCs w:val="20"/>
              </w:rPr>
            </w:pPr>
            <w:r w:rsidRPr="001A5D3F">
              <w:rPr>
                <w:sz w:val="16"/>
                <w:szCs w:val="20"/>
              </w:rPr>
              <w:t>Fukushima Nuclear Disaster (02/2011-03/2011)%</w:t>
            </w:r>
          </w:p>
        </w:tc>
        <w:tc>
          <w:tcPr>
            <w:tcW w:w="0" w:type="auto"/>
          </w:tcPr>
          <w:p w14:paraId="3130F926" w14:textId="77777777" w:rsidR="006E487B" w:rsidRPr="001A5D3F" w:rsidRDefault="006E487B">
            <w:pPr>
              <w:cnfStyle w:val="100000000000" w:firstRow="1" w:lastRow="0" w:firstColumn="0" w:lastColumn="0" w:oddVBand="0" w:evenVBand="0" w:oddHBand="0" w:evenHBand="0" w:firstRowFirstColumn="0" w:firstRowLastColumn="0" w:lastRowFirstColumn="0" w:lastRowLastColumn="0"/>
              <w:rPr>
                <w:sz w:val="16"/>
                <w:szCs w:val="20"/>
              </w:rPr>
            </w:pPr>
            <w:r w:rsidRPr="001A5D3F">
              <w:rPr>
                <w:sz w:val="16"/>
                <w:szCs w:val="20"/>
              </w:rPr>
              <w:t>Hurricane Sandy (09/2012-11/2012)%</w:t>
            </w:r>
          </w:p>
        </w:tc>
        <w:tc>
          <w:tcPr>
            <w:tcW w:w="0" w:type="auto"/>
          </w:tcPr>
          <w:p w14:paraId="3ED2FA80" w14:textId="77777777" w:rsidR="006E487B" w:rsidRPr="001A5D3F" w:rsidRDefault="006E487B">
            <w:pPr>
              <w:cnfStyle w:val="100000000000" w:firstRow="1" w:lastRow="0" w:firstColumn="0" w:lastColumn="0" w:oddVBand="0" w:evenVBand="0" w:oddHBand="0" w:evenHBand="0" w:firstRowFirstColumn="0" w:firstRowLastColumn="0" w:lastRowFirstColumn="0" w:lastRowLastColumn="0"/>
              <w:rPr>
                <w:sz w:val="16"/>
                <w:szCs w:val="20"/>
              </w:rPr>
            </w:pPr>
            <w:r w:rsidRPr="001A5D3F">
              <w:rPr>
                <w:sz w:val="16"/>
                <w:szCs w:val="20"/>
              </w:rPr>
              <w:t>Hurricane Harvey (07/2017-09/2017)%</w:t>
            </w:r>
          </w:p>
        </w:tc>
        <w:tc>
          <w:tcPr>
            <w:tcW w:w="0" w:type="auto"/>
          </w:tcPr>
          <w:p w14:paraId="3EE0D638" w14:textId="77777777" w:rsidR="006E487B" w:rsidRPr="001A5D3F" w:rsidRDefault="006E487B">
            <w:pPr>
              <w:cnfStyle w:val="100000000000" w:firstRow="1" w:lastRow="0" w:firstColumn="0" w:lastColumn="0" w:oddVBand="0" w:evenVBand="0" w:oddHBand="0" w:evenHBand="0" w:firstRowFirstColumn="0" w:firstRowLastColumn="0" w:lastRowFirstColumn="0" w:lastRowLastColumn="0"/>
              <w:rPr>
                <w:sz w:val="16"/>
                <w:szCs w:val="20"/>
              </w:rPr>
            </w:pPr>
            <w:r w:rsidRPr="001A5D3F">
              <w:rPr>
                <w:sz w:val="16"/>
                <w:szCs w:val="20"/>
              </w:rPr>
              <w:t>Amazon Wildfires (12/2018-10/2019)%</w:t>
            </w:r>
          </w:p>
        </w:tc>
        <w:tc>
          <w:tcPr>
            <w:tcW w:w="0" w:type="auto"/>
          </w:tcPr>
          <w:p w14:paraId="5286F464" w14:textId="77777777" w:rsidR="006E487B" w:rsidRPr="001A5D3F" w:rsidRDefault="006E487B">
            <w:pPr>
              <w:cnfStyle w:val="100000000000" w:firstRow="1" w:lastRow="0" w:firstColumn="0" w:lastColumn="0" w:oddVBand="0" w:evenVBand="0" w:oddHBand="0" w:evenHBand="0" w:firstRowFirstColumn="0" w:firstRowLastColumn="0" w:lastRowFirstColumn="0" w:lastRowLastColumn="0"/>
              <w:rPr>
                <w:sz w:val="16"/>
                <w:szCs w:val="20"/>
              </w:rPr>
            </w:pPr>
            <w:r w:rsidRPr="001A5D3F">
              <w:rPr>
                <w:sz w:val="16"/>
                <w:szCs w:val="20"/>
              </w:rPr>
              <w:t>Australian Bushfire Season (08/2019-03/2021)%</w:t>
            </w:r>
          </w:p>
        </w:tc>
        <w:tc>
          <w:tcPr>
            <w:tcW w:w="0" w:type="auto"/>
          </w:tcPr>
          <w:p w14:paraId="1E5A7633" w14:textId="77777777" w:rsidR="006E487B" w:rsidRPr="001A5D3F" w:rsidRDefault="006E487B">
            <w:pPr>
              <w:cnfStyle w:val="100000000000" w:firstRow="1" w:lastRow="0" w:firstColumn="0" w:lastColumn="0" w:oddVBand="0" w:evenVBand="0" w:oddHBand="0" w:evenHBand="0" w:firstRowFirstColumn="0" w:firstRowLastColumn="0" w:lastRowFirstColumn="0" w:lastRowLastColumn="0"/>
              <w:rPr>
                <w:sz w:val="16"/>
                <w:szCs w:val="20"/>
              </w:rPr>
            </w:pPr>
            <w:r w:rsidRPr="001A5D3F">
              <w:rPr>
                <w:sz w:val="16"/>
                <w:szCs w:val="20"/>
              </w:rPr>
              <w:t>Eastern Australia floods (01/2022-04/2022)%</w:t>
            </w:r>
          </w:p>
        </w:tc>
      </w:tr>
      <w:tr w:rsidR="006E487B" w:rsidRPr="001A5D3F" w14:paraId="3AFE9A67" w14:textId="77777777" w:rsidTr="001A5D3F">
        <w:tc>
          <w:tcPr>
            <w:cnfStyle w:val="001000000000" w:firstRow="0" w:lastRow="0" w:firstColumn="1" w:lastColumn="0" w:oddVBand="0" w:evenVBand="0" w:oddHBand="0" w:evenHBand="0" w:firstRowFirstColumn="0" w:firstRowLastColumn="0" w:lastRowFirstColumn="0" w:lastRowLastColumn="0"/>
            <w:tcW w:w="0" w:type="auto"/>
          </w:tcPr>
          <w:p w14:paraId="1F914B6F" w14:textId="77777777" w:rsidR="006E487B" w:rsidRPr="001A5D3F" w:rsidRDefault="006E487B">
            <w:pPr>
              <w:rPr>
                <w:sz w:val="16"/>
                <w:szCs w:val="20"/>
              </w:rPr>
            </w:pPr>
            <w:r w:rsidRPr="001A5D3F">
              <w:rPr>
                <w:sz w:val="16"/>
                <w:szCs w:val="20"/>
              </w:rPr>
              <w:t>Cash</w:t>
            </w:r>
          </w:p>
        </w:tc>
        <w:tc>
          <w:tcPr>
            <w:tcW w:w="0" w:type="auto"/>
          </w:tcPr>
          <w:p w14:paraId="5FE4C8C5"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sz w:val="16"/>
                <w:szCs w:val="20"/>
              </w:rPr>
              <w:t>2.0</w:t>
            </w:r>
          </w:p>
        </w:tc>
        <w:tc>
          <w:tcPr>
            <w:tcW w:w="0" w:type="auto"/>
          </w:tcPr>
          <w:p w14:paraId="66F71E42"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sz w:val="16"/>
                <w:szCs w:val="20"/>
              </w:rPr>
              <w:t>0.4</w:t>
            </w:r>
          </w:p>
        </w:tc>
        <w:tc>
          <w:tcPr>
            <w:tcW w:w="0" w:type="auto"/>
          </w:tcPr>
          <w:p w14:paraId="3150AB03"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sz w:val="16"/>
                <w:szCs w:val="20"/>
              </w:rPr>
              <w:t>0.6</w:t>
            </w:r>
          </w:p>
        </w:tc>
        <w:tc>
          <w:tcPr>
            <w:tcW w:w="0" w:type="auto"/>
          </w:tcPr>
          <w:p w14:paraId="7EBD4E2E"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sz w:val="16"/>
                <w:szCs w:val="20"/>
              </w:rPr>
              <w:t>0.3</w:t>
            </w:r>
          </w:p>
        </w:tc>
        <w:tc>
          <w:tcPr>
            <w:tcW w:w="0" w:type="auto"/>
          </w:tcPr>
          <w:p w14:paraId="3F6D2E7A"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sz w:val="16"/>
                <w:szCs w:val="20"/>
              </w:rPr>
              <w:t>1.3</w:t>
            </w:r>
          </w:p>
        </w:tc>
        <w:tc>
          <w:tcPr>
            <w:tcW w:w="0" w:type="auto"/>
          </w:tcPr>
          <w:p w14:paraId="5A9CCA39"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sz w:val="16"/>
                <w:szCs w:val="20"/>
              </w:rPr>
              <w:t>0.7</w:t>
            </w:r>
          </w:p>
        </w:tc>
        <w:tc>
          <w:tcPr>
            <w:tcW w:w="0" w:type="auto"/>
          </w:tcPr>
          <w:p w14:paraId="4C06C69F"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sz w:val="16"/>
                <w:szCs w:val="20"/>
              </w:rPr>
              <w:t>-0.0</w:t>
            </w:r>
          </w:p>
        </w:tc>
      </w:tr>
      <w:tr w:rsidR="006E487B" w:rsidRPr="001A5D3F" w14:paraId="3775C0FE" w14:textId="77777777" w:rsidTr="001A5D3F">
        <w:tc>
          <w:tcPr>
            <w:cnfStyle w:val="001000000000" w:firstRow="0" w:lastRow="0" w:firstColumn="1" w:lastColumn="0" w:oddVBand="0" w:evenVBand="0" w:oddHBand="0" w:evenHBand="0" w:firstRowFirstColumn="0" w:firstRowLastColumn="0" w:lastRowFirstColumn="0" w:lastRowLastColumn="0"/>
            <w:tcW w:w="0" w:type="auto"/>
          </w:tcPr>
          <w:p w14:paraId="547636AF" w14:textId="77777777" w:rsidR="006E487B" w:rsidRPr="001A5D3F" w:rsidRDefault="006E487B">
            <w:pPr>
              <w:rPr>
                <w:sz w:val="16"/>
                <w:szCs w:val="20"/>
              </w:rPr>
            </w:pPr>
            <w:r w:rsidRPr="001A5D3F">
              <w:rPr>
                <w:sz w:val="16"/>
                <w:szCs w:val="20"/>
              </w:rPr>
              <w:t>Australian Shares</w:t>
            </w:r>
          </w:p>
        </w:tc>
        <w:tc>
          <w:tcPr>
            <w:tcW w:w="0" w:type="auto"/>
          </w:tcPr>
          <w:p w14:paraId="00FED786"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sz w:val="16"/>
                <w:szCs w:val="20"/>
              </w:rPr>
              <w:t>-2.5</w:t>
            </w:r>
          </w:p>
        </w:tc>
        <w:tc>
          <w:tcPr>
            <w:tcW w:w="0" w:type="auto"/>
          </w:tcPr>
          <w:p w14:paraId="4B9EEC12"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sz w:val="16"/>
                <w:szCs w:val="20"/>
              </w:rPr>
              <w:t>0.7</w:t>
            </w:r>
          </w:p>
        </w:tc>
        <w:tc>
          <w:tcPr>
            <w:tcW w:w="0" w:type="auto"/>
          </w:tcPr>
          <w:p w14:paraId="2AD357D1"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sz w:val="16"/>
                <w:szCs w:val="20"/>
              </w:rPr>
              <w:t>3.4</w:t>
            </w:r>
          </w:p>
        </w:tc>
        <w:tc>
          <w:tcPr>
            <w:tcW w:w="0" w:type="auto"/>
          </w:tcPr>
          <w:p w14:paraId="08DCB3BD"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sz w:val="16"/>
                <w:szCs w:val="20"/>
              </w:rPr>
              <w:t>0.8</w:t>
            </w:r>
          </w:p>
        </w:tc>
        <w:tc>
          <w:tcPr>
            <w:tcW w:w="0" w:type="auto"/>
          </w:tcPr>
          <w:p w14:paraId="15E7FFBA"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sz w:val="16"/>
                <w:szCs w:val="20"/>
              </w:rPr>
              <w:t>22.3</w:t>
            </w:r>
          </w:p>
        </w:tc>
        <w:tc>
          <w:tcPr>
            <w:tcW w:w="0" w:type="auto"/>
          </w:tcPr>
          <w:p w14:paraId="004A408A"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sz w:val="16"/>
                <w:szCs w:val="20"/>
              </w:rPr>
              <w:t>8.2</w:t>
            </w:r>
          </w:p>
        </w:tc>
        <w:tc>
          <w:tcPr>
            <w:tcW w:w="0" w:type="auto"/>
          </w:tcPr>
          <w:p w14:paraId="3B9AA9ED"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sz w:val="16"/>
                <w:szCs w:val="20"/>
              </w:rPr>
              <w:t>8.1</w:t>
            </w:r>
          </w:p>
        </w:tc>
      </w:tr>
      <w:tr w:rsidR="006E487B" w:rsidRPr="001A5D3F" w14:paraId="07AACEF9" w14:textId="77777777" w:rsidTr="001A5D3F">
        <w:tc>
          <w:tcPr>
            <w:cnfStyle w:val="001000000000" w:firstRow="0" w:lastRow="0" w:firstColumn="1" w:lastColumn="0" w:oddVBand="0" w:evenVBand="0" w:oddHBand="0" w:evenHBand="0" w:firstRowFirstColumn="0" w:firstRowLastColumn="0" w:lastRowFirstColumn="0" w:lastRowLastColumn="0"/>
            <w:tcW w:w="0" w:type="auto"/>
          </w:tcPr>
          <w:p w14:paraId="3B79949C" w14:textId="77777777" w:rsidR="006E487B" w:rsidRPr="001A5D3F" w:rsidRDefault="006E487B">
            <w:pPr>
              <w:rPr>
                <w:sz w:val="16"/>
                <w:szCs w:val="20"/>
              </w:rPr>
            </w:pPr>
            <w:r w:rsidRPr="001A5D3F">
              <w:rPr>
                <w:sz w:val="16"/>
                <w:szCs w:val="20"/>
              </w:rPr>
              <w:t>International Shares</w:t>
            </w:r>
          </w:p>
        </w:tc>
        <w:tc>
          <w:tcPr>
            <w:tcW w:w="0" w:type="auto"/>
          </w:tcPr>
          <w:p w14:paraId="6BCD4BF8"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sz w:val="16"/>
                <w:szCs w:val="20"/>
              </w:rPr>
              <w:t>-4.3</w:t>
            </w:r>
          </w:p>
        </w:tc>
        <w:tc>
          <w:tcPr>
            <w:tcW w:w="0" w:type="auto"/>
          </w:tcPr>
          <w:p w14:paraId="3DE86879"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sz w:val="16"/>
                <w:szCs w:val="20"/>
              </w:rPr>
              <w:t>-2.5</w:t>
            </w:r>
          </w:p>
        </w:tc>
        <w:tc>
          <w:tcPr>
            <w:tcW w:w="0" w:type="auto"/>
          </w:tcPr>
          <w:p w14:paraId="17FCBBB5"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sz w:val="16"/>
                <w:szCs w:val="20"/>
              </w:rPr>
              <w:t>0.3</w:t>
            </w:r>
          </w:p>
        </w:tc>
        <w:tc>
          <w:tcPr>
            <w:tcW w:w="0" w:type="auto"/>
          </w:tcPr>
          <w:p w14:paraId="55B9C8BF"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sz w:val="16"/>
                <w:szCs w:val="20"/>
              </w:rPr>
              <w:t>4.4</w:t>
            </w:r>
          </w:p>
        </w:tc>
        <w:tc>
          <w:tcPr>
            <w:tcW w:w="0" w:type="auto"/>
          </w:tcPr>
          <w:p w14:paraId="535737DA"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sz w:val="16"/>
                <w:szCs w:val="20"/>
              </w:rPr>
              <w:t>23.8</w:t>
            </w:r>
          </w:p>
        </w:tc>
        <w:tc>
          <w:tcPr>
            <w:tcW w:w="0" w:type="auto"/>
          </w:tcPr>
          <w:p w14:paraId="540698AF"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sz w:val="16"/>
                <w:szCs w:val="20"/>
              </w:rPr>
              <w:t>20.8</w:t>
            </w:r>
          </w:p>
        </w:tc>
        <w:tc>
          <w:tcPr>
            <w:tcW w:w="0" w:type="auto"/>
          </w:tcPr>
          <w:p w14:paraId="1C1C6065"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sz w:val="16"/>
                <w:szCs w:val="20"/>
              </w:rPr>
              <w:t>-9.1</w:t>
            </w:r>
          </w:p>
        </w:tc>
      </w:tr>
      <w:tr w:rsidR="006E487B" w:rsidRPr="001A5D3F" w14:paraId="79AA8C94" w14:textId="77777777" w:rsidTr="001A5D3F">
        <w:tc>
          <w:tcPr>
            <w:cnfStyle w:val="001000000000" w:firstRow="0" w:lastRow="0" w:firstColumn="1" w:lastColumn="0" w:oddVBand="0" w:evenVBand="0" w:oddHBand="0" w:evenHBand="0" w:firstRowFirstColumn="0" w:firstRowLastColumn="0" w:lastRowFirstColumn="0" w:lastRowLastColumn="0"/>
            <w:tcW w:w="0" w:type="auto"/>
          </w:tcPr>
          <w:p w14:paraId="3ED2D67D" w14:textId="77777777" w:rsidR="006E487B" w:rsidRPr="001A5D3F" w:rsidRDefault="006E487B">
            <w:pPr>
              <w:rPr>
                <w:sz w:val="16"/>
                <w:szCs w:val="20"/>
              </w:rPr>
            </w:pPr>
            <w:r w:rsidRPr="001A5D3F">
              <w:rPr>
                <w:sz w:val="16"/>
                <w:szCs w:val="20"/>
              </w:rPr>
              <w:t>Real Assets</w:t>
            </w:r>
          </w:p>
        </w:tc>
        <w:tc>
          <w:tcPr>
            <w:tcW w:w="0" w:type="auto"/>
          </w:tcPr>
          <w:p w14:paraId="06D4CBF2"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sz w:val="16"/>
                <w:szCs w:val="20"/>
              </w:rPr>
              <w:t>2.0</w:t>
            </w:r>
          </w:p>
        </w:tc>
        <w:tc>
          <w:tcPr>
            <w:tcW w:w="0" w:type="auto"/>
          </w:tcPr>
          <w:p w14:paraId="2CA0B0D9"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sz w:val="16"/>
                <w:szCs w:val="20"/>
              </w:rPr>
              <w:t>-1.1</w:t>
            </w:r>
          </w:p>
        </w:tc>
        <w:tc>
          <w:tcPr>
            <w:tcW w:w="0" w:type="auto"/>
          </w:tcPr>
          <w:p w14:paraId="2BAD3592"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sz w:val="16"/>
                <w:szCs w:val="20"/>
              </w:rPr>
              <w:t>2.2</w:t>
            </w:r>
          </w:p>
        </w:tc>
        <w:tc>
          <w:tcPr>
            <w:tcW w:w="0" w:type="auto"/>
          </w:tcPr>
          <w:p w14:paraId="2EECF97B"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sz w:val="16"/>
                <w:szCs w:val="20"/>
              </w:rPr>
              <w:t>2.0</w:t>
            </w:r>
          </w:p>
        </w:tc>
        <w:tc>
          <w:tcPr>
            <w:tcW w:w="0" w:type="auto"/>
          </w:tcPr>
          <w:p w14:paraId="542BBC8C"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sz w:val="16"/>
                <w:szCs w:val="20"/>
              </w:rPr>
              <w:t>17.9</w:t>
            </w:r>
          </w:p>
        </w:tc>
        <w:tc>
          <w:tcPr>
            <w:tcW w:w="0" w:type="auto"/>
          </w:tcPr>
          <w:p w14:paraId="2CED3109"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sz w:val="16"/>
                <w:szCs w:val="20"/>
              </w:rPr>
              <w:t>-2.8</w:t>
            </w:r>
          </w:p>
        </w:tc>
        <w:tc>
          <w:tcPr>
            <w:tcW w:w="0" w:type="auto"/>
          </w:tcPr>
          <w:p w14:paraId="227EE882"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sz w:val="16"/>
                <w:szCs w:val="20"/>
              </w:rPr>
              <w:t>0.5</w:t>
            </w:r>
          </w:p>
        </w:tc>
      </w:tr>
      <w:tr w:rsidR="006E487B" w:rsidRPr="001A5D3F" w14:paraId="0530311E" w14:textId="77777777" w:rsidTr="001A5D3F">
        <w:tc>
          <w:tcPr>
            <w:cnfStyle w:val="001000000000" w:firstRow="0" w:lastRow="0" w:firstColumn="1" w:lastColumn="0" w:oddVBand="0" w:evenVBand="0" w:oddHBand="0" w:evenHBand="0" w:firstRowFirstColumn="0" w:firstRowLastColumn="0" w:lastRowFirstColumn="0" w:lastRowLastColumn="0"/>
            <w:tcW w:w="0" w:type="auto"/>
          </w:tcPr>
          <w:p w14:paraId="1EE0034D" w14:textId="77777777" w:rsidR="006E487B" w:rsidRPr="001A5D3F" w:rsidRDefault="006E487B">
            <w:pPr>
              <w:rPr>
                <w:sz w:val="16"/>
                <w:szCs w:val="20"/>
              </w:rPr>
            </w:pPr>
            <w:r w:rsidRPr="001A5D3F">
              <w:rPr>
                <w:sz w:val="16"/>
                <w:szCs w:val="20"/>
              </w:rPr>
              <w:t>Alternatives</w:t>
            </w:r>
          </w:p>
        </w:tc>
        <w:tc>
          <w:tcPr>
            <w:tcW w:w="0" w:type="auto"/>
          </w:tcPr>
          <w:p w14:paraId="06C41F2F"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sz w:val="16"/>
                <w:szCs w:val="20"/>
              </w:rPr>
              <w:t>1.8</w:t>
            </w:r>
          </w:p>
        </w:tc>
        <w:tc>
          <w:tcPr>
            <w:tcW w:w="0" w:type="auto"/>
          </w:tcPr>
          <w:p w14:paraId="2CECFACF"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sz w:val="16"/>
                <w:szCs w:val="20"/>
              </w:rPr>
              <w:t>0.1</w:t>
            </w:r>
          </w:p>
        </w:tc>
        <w:tc>
          <w:tcPr>
            <w:tcW w:w="0" w:type="auto"/>
          </w:tcPr>
          <w:p w14:paraId="1A5E9B89"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sz w:val="16"/>
                <w:szCs w:val="20"/>
              </w:rPr>
              <w:t>1.4</w:t>
            </w:r>
          </w:p>
        </w:tc>
        <w:tc>
          <w:tcPr>
            <w:tcW w:w="0" w:type="auto"/>
          </w:tcPr>
          <w:p w14:paraId="3A81A36C"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sz w:val="16"/>
                <w:szCs w:val="20"/>
              </w:rPr>
              <w:t>1.8</w:t>
            </w:r>
          </w:p>
        </w:tc>
        <w:tc>
          <w:tcPr>
            <w:tcW w:w="0" w:type="auto"/>
          </w:tcPr>
          <w:p w14:paraId="1A67391C"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sz w:val="16"/>
                <w:szCs w:val="20"/>
              </w:rPr>
              <w:t>11.3</w:t>
            </w:r>
          </w:p>
        </w:tc>
        <w:tc>
          <w:tcPr>
            <w:tcW w:w="0" w:type="auto"/>
          </w:tcPr>
          <w:p w14:paraId="0506969B"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sz w:val="16"/>
                <w:szCs w:val="20"/>
              </w:rPr>
              <w:t>12.0</w:t>
            </w:r>
          </w:p>
        </w:tc>
        <w:tc>
          <w:tcPr>
            <w:tcW w:w="0" w:type="auto"/>
          </w:tcPr>
          <w:p w14:paraId="68CC6AF5"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sz w:val="16"/>
                <w:szCs w:val="20"/>
              </w:rPr>
              <w:t>-2.0</w:t>
            </w:r>
          </w:p>
        </w:tc>
      </w:tr>
      <w:tr w:rsidR="006E487B" w:rsidRPr="001A5D3F" w14:paraId="077F68C0" w14:textId="77777777" w:rsidTr="001A5D3F">
        <w:tc>
          <w:tcPr>
            <w:cnfStyle w:val="001000000000" w:firstRow="0" w:lastRow="0" w:firstColumn="1" w:lastColumn="0" w:oddVBand="0" w:evenVBand="0" w:oddHBand="0" w:evenHBand="0" w:firstRowFirstColumn="0" w:firstRowLastColumn="0" w:lastRowFirstColumn="0" w:lastRowLastColumn="0"/>
            <w:tcW w:w="0" w:type="auto"/>
          </w:tcPr>
          <w:p w14:paraId="24D905E5" w14:textId="77777777" w:rsidR="006E487B" w:rsidRPr="001A5D3F" w:rsidRDefault="006E487B">
            <w:pPr>
              <w:rPr>
                <w:sz w:val="16"/>
                <w:szCs w:val="20"/>
              </w:rPr>
            </w:pPr>
            <w:r w:rsidRPr="001A5D3F">
              <w:rPr>
                <w:sz w:val="16"/>
                <w:szCs w:val="20"/>
              </w:rPr>
              <w:t>Long Duration</w:t>
            </w:r>
          </w:p>
        </w:tc>
        <w:tc>
          <w:tcPr>
            <w:tcW w:w="0" w:type="auto"/>
          </w:tcPr>
          <w:p w14:paraId="30FC7A1E"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sz w:val="16"/>
                <w:szCs w:val="20"/>
              </w:rPr>
              <w:t>5.0</w:t>
            </w:r>
          </w:p>
        </w:tc>
        <w:tc>
          <w:tcPr>
            <w:tcW w:w="0" w:type="auto"/>
          </w:tcPr>
          <w:p w14:paraId="60E59D2C"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sz w:val="16"/>
                <w:szCs w:val="20"/>
              </w:rPr>
              <w:t>0.6</w:t>
            </w:r>
          </w:p>
        </w:tc>
        <w:tc>
          <w:tcPr>
            <w:tcW w:w="0" w:type="auto"/>
          </w:tcPr>
          <w:p w14:paraId="63CB9DBD"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sz w:val="16"/>
                <w:szCs w:val="20"/>
              </w:rPr>
              <w:t>0.4</w:t>
            </w:r>
          </w:p>
        </w:tc>
        <w:tc>
          <w:tcPr>
            <w:tcW w:w="0" w:type="auto"/>
          </w:tcPr>
          <w:p w14:paraId="156F4610"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sz w:val="16"/>
                <w:szCs w:val="20"/>
              </w:rPr>
              <w:t>-0.1</w:t>
            </w:r>
          </w:p>
        </w:tc>
        <w:tc>
          <w:tcPr>
            <w:tcW w:w="0" w:type="auto"/>
          </w:tcPr>
          <w:p w14:paraId="68DF8497"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sz w:val="16"/>
                <w:szCs w:val="20"/>
              </w:rPr>
              <w:t>8.2</w:t>
            </w:r>
          </w:p>
        </w:tc>
        <w:tc>
          <w:tcPr>
            <w:tcW w:w="0" w:type="auto"/>
          </w:tcPr>
          <w:p w14:paraId="61EE7835"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sz w:val="16"/>
                <w:szCs w:val="20"/>
              </w:rPr>
              <w:t>0.3</w:t>
            </w:r>
          </w:p>
        </w:tc>
        <w:tc>
          <w:tcPr>
            <w:tcW w:w="0" w:type="auto"/>
          </w:tcPr>
          <w:p w14:paraId="148683EA"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sz w:val="16"/>
                <w:szCs w:val="20"/>
              </w:rPr>
              <w:t>-6.3</w:t>
            </w:r>
          </w:p>
        </w:tc>
      </w:tr>
      <w:tr w:rsidR="006E487B" w:rsidRPr="001A5D3F" w14:paraId="4C5EF96E" w14:textId="77777777" w:rsidTr="001A5D3F">
        <w:tc>
          <w:tcPr>
            <w:cnfStyle w:val="001000000000" w:firstRow="0" w:lastRow="0" w:firstColumn="1" w:lastColumn="0" w:oddVBand="0" w:evenVBand="0" w:oddHBand="0" w:evenHBand="0" w:firstRowFirstColumn="0" w:firstRowLastColumn="0" w:lastRowFirstColumn="0" w:lastRowLastColumn="0"/>
            <w:tcW w:w="0" w:type="auto"/>
          </w:tcPr>
          <w:p w14:paraId="3DE23ED4" w14:textId="77777777" w:rsidR="006E487B" w:rsidRPr="001A5D3F" w:rsidRDefault="006E487B">
            <w:pPr>
              <w:rPr>
                <w:sz w:val="16"/>
                <w:szCs w:val="20"/>
              </w:rPr>
            </w:pPr>
            <w:r w:rsidRPr="001A5D3F">
              <w:rPr>
                <w:sz w:val="16"/>
                <w:szCs w:val="20"/>
              </w:rPr>
              <w:t>Floating Rate</w:t>
            </w:r>
          </w:p>
        </w:tc>
        <w:tc>
          <w:tcPr>
            <w:tcW w:w="0" w:type="auto"/>
          </w:tcPr>
          <w:p w14:paraId="5FD1CB3E"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sz w:val="16"/>
                <w:szCs w:val="20"/>
              </w:rPr>
              <w:t>4.6</w:t>
            </w:r>
          </w:p>
        </w:tc>
        <w:tc>
          <w:tcPr>
            <w:tcW w:w="0" w:type="auto"/>
          </w:tcPr>
          <w:p w14:paraId="0E6EF93F"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sz w:val="16"/>
                <w:szCs w:val="20"/>
              </w:rPr>
              <w:t>0.6</w:t>
            </w:r>
          </w:p>
        </w:tc>
        <w:tc>
          <w:tcPr>
            <w:tcW w:w="0" w:type="auto"/>
          </w:tcPr>
          <w:p w14:paraId="525C92B1"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sz w:val="16"/>
                <w:szCs w:val="20"/>
              </w:rPr>
              <w:t>1.2</w:t>
            </w:r>
          </w:p>
        </w:tc>
        <w:tc>
          <w:tcPr>
            <w:tcW w:w="0" w:type="auto"/>
          </w:tcPr>
          <w:p w14:paraId="447481F8"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sz w:val="16"/>
                <w:szCs w:val="20"/>
              </w:rPr>
              <w:t>0.6</w:t>
            </w:r>
          </w:p>
        </w:tc>
        <w:tc>
          <w:tcPr>
            <w:tcW w:w="0" w:type="auto"/>
          </w:tcPr>
          <w:p w14:paraId="44AACFA0"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sz w:val="16"/>
                <w:szCs w:val="20"/>
              </w:rPr>
              <w:t>5.5</w:t>
            </w:r>
          </w:p>
        </w:tc>
        <w:tc>
          <w:tcPr>
            <w:tcW w:w="0" w:type="auto"/>
          </w:tcPr>
          <w:p w14:paraId="67EC005E"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sz w:val="16"/>
                <w:szCs w:val="20"/>
              </w:rPr>
              <w:t>2.1</w:t>
            </w:r>
          </w:p>
        </w:tc>
        <w:tc>
          <w:tcPr>
            <w:tcW w:w="0" w:type="auto"/>
          </w:tcPr>
          <w:p w14:paraId="63D70EC8"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sz w:val="16"/>
                <w:szCs w:val="20"/>
              </w:rPr>
              <w:t>-3.1</w:t>
            </w:r>
          </w:p>
        </w:tc>
      </w:tr>
      <w:tr w:rsidR="006E487B" w:rsidRPr="001A5D3F" w14:paraId="725A9A83" w14:textId="77777777" w:rsidTr="001A5D3F">
        <w:tc>
          <w:tcPr>
            <w:cnfStyle w:val="001000000000" w:firstRow="0" w:lastRow="0" w:firstColumn="1" w:lastColumn="0" w:oddVBand="0" w:evenVBand="0" w:oddHBand="0" w:evenHBand="0" w:firstRowFirstColumn="0" w:firstRowLastColumn="0" w:lastRowFirstColumn="0" w:lastRowLastColumn="0"/>
            <w:tcW w:w="0" w:type="auto"/>
          </w:tcPr>
          <w:p w14:paraId="7293C494" w14:textId="2BFE45A4" w:rsidR="006E487B" w:rsidRPr="001A5D3F" w:rsidRDefault="006E487B">
            <w:pPr>
              <w:rPr>
                <w:sz w:val="16"/>
                <w:szCs w:val="20"/>
              </w:rPr>
            </w:pPr>
            <w:r w:rsidRPr="001A5D3F">
              <w:rPr>
                <w:b/>
                <w:sz w:val="16"/>
                <w:szCs w:val="20"/>
              </w:rPr>
              <w:t>Atchison Active 20 Current SAA</w:t>
            </w:r>
          </w:p>
        </w:tc>
        <w:tc>
          <w:tcPr>
            <w:tcW w:w="0" w:type="auto"/>
          </w:tcPr>
          <w:p w14:paraId="3ABC38A5"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3.0</w:t>
            </w:r>
          </w:p>
        </w:tc>
        <w:tc>
          <w:tcPr>
            <w:tcW w:w="0" w:type="auto"/>
          </w:tcPr>
          <w:p w14:paraId="61D5F179"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0.3</w:t>
            </w:r>
          </w:p>
        </w:tc>
        <w:tc>
          <w:tcPr>
            <w:tcW w:w="0" w:type="auto"/>
          </w:tcPr>
          <w:p w14:paraId="679D9F7F"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0.9</w:t>
            </w:r>
          </w:p>
        </w:tc>
        <w:tc>
          <w:tcPr>
            <w:tcW w:w="0" w:type="auto"/>
          </w:tcPr>
          <w:p w14:paraId="24FCC499"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0.6</w:t>
            </w:r>
          </w:p>
        </w:tc>
        <w:tc>
          <w:tcPr>
            <w:tcW w:w="0" w:type="auto"/>
          </w:tcPr>
          <w:p w14:paraId="100EE5EB"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9.0</w:t>
            </w:r>
          </w:p>
        </w:tc>
        <w:tc>
          <w:tcPr>
            <w:tcW w:w="0" w:type="auto"/>
          </w:tcPr>
          <w:p w14:paraId="26973506"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3.2</w:t>
            </w:r>
          </w:p>
        </w:tc>
        <w:tc>
          <w:tcPr>
            <w:tcW w:w="0" w:type="auto"/>
          </w:tcPr>
          <w:p w14:paraId="11D9FA0E"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-3.4</w:t>
            </w:r>
          </w:p>
        </w:tc>
      </w:tr>
      <w:tr w:rsidR="006E487B" w:rsidRPr="001A5D3F" w14:paraId="1FD2C708" w14:textId="77777777" w:rsidTr="001A5D3F">
        <w:tc>
          <w:tcPr>
            <w:cnfStyle w:val="001000000000" w:firstRow="0" w:lastRow="0" w:firstColumn="1" w:lastColumn="0" w:oddVBand="0" w:evenVBand="0" w:oddHBand="0" w:evenHBand="0" w:firstRowFirstColumn="0" w:firstRowLastColumn="0" w:lastRowFirstColumn="0" w:lastRowLastColumn="0"/>
            <w:tcW w:w="0" w:type="auto"/>
          </w:tcPr>
          <w:p w14:paraId="18E692F8" w14:textId="422B5B0E" w:rsidR="006E487B" w:rsidRPr="001A5D3F" w:rsidRDefault="006E487B">
            <w:pPr>
              <w:rPr>
                <w:sz w:val="16"/>
                <w:szCs w:val="20"/>
              </w:rPr>
            </w:pPr>
            <w:r w:rsidRPr="001A5D3F">
              <w:rPr>
                <w:b/>
                <w:sz w:val="16"/>
                <w:szCs w:val="20"/>
              </w:rPr>
              <w:t>Atchison Active 20 P1</w:t>
            </w:r>
          </w:p>
        </w:tc>
        <w:tc>
          <w:tcPr>
            <w:tcW w:w="0" w:type="auto"/>
          </w:tcPr>
          <w:p w14:paraId="262E4456"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3.6</w:t>
            </w:r>
          </w:p>
        </w:tc>
        <w:tc>
          <w:tcPr>
            <w:tcW w:w="0" w:type="auto"/>
          </w:tcPr>
          <w:p w14:paraId="5800635E"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0.3</w:t>
            </w:r>
          </w:p>
        </w:tc>
        <w:tc>
          <w:tcPr>
            <w:tcW w:w="0" w:type="auto"/>
          </w:tcPr>
          <w:p w14:paraId="21F0FBF8"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1.0</w:t>
            </w:r>
          </w:p>
        </w:tc>
        <w:tc>
          <w:tcPr>
            <w:tcW w:w="0" w:type="auto"/>
          </w:tcPr>
          <w:p w14:paraId="34FF255F"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0.6</w:t>
            </w:r>
          </w:p>
        </w:tc>
        <w:tc>
          <w:tcPr>
            <w:tcW w:w="0" w:type="auto"/>
          </w:tcPr>
          <w:p w14:paraId="3B4983E8"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9.4</w:t>
            </w:r>
          </w:p>
        </w:tc>
        <w:tc>
          <w:tcPr>
            <w:tcW w:w="0" w:type="auto"/>
          </w:tcPr>
          <w:p w14:paraId="0E561F52"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2.1</w:t>
            </w:r>
          </w:p>
        </w:tc>
        <w:tc>
          <w:tcPr>
            <w:tcW w:w="0" w:type="auto"/>
          </w:tcPr>
          <w:p w14:paraId="18FC3D92"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-3.6</w:t>
            </w:r>
          </w:p>
        </w:tc>
      </w:tr>
      <w:tr w:rsidR="006E487B" w:rsidRPr="001A5D3F" w14:paraId="73BE2100" w14:textId="77777777" w:rsidTr="001A5D3F">
        <w:tc>
          <w:tcPr>
            <w:cnfStyle w:val="001000000000" w:firstRow="0" w:lastRow="0" w:firstColumn="1" w:lastColumn="0" w:oddVBand="0" w:evenVBand="0" w:oddHBand="0" w:evenHBand="0" w:firstRowFirstColumn="0" w:firstRowLastColumn="0" w:lastRowFirstColumn="0" w:lastRowLastColumn="0"/>
            <w:tcW w:w="0" w:type="auto"/>
          </w:tcPr>
          <w:p w14:paraId="742A5233" w14:textId="02D21220" w:rsidR="006E487B" w:rsidRPr="001A5D3F" w:rsidRDefault="006E487B">
            <w:pPr>
              <w:rPr>
                <w:sz w:val="16"/>
                <w:szCs w:val="20"/>
              </w:rPr>
            </w:pPr>
            <w:r w:rsidRPr="001A5D3F">
              <w:rPr>
                <w:b/>
                <w:sz w:val="16"/>
                <w:szCs w:val="20"/>
              </w:rPr>
              <w:t>Atchison Active 20 P2</w:t>
            </w:r>
          </w:p>
        </w:tc>
        <w:tc>
          <w:tcPr>
            <w:tcW w:w="0" w:type="auto"/>
          </w:tcPr>
          <w:p w14:paraId="01EBFB54"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2.9</w:t>
            </w:r>
          </w:p>
        </w:tc>
        <w:tc>
          <w:tcPr>
            <w:tcW w:w="0" w:type="auto"/>
          </w:tcPr>
          <w:p w14:paraId="55158953"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0.3</w:t>
            </w:r>
          </w:p>
        </w:tc>
        <w:tc>
          <w:tcPr>
            <w:tcW w:w="0" w:type="auto"/>
          </w:tcPr>
          <w:p w14:paraId="36421DC1"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0.8</w:t>
            </w:r>
          </w:p>
        </w:tc>
        <w:tc>
          <w:tcPr>
            <w:tcW w:w="0" w:type="auto"/>
          </w:tcPr>
          <w:p w14:paraId="217C5579"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0.5</w:t>
            </w:r>
          </w:p>
        </w:tc>
        <w:tc>
          <w:tcPr>
            <w:tcW w:w="0" w:type="auto"/>
          </w:tcPr>
          <w:p w14:paraId="39E7CD10"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7.7</w:t>
            </w:r>
          </w:p>
        </w:tc>
        <w:tc>
          <w:tcPr>
            <w:tcW w:w="0" w:type="auto"/>
          </w:tcPr>
          <w:p w14:paraId="0CB2AAF1"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3.2</w:t>
            </w:r>
          </w:p>
        </w:tc>
        <w:tc>
          <w:tcPr>
            <w:tcW w:w="0" w:type="auto"/>
          </w:tcPr>
          <w:p w14:paraId="3D54A802"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-3.1</w:t>
            </w:r>
          </w:p>
        </w:tc>
      </w:tr>
      <w:tr w:rsidR="006E487B" w:rsidRPr="001A5D3F" w14:paraId="1D2A26BB" w14:textId="77777777" w:rsidTr="001A5D3F">
        <w:tc>
          <w:tcPr>
            <w:cnfStyle w:val="001000000000" w:firstRow="0" w:lastRow="0" w:firstColumn="1" w:lastColumn="0" w:oddVBand="0" w:evenVBand="0" w:oddHBand="0" w:evenHBand="0" w:firstRowFirstColumn="0" w:firstRowLastColumn="0" w:lastRowFirstColumn="0" w:lastRowLastColumn="0"/>
            <w:tcW w:w="0" w:type="auto"/>
          </w:tcPr>
          <w:p w14:paraId="6004F9C1" w14:textId="4817FE3F" w:rsidR="006E487B" w:rsidRPr="001A5D3F" w:rsidRDefault="006E487B">
            <w:pPr>
              <w:rPr>
                <w:sz w:val="16"/>
                <w:szCs w:val="20"/>
              </w:rPr>
            </w:pPr>
            <w:r w:rsidRPr="001A5D3F">
              <w:rPr>
                <w:b/>
                <w:sz w:val="16"/>
                <w:szCs w:val="20"/>
              </w:rPr>
              <w:t>Atchison Active 40 Current SAA</w:t>
            </w:r>
          </w:p>
        </w:tc>
        <w:tc>
          <w:tcPr>
            <w:tcW w:w="0" w:type="auto"/>
          </w:tcPr>
          <w:p w14:paraId="1482CE2F"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1.8</w:t>
            </w:r>
          </w:p>
        </w:tc>
        <w:tc>
          <w:tcPr>
            <w:tcW w:w="0" w:type="auto"/>
          </w:tcPr>
          <w:p w14:paraId="792C8F60"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0.0</w:t>
            </w:r>
          </w:p>
        </w:tc>
        <w:tc>
          <w:tcPr>
            <w:tcW w:w="0" w:type="auto"/>
          </w:tcPr>
          <w:p w14:paraId="3D855FD2"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1.2</w:t>
            </w:r>
          </w:p>
        </w:tc>
        <w:tc>
          <w:tcPr>
            <w:tcW w:w="0" w:type="auto"/>
          </w:tcPr>
          <w:p w14:paraId="40B9BE33"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1.1</w:t>
            </w:r>
          </w:p>
        </w:tc>
        <w:tc>
          <w:tcPr>
            <w:tcW w:w="0" w:type="auto"/>
          </w:tcPr>
          <w:p w14:paraId="30C28C3C"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12.1</w:t>
            </w:r>
          </w:p>
        </w:tc>
        <w:tc>
          <w:tcPr>
            <w:tcW w:w="0" w:type="auto"/>
          </w:tcPr>
          <w:p w14:paraId="328AAE3E"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5.4</w:t>
            </w:r>
          </w:p>
        </w:tc>
        <w:tc>
          <w:tcPr>
            <w:tcW w:w="0" w:type="auto"/>
          </w:tcPr>
          <w:p w14:paraId="0D4B4F34"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-2.7</w:t>
            </w:r>
          </w:p>
        </w:tc>
      </w:tr>
      <w:tr w:rsidR="006E487B" w:rsidRPr="001A5D3F" w14:paraId="11FA5AAF" w14:textId="77777777" w:rsidTr="001A5D3F">
        <w:tc>
          <w:tcPr>
            <w:cnfStyle w:val="001000000000" w:firstRow="0" w:lastRow="0" w:firstColumn="1" w:lastColumn="0" w:oddVBand="0" w:evenVBand="0" w:oddHBand="0" w:evenHBand="0" w:firstRowFirstColumn="0" w:firstRowLastColumn="0" w:lastRowFirstColumn="0" w:lastRowLastColumn="0"/>
            <w:tcW w:w="0" w:type="auto"/>
          </w:tcPr>
          <w:p w14:paraId="751C872E" w14:textId="134C903F" w:rsidR="006E487B" w:rsidRPr="001A5D3F" w:rsidRDefault="006E487B">
            <w:pPr>
              <w:rPr>
                <w:sz w:val="16"/>
                <w:szCs w:val="20"/>
              </w:rPr>
            </w:pPr>
            <w:r w:rsidRPr="001A5D3F">
              <w:rPr>
                <w:b/>
                <w:sz w:val="16"/>
                <w:szCs w:val="20"/>
              </w:rPr>
              <w:t>Atchison Active 40 P1</w:t>
            </w:r>
          </w:p>
        </w:tc>
        <w:tc>
          <w:tcPr>
            <w:tcW w:w="0" w:type="auto"/>
          </w:tcPr>
          <w:p w14:paraId="672ED7E9"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2.2</w:t>
            </w:r>
          </w:p>
        </w:tc>
        <w:tc>
          <w:tcPr>
            <w:tcW w:w="0" w:type="auto"/>
          </w:tcPr>
          <w:p w14:paraId="0B1DFE35"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0.3</w:t>
            </w:r>
          </w:p>
        </w:tc>
        <w:tc>
          <w:tcPr>
            <w:tcW w:w="0" w:type="auto"/>
          </w:tcPr>
          <w:p w14:paraId="18ADF4B3"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1.6</w:t>
            </w:r>
          </w:p>
        </w:tc>
        <w:tc>
          <w:tcPr>
            <w:tcW w:w="0" w:type="auto"/>
          </w:tcPr>
          <w:p w14:paraId="64912867"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0.8</w:t>
            </w:r>
          </w:p>
        </w:tc>
        <w:tc>
          <w:tcPr>
            <w:tcW w:w="0" w:type="auto"/>
          </w:tcPr>
          <w:p w14:paraId="2FC7EC28"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12.0</w:t>
            </w:r>
          </w:p>
        </w:tc>
        <w:tc>
          <w:tcPr>
            <w:tcW w:w="0" w:type="auto"/>
          </w:tcPr>
          <w:p w14:paraId="23BB9439"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3.7</w:t>
            </w:r>
          </w:p>
        </w:tc>
        <w:tc>
          <w:tcPr>
            <w:tcW w:w="0" w:type="auto"/>
          </w:tcPr>
          <w:p w14:paraId="6E321271"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-0.9</w:t>
            </w:r>
          </w:p>
        </w:tc>
      </w:tr>
      <w:tr w:rsidR="006E487B" w:rsidRPr="001A5D3F" w14:paraId="5B5682DA" w14:textId="77777777" w:rsidTr="001A5D3F">
        <w:tc>
          <w:tcPr>
            <w:cnfStyle w:val="001000000000" w:firstRow="0" w:lastRow="0" w:firstColumn="1" w:lastColumn="0" w:oddVBand="0" w:evenVBand="0" w:oddHBand="0" w:evenHBand="0" w:firstRowFirstColumn="0" w:firstRowLastColumn="0" w:lastRowFirstColumn="0" w:lastRowLastColumn="0"/>
            <w:tcW w:w="0" w:type="auto"/>
          </w:tcPr>
          <w:p w14:paraId="4C75B920" w14:textId="5B8007B6" w:rsidR="006E487B" w:rsidRPr="001A5D3F" w:rsidRDefault="006E487B">
            <w:pPr>
              <w:rPr>
                <w:sz w:val="16"/>
                <w:szCs w:val="20"/>
              </w:rPr>
            </w:pPr>
            <w:r w:rsidRPr="001A5D3F">
              <w:rPr>
                <w:b/>
                <w:sz w:val="16"/>
                <w:szCs w:val="20"/>
              </w:rPr>
              <w:lastRenderedPageBreak/>
              <w:t>Atchison Active 40 P2</w:t>
            </w:r>
          </w:p>
        </w:tc>
        <w:tc>
          <w:tcPr>
            <w:tcW w:w="0" w:type="auto"/>
          </w:tcPr>
          <w:p w14:paraId="682F856A"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1.2</w:t>
            </w:r>
          </w:p>
        </w:tc>
        <w:tc>
          <w:tcPr>
            <w:tcW w:w="0" w:type="auto"/>
          </w:tcPr>
          <w:p w14:paraId="021E27BA"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-0.3</w:t>
            </w:r>
          </w:p>
        </w:tc>
        <w:tc>
          <w:tcPr>
            <w:tcW w:w="0" w:type="auto"/>
          </w:tcPr>
          <w:p w14:paraId="59E6B37B"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0.8</w:t>
            </w:r>
          </w:p>
        </w:tc>
        <w:tc>
          <w:tcPr>
            <w:tcW w:w="0" w:type="auto"/>
          </w:tcPr>
          <w:p w14:paraId="02805646"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1.4</w:t>
            </w:r>
          </w:p>
        </w:tc>
        <w:tc>
          <w:tcPr>
            <w:tcW w:w="0" w:type="auto"/>
          </w:tcPr>
          <w:p w14:paraId="107A64B8"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11.1</w:t>
            </w:r>
          </w:p>
        </w:tc>
        <w:tc>
          <w:tcPr>
            <w:tcW w:w="0" w:type="auto"/>
          </w:tcPr>
          <w:p w14:paraId="42769D8B"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7.3</w:t>
            </w:r>
          </w:p>
        </w:tc>
        <w:tc>
          <w:tcPr>
            <w:tcW w:w="0" w:type="auto"/>
          </w:tcPr>
          <w:p w14:paraId="5B86BEE7"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-4.0</w:t>
            </w:r>
          </w:p>
        </w:tc>
      </w:tr>
      <w:tr w:rsidR="006E487B" w:rsidRPr="001A5D3F" w14:paraId="0C7949DC" w14:textId="77777777" w:rsidTr="001A5D3F">
        <w:tc>
          <w:tcPr>
            <w:cnfStyle w:val="001000000000" w:firstRow="0" w:lastRow="0" w:firstColumn="1" w:lastColumn="0" w:oddVBand="0" w:evenVBand="0" w:oddHBand="0" w:evenHBand="0" w:firstRowFirstColumn="0" w:firstRowLastColumn="0" w:lastRowFirstColumn="0" w:lastRowLastColumn="0"/>
            <w:tcW w:w="0" w:type="auto"/>
          </w:tcPr>
          <w:p w14:paraId="20E6C45B" w14:textId="04AD380F" w:rsidR="006E487B" w:rsidRPr="001A5D3F" w:rsidRDefault="006E487B">
            <w:pPr>
              <w:rPr>
                <w:sz w:val="16"/>
                <w:szCs w:val="20"/>
              </w:rPr>
            </w:pPr>
            <w:r w:rsidRPr="001A5D3F">
              <w:rPr>
                <w:b/>
                <w:sz w:val="16"/>
                <w:szCs w:val="20"/>
              </w:rPr>
              <w:t>Atchison Active 55 Current SAA</w:t>
            </w:r>
          </w:p>
        </w:tc>
        <w:tc>
          <w:tcPr>
            <w:tcW w:w="0" w:type="auto"/>
          </w:tcPr>
          <w:p w14:paraId="0A833D2D"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1.2</w:t>
            </w:r>
          </w:p>
        </w:tc>
        <w:tc>
          <w:tcPr>
            <w:tcW w:w="0" w:type="auto"/>
          </w:tcPr>
          <w:p w14:paraId="67CE9F3E"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-0.1</w:t>
            </w:r>
          </w:p>
        </w:tc>
        <w:tc>
          <w:tcPr>
            <w:tcW w:w="0" w:type="auto"/>
          </w:tcPr>
          <w:p w14:paraId="7CBFFAB1"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1.4</w:t>
            </w:r>
          </w:p>
        </w:tc>
        <w:tc>
          <w:tcPr>
            <w:tcW w:w="0" w:type="auto"/>
          </w:tcPr>
          <w:p w14:paraId="6C014B17"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1.4</w:t>
            </w:r>
          </w:p>
        </w:tc>
        <w:tc>
          <w:tcPr>
            <w:tcW w:w="0" w:type="auto"/>
          </w:tcPr>
          <w:p w14:paraId="08AA95B0"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13.9</w:t>
            </w:r>
          </w:p>
        </w:tc>
        <w:tc>
          <w:tcPr>
            <w:tcW w:w="0" w:type="auto"/>
          </w:tcPr>
          <w:p w14:paraId="133D3CCF"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6.4</w:t>
            </w:r>
          </w:p>
        </w:tc>
        <w:tc>
          <w:tcPr>
            <w:tcW w:w="0" w:type="auto"/>
          </w:tcPr>
          <w:p w14:paraId="2F5289B2"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-2.2</w:t>
            </w:r>
          </w:p>
        </w:tc>
      </w:tr>
      <w:tr w:rsidR="006E487B" w:rsidRPr="001A5D3F" w14:paraId="238CC304" w14:textId="77777777" w:rsidTr="001A5D3F">
        <w:tc>
          <w:tcPr>
            <w:cnfStyle w:val="001000000000" w:firstRow="0" w:lastRow="0" w:firstColumn="1" w:lastColumn="0" w:oddVBand="0" w:evenVBand="0" w:oddHBand="0" w:evenHBand="0" w:firstRowFirstColumn="0" w:firstRowLastColumn="0" w:lastRowFirstColumn="0" w:lastRowLastColumn="0"/>
            <w:tcW w:w="0" w:type="auto"/>
          </w:tcPr>
          <w:p w14:paraId="24132862" w14:textId="7B201795" w:rsidR="006E487B" w:rsidRPr="001A5D3F" w:rsidRDefault="006E487B">
            <w:pPr>
              <w:rPr>
                <w:sz w:val="16"/>
                <w:szCs w:val="20"/>
              </w:rPr>
            </w:pPr>
            <w:r w:rsidRPr="001A5D3F">
              <w:rPr>
                <w:b/>
                <w:sz w:val="16"/>
                <w:szCs w:val="20"/>
              </w:rPr>
              <w:t>Atchison Active 55 P1</w:t>
            </w:r>
          </w:p>
        </w:tc>
        <w:tc>
          <w:tcPr>
            <w:tcW w:w="0" w:type="auto"/>
          </w:tcPr>
          <w:p w14:paraId="538957E5"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0.9</w:t>
            </w:r>
          </w:p>
        </w:tc>
        <w:tc>
          <w:tcPr>
            <w:tcW w:w="0" w:type="auto"/>
          </w:tcPr>
          <w:p w14:paraId="56FDD77D"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0.1</w:t>
            </w:r>
          </w:p>
        </w:tc>
        <w:tc>
          <w:tcPr>
            <w:tcW w:w="0" w:type="auto"/>
          </w:tcPr>
          <w:p w14:paraId="6340B471"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1.9</w:t>
            </w:r>
          </w:p>
        </w:tc>
        <w:tc>
          <w:tcPr>
            <w:tcW w:w="0" w:type="auto"/>
          </w:tcPr>
          <w:p w14:paraId="445751AE"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1.2</w:t>
            </w:r>
          </w:p>
        </w:tc>
        <w:tc>
          <w:tcPr>
            <w:tcW w:w="0" w:type="auto"/>
          </w:tcPr>
          <w:p w14:paraId="64E55900"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14.2</w:t>
            </w:r>
          </w:p>
        </w:tc>
        <w:tc>
          <w:tcPr>
            <w:tcW w:w="0" w:type="auto"/>
          </w:tcPr>
          <w:p w14:paraId="4D943834"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5.5</w:t>
            </w:r>
          </w:p>
        </w:tc>
        <w:tc>
          <w:tcPr>
            <w:tcW w:w="0" w:type="auto"/>
          </w:tcPr>
          <w:p w14:paraId="4A3D0F9C"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0.4</w:t>
            </w:r>
          </w:p>
        </w:tc>
      </w:tr>
      <w:tr w:rsidR="006E487B" w:rsidRPr="001A5D3F" w14:paraId="3FA66A49" w14:textId="77777777" w:rsidTr="001A5D3F">
        <w:tc>
          <w:tcPr>
            <w:cnfStyle w:val="001000000000" w:firstRow="0" w:lastRow="0" w:firstColumn="1" w:lastColumn="0" w:oddVBand="0" w:evenVBand="0" w:oddHBand="0" w:evenHBand="0" w:firstRowFirstColumn="0" w:firstRowLastColumn="0" w:lastRowFirstColumn="0" w:lastRowLastColumn="0"/>
            <w:tcW w:w="0" w:type="auto"/>
          </w:tcPr>
          <w:p w14:paraId="6A224725" w14:textId="551B7D52" w:rsidR="006E487B" w:rsidRPr="001A5D3F" w:rsidRDefault="006E487B">
            <w:pPr>
              <w:rPr>
                <w:sz w:val="16"/>
                <w:szCs w:val="20"/>
              </w:rPr>
            </w:pPr>
            <w:r w:rsidRPr="001A5D3F">
              <w:rPr>
                <w:b/>
                <w:sz w:val="16"/>
                <w:szCs w:val="20"/>
              </w:rPr>
              <w:t>Atchison Active 55 P2</w:t>
            </w:r>
          </w:p>
        </w:tc>
        <w:tc>
          <w:tcPr>
            <w:tcW w:w="0" w:type="auto"/>
          </w:tcPr>
          <w:p w14:paraId="682F1E8C"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0.4</w:t>
            </w:r>
          </w:p>
        </w:tc>
        <w:tc>
          <w:tcPr>
            <w:tcW w:w="0" w:type="auto"/>
          </w:tcPr>
          <w:p w14:paraId="72B3CD6D"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-0.4</w:t>
            </w:r>
          </w:p>
        </w:tc>
        <w:tc>
          <w:tcPr>
            <w:tcW w:w="0" w:type="auto"/>
          </w:tcPr>
          <w:p w14:paraId="76DCD65D"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0.9</w:t>
            </w:r>
          </w:p>
        </w:tc>
        <w:tc>
          <w:tcPr>
            <w:tcW w:w="0" w:type="auto"/>
          </w:tcPr>
          <w:p w14:paraId="1118B316"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1.7</w:t>
            </w:r>
          </w:p>
        </w:tc>
        <w:tc>
          <w:tcPr>
            <w:tcW w:w="0" w:type="auto"/>
          </w:tcPr>
          <w:p w14:paraId="7B9B0BDC"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13.2</w:t>
            </w:r>
          </w:p>
        </w:tc>
        <w:tc>
          <w:tcPr>
            <w:tcW w:w="0" w:type="auto"/>
          </w:tcPr>
          <w:p w14:paraId="0622F1F5"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9.2</w:t>
            </w:r>
          </w:p>
        </w:tc>
        <w:tc>
          <w:tcPr>
            <w:tcW w:w="0" w:type="auto"/>
          </w:tcPr>
          <w:p w14:paraId="05A90160"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-3.6</w:t>
            </w:r>
          </w:p>
        </w:tc>
      </w:tr>
      <w:tr w:rsidR="006E487B" w:rsidRPr="001A5D3F" w14:paraId="1A2420E1" w14:textId="77777777" w:rsidTr="001A5D3F">
        <w:tc>
          <w:tcPr>
            <w:cnfStyle w:val="001000000000" w:firstRow="0" w:lastRow="0" w:firstColumn="1" w:lastColumn="0" w:oddVBand="0" w:evenVBand="0" w:oddHBand="0" w:evenHBand="0" w:firstRowFirstColumn="0" w:firstRowLastColumn="0" w:lastRowFirstColumn="0" w:lastRowLastColumn="0"/>
            <w:tcW w:w="0" w:type="auto"/>
          </w:tcPr>
          <w:p w14:paraId="6E484503" w14:textId="10623924" w:rsidR="006E487B" w:rsidRPr="001A5D3F" w:rsidRDefault="006E487B">
            <w:pPr>
              <w:rPr>
                <w:sz w:val="16"/>
                <w:szCs w:val="20"/>
              </w:rPr>
            </w:pPr>
            <w:r w:rsidRPr="001A5D3F">
              <w:rPr>
                <w:b/>
                <w:sz w:val="16"/>
                <w:szCs w:val="20"/>
              </w:rPr>
              <w:t>Atchison Active 70 Current SAA</w:t>
            </w:r>
          </w:p>
        </w:tc>
        <w:tc>
          <w:tcPr>
            <w:tcW w:w="0" w:type="auto"/>
          </w:tcPr>
          <w:p w14:paraId="75DBE586"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0.2</w:t>
            </w:r>
          </w:p>
        </w:tc>
        <w:tc>
          <w:tcPr>
            <w:tcW w:w="0" w:type="auto"/>
          </w:tcPr>
          <w:p w14:paraId="100137A6"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-0.4</w:t>
            </w:r>
          </w:p>
        </w:tc>
        <w:tc>
          <w:tcPr>
            <w:tcW w:w="0" w:type="auto"/>
          </w:tcPr>
          <w:p w14:paraId="19C0996C"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1.5</w:t>
            </w:r>
          </w:p>
        </w:tc>
        <w:tc>
          <w:tcPr>
            <w:tcW w:w="0" w:type="auto"/>
          </w:tcPr>
          <w:p w14:paraId="0CCA8DF8"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1.7</w:t>
            </w:r>
          </w:p>
        </w:tc>
        <w:tc>
          <w:tcPr>
            <w:tcW w:w="0" w:type="auto"/>
          </w:tcPr>
          <w:p w14:paraId="51B50C61"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15.8</w:t>
            </w:r>
          </w:p>
        </w:tc>
        <w:tc>
          <w:tcPr>
            <w:tcW w:w="0" w:type="auto"/>
          </w:tcPr>
          <w:p w14:paraId="29A8C24D"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8.0</w:t>
            </w:r>
          </w:p>
        </w:tc>
        <w:tc>
          <w:tcPr>
            <w:tcW w:w="0" w:type="auto"/>
          </w:tcPr>
          <w:p w14:paraId="4A32CE60"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-1.6</w:t>
            </w:r>
          </w:p>
        </w:tc>
      </w:tr>
      <w:tr w:rsidR="006E487B" w:rsidRPr="001A5D3F" w14:paraId="269A2E70" w14:textId="77777777" w:rsidTr="001A5D3F">
        <w:tc>
          <w:tcPr>
            <w:cnfStyle w:val="001000000000" w:firstRow="0" w:lastRow="0" w:firstColumn="1" w:lastColumn="0" w:oddVBand="0" w:evenVBand="0" w:oddHBand="0" w:evenHBand="0" w:firstRowFirstColumn="0" w:firstRowLastColumn="0" w:lastRowFirstColumn="0" w:lastRowLastColumn="0"/>
            <w:tcW w:w="0" w:type="auto"/>
          </w:tcPr>
          <w:p w14:paraId="770E0FB5" w14:textId="0719E20A" w:rsidR="006E487B" w:rsidRPr="001A5D3F" w:rsidRDefault="006E487B">
            <w:pPr>
              <w:rPr>
                <w:sz w:val="16"/>
                <w:szCs w:val="20"/>
              </w:rPr>
            </w:pPr>
            <w:r w:rsidRPr="001A5D3F">
              <w:rPr>
                <w:b/>
                <w:sz w:val="16"/>
                <w:szCs w:val="20"/>
              </w:rPr>
              <w:t>Atchison Active 70 P1</w:t>
            </w:r>
          </w:p>
        </w:tc>
        <w:tc>
          <w:tcPr>
            <w:tcW w:w="0" w:type="auto"/>
          </w:tcPr>
          <w:p w14:paraId="3A73F7A8"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0.4</w:t>
            </w:r>
          </w:p>
        </w:tc>
        <w:tc>
          <w:tcPr>
            <w:tcW w:w="0" w:type="auto"/>
          </w:tcPr>
          <w:p w14:paraId="0DF0C578"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-0.1</w:t>
            </w:r>
          </w:p>
        </w:tc>
        <w:tc>
          <w:tcPr>
            <w:tcW w:w="0" w:type="auto"/>
          </w:tcPr>
          <w:p w14:paraId="68D45379"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1.8</w:t>
            </w:r>
          </w:p>
        </w:tc>
        <w:tc>
          <w:tcPr>
            <w:tcW w:w="0" w:type="auto"/>
          </w:tcPr>
          <w:p w14:paraId="349342B7"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1.5</w:t>
            </w:r>
          </w:p>
        </w:tc>
        <w:tc>
          <w:tcPr>
            <w:tcW w:w="0" w:type="auto"/>
          </w:tcPr>
          <w:p w14:paraId="107346B1"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15.9</w:t>
            </w:r>
          </w:p>
        </w:tc>
        <w:tc>
          <w:tcPr>
            <w:tcW w:w="0" w:type="auto"/>
          </w:tcPr>
          <w:p w14:paraId="316BB078"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6.8</w:t>
            </w:r>
          </w:p>
        </w:tc>
        <w:tc>
          <w:tcPr>
            <w:tcW w:w="0" w:type="auto"/>
          </w:tcPr>
          <w:p w14:paraId="0B5DBFF7"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-0.2</w:t>
            </w:r>
          </w:p>
        </w:tc>
      </w:tr>
      <w:tr w:rsidR="006E487B" w:rsidRPr="001A5D3F" w14:paraId="2A987FC0" w14:textId="77777777" w:rsidTr="001A5D3F">
        <w:tc>
          <w:tcPr>
            <w:cnfStyle w:val="001000000000" w:firstRow="0" w:lastRow="0" w:firstColumn="1" w:lastColumn="0" w:oddVBand="0" w:evenVBand="0" w:oddHBand="0" w:evenHBand="0" w:firstRowFirstColumn="0" w:firstRowLastColumn="0" w:lastRowFirstColumn="0" w:lastRowLastColumn="0"/>
            <w:tcW w:w="0" w:type="auto"/>
          </w:tcPr>
          <w:p w14:paraId="03F45203" w14:textId="5881F6A3" w:rsidR="006E487B" w:rsidRPr="001A5D3F" w:rsidRDefault="006E487B">
            <w:pPr>
              <w:rPr>
                <w:sz w:val="16"/>
                <w:szCs w:val="20"/>
              </w:rPr>
            </w:pPr>
            <w:r w:rsidRPr="001A5D3F">
              <w:rPr>
                <w:b/>
                <w:sz w:val="16"/>
                <w:szCs w:val="20"/>
              </w:rPr>
              <w:t>Atchison Active 70 P2</w:t>
            </w:r>
          </w:p>
        </w:tc>
        <w:tc>
          <w:tcPr>
            <w:tcW w:w="0" w:type="auto"/>
          </w:tcPr>
          <w:p w14:paraId="7B722C98"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0.1</w:t>
            </w:r>
          </w:p>
        </w:tc>
        <w:tc>
          <w:tcPr>
            <w:tcW w:w="0" w:type="auto"/>
          </w:tcPr>
          <w:p w14:paraId="6625B4CF"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-0.5</w:t>
            </w:r>
          </w:p>
        </w:tc>
        <w:tc>
          <w:tcPr>
            <w:tcW w:w="0" w:type="auto"/>
          </w:tcPr>
          <w:p w14:paraId="4F965120"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1.3</w:t>
            </w:r>
          </w:p>
        </w:tc>
        <w:tc>
          <w:tcPr>
            <w:tcW w:w="0" w:type="auto"/>
          </w:tcPr>
          <w:p w14:paraId="54B30FFE"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1.8</w:t>
            </w:r>
          </w:p>
        </w:tc>
        <w:tc>
          <w:tcPr>
            <w:tcW w:w="0" w:type="auto"/>
          </w:tcPr>
          <w:p w14:paraId="7479552B"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15.6</w:t>
            </w:r>
          </w:p>
        </w:tc>
        <w:tc>
          <w:tcPr>
            <w:tcW w:w="0" w:type="auto"/>
          </w:tcPr>
          <w:p w14:paraId="6DC540EA"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8.8</w:t>
            </w:r>
          </w:p>
        </w:tc>
        <w:tc>
          <w:tcPr>
            <w:tcW w:w="0" w:type="auto"/>
          </w:tcPr>
          <w:p w14:paraId="4358393C"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-2.4</w:t>
            </w:r>
          </w:p>
        </w:tc>
      </w:tr>
      <w:tr w:rsidR="006E487B" w:rsidRPr="001A5D3F" w14:paraId="7839C56C" w14:textId="77777777" w:rsidTr="001A5D3F">
        <w:tc>
          <w:tcPr>
            <w:cnfStyle w:val="001000000000" w:firstRow="0" w:lastRow="0" w:firstColumn="1" w:lastColumn="0" w:oddVBand="0" w:evenVBand="0" w:oddHBand="0" w:evenHBand="0" w:firstRowFirstColumn="0" w:firstRowLastColumn="0" w:lastRowFirstColumn="0" w:lastRowLastColumn="0"/>
            <w:tcW w:w="0" w:type="auto"/>
          </w:tcPr>
          <w:p w14:paraId="3769B122" w14:textId="79D4A6E0" w:rsidR="006E487B" w:rsidRPr="001A5D3F" w:rsidRDefault="006E487B">
            <w:pPr>
              <w:rPr>
                <w:sz w:val="16"/>
                <w:szCs w:val="20"/>
              </w:rPr>
            </w:pPr>
            <w:r w:rsidRPr="001A5D3F">
              <w:rPr>
                <w:b/>
                <w:sz w:val="16"/>
                <w:szCs w:val="20"/>
              </w:rPr>
              <w:t>Atchison Active 85 Current SAA</w:t>
            </w:r>
          </w:p>
        </w:tc>
        <w:tc>
          <w:tcPr>
            <w:tcW w:w="0" w:type="auto"/>
          </w:tcPr>
          <w:p w14:paraId="0144014F"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-1.1</w:t>
            </w:r>
          </w:p>
        </w:tc>
        <w:tc>
          <w:tcPr>
            <w:tcW w:w="0" w:type="auto"/>
          </w:tcPr>
          <w:p w14:paraId="28F2E800"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-0.6</w:t>
            </w:r>
          </w:p>
        </w:tc>
        <w:tc>
          <w:tcPr>
            <w:tcW w:w="0" w:type="auto"/>
          </w:tcPr>
          <w:p w14:paraId="09BB199A"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1.6</w:t>
            </w:r>
          </w:p>
        </w:tc>
        <w:tc>
          <w:tcPr>
            <w:tcW w:w="0" w:type="auto"/>
          </w:tcPr>
          <w:p w14:paraId="69D1E081"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2.1</w:t>
            </w:r>
          </w:p>
        </w:tc>
        <w:tc>
          <w:tcPr>
            <w:tcW w:w="0" w:type="auto"/>
          </w:tcPr>
          <w:p w14:paraId="339E95DC"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18.4</w:t>
            </w:r>
          </w:p>
        </w:tc>
        <w:tc>
          <w:tcPr>
            <w:tcW w:w="0" w:type="auto"/>
          </w:tcPr>
          <w:p w14:paraId="65E7E4BF"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10.7</w:t>
            </w:r>
          </w:p>
        </w:tc>
        <w:tc>
          <w:tcPr>
            <w:tcW w:w="0" w:type="auto"/>
          </w:tcPr>
          <w:p w14:paraId="0C3F6CB3"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-1.2</w:t>
            </w:r>
          </w:p>
        </w:tc>
      </w:tr>
      <w:tr w:rsidR="006E487B" w:rsidRPr="001A5D3F" w14:paraId="7A6A62D7" w14:textId="77777777" w:rsidTr="001A5D3F">
        <w:tc>
          <w:tcPr>
            <w:cnfStyle w:val="001000000000" w:firstRow="0" w:lastRow="0" w:firstColumn="1" w:lastColumn="0" w:oddVBand="0" w:evenVBand="0" w:oddHBand="0" w:evenHBand="0" w:firstRowFirstColumn="0" w:firstRowLastColumn="0" w:lastRowFirstColumn="0" w:lastRowLastColumn="0"/>
            <w:tcW w:w="0" w:type="auto"/>
          </w:tcPr>
          <w:p w14:paraId="5B57BB7D" w14:textId="66657382" w:rsidR="006E487B" w:rsidRPr="001A5D3F" w:rsidRDefault="006E487B">
            <w:pPr>
              <w:rPr>
                <w:sz w:val="16"/>
                <w:szCs w:val="20"/>
              </w:rPr>
            </w:pPr>
            <w:r w:rsidRPr="001A5D3F">
              <w:rPr>
                <w:b/>
                <w:sz w:val="16"/>
                <w:szCs w:val="20"/>
              </w:rPr>
              <w:t>Atchison Active 85 P1</w:t>
            </w:r>
          </w:p>
        </w:tc>
        <w:tc>
          <w:tcPr>
            <w:tcW w:w="0" w:type="auto"/>
          </w:tcPr>
          <w:p w14:paraId="1E253A4C"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-1.4</w:t>
            </w:r>
          </w:p>
        </w:tc>
        <w:tc>
          <w:tcPr>
            <w:tcW w:w="0" w:type="auto"/>
          </w:tcPr>
          <w:p w14:paraId="153A43FD"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-0.2</w:t>
            </w:r>
          </w:p>
        </w:tc>
        <w:tc>
          <w:tcPr>
            <w:tcW w:w="0" w:type="auto"/>
          </w:tcPr>
          <w:p w14:paraId="774EF43C"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2.2</w:t>
            </w:r>
          </w:p>
        </w:tc>
        <w:tc>
          <w:tcPr>
            <w:tcW w:w="0" w:type="auto"/>
          </w:tcPr>
          <w:p w14:paraId="2AFC8BE6"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1.7</w:t>
            </w:r>
          </w:p>
        </w:tc>
        <w:tc>
          <w:tcPr>
            <w:tcW w:w="0" w:type="auto"/>
          </w:tcPr>
          <w:p w14:paraId="358FB1D3"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19.4</w:t>
            </w:r>
          </w:p>
        </w:tc>
        <w:tc>
          <w:tcPr>
            <w:tcW w:w="0" w:type="auto"/>
          </w:tcPr>
          <w:p w14:paraId="64A5B920"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9.1</w:t>
            </w:r>
          </w:p>
        </w:tc>
        <w:tc>
          <w:tcPr>
            <w:tcW w:w="0" w:type="auto"/>
          </w:tcPr>
          <w:p w14:paraId="44BBF9C9"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1.6</w:t>
            </w:r>
          </w:p>
        </w:tc>
      </w:tr>
      <w:tr w:rsidR="006E487B" w:rsidRPr="001A5D3F" w14:paraId="61DEFCD4" w14:textId="77777777" w:rsidTr="001A5D3F">
        <w:tc>
          <w:tcPr>
            <w:cnfStyle w:val="001000000000" w:firstRow="0" w:lastRow="0" w:firstColumn="1" w:lastColumn="0" w:oddVBand="0" w:evenVBand="0" w:oddHBand="0" w:evenHBand="0" w:firstRowFirstColumn="0" w:firstRowLastColumn="0" w:lastRowFirstColumn="0" w:lastRowLastColumn="0"/>
            <w:tcW w:w="0" w:type="auto"/>
          </w:tcPr>
          <w:p w14:paraId="5E5ED59A" w14:textId="5F10DAC5" w:rsidR="006E487B" w:rsidRPr="001A5D3F" w:rsidRDefault="006E487B">
            <w:pPr>
              <w:rPr>
                <w:sz w:val="16"/>
                <w:szCs w:val="20"/>
              </w:rPr>
            </w:pPr>
            <w:r w:rsidRPr="001A5D3F">
              <w:rPr>
                <w:b/>
                <w:sz w:val="16"/>
                <w:szCs w:val="20"/>
              </w:rPr>
              <w:t>Atchison Active 85 P2</w:t>
            </w:r>
          </w:p>
        </w:tc>
        <w:tc>
          <w:tcPr>
            <w:tcW w:w="0" w:type="auto"/>
          </w:tcPr>
          <w:p w14:paraId="4CD6421B"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-1.5</w:t>
            </w:r>
          </w:p>
        </w:tc>
        <w:tc>
          <w:tcPr>
            <w:tcW w:w="0" w:type="auto"/>
          </w:tcPr>
          <w:p w14:paraId="52B2DE5F"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-0.8</w:t>
            </w:r>
          </w:p>
        </w:tc>
        <w:tc>
          <w:tcPr>
            <w:tcW w:w="0" w:type="auto"/>
          </w:tcPr>
          <w:p w14:paraId="3309D72D"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1.2</w:t>
            </w:r>
          </w:p>
        </w:tc>
        <w:tc>
          <w:tcPr>
            <w:tcW w:w="0" w:type="auto"/>
          </w:tcPr>
          <w:p w14:paraId="1B90AC12"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2.4</w:t>
            </w:r>
          </w:p>
        </w:tc>
        <w:tc>
          <w:tcPr>
            <w:tcW w:w="0" w:type="auto"/>
          </w:tcPr>
          <w:p w14:paraId="1825F666"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17.0</w:t>
            </w:r>
          </w:p>
        </w:tc>
        <w:tc>
          <w:tcPr>
            <w:tcW w:w="0" w:type="auto"/>
          </w:tcPr>
          <w:p w14:paraId="036A61F4"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13.1</w:t>
            </w:r>
          </w:p>
        </w:tc>
        <w:tc>
          <w:tcPr>
            <w:tcW w:w="0" w:type="auto"/>
          </w:tcPr>
          <w:p w14:paraId="233C7847"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-2.5</w:t>
            </w:r>
          </w:p>
        </w:tc>
      </w:tr>
      <w:tr w:rsidR="006E487B" w:rsidRPr="001A5D3F" w14:paraId="7CCFA28B" w14:textId="77777777" w:rsidTr="001A5D3F">
        <w:tc>
          <w:tcPr>
            <w:cnfStyle w:val="001000000000" w:firstRow="0" w:lastRow="0" w:firstColumn="1" w:lastColumn="0" w:oddVBand="0" w:evenVBand="0" w:oddHBand="0" w:evenHBand="0" w:firstRowFirstColumn="0" w:firstRowLastColumn="0" w:lastRowFirstColumn="0" w:lastRowLastColumn="0"/>
            <w:tcW w:w="0" w:type="auto"/>
          </w:tcPr>
          <w:p w14:paraId="42964455" w14:textId="03E119BE" w:rsidR="006E487B" w:rsidRPr="001A5D3F" w:rsidRDefault="006E487B">
            <w:pPr>
              <w:rPr>
                <w:sz w:val="16"/>
                <w:szCs w:val="20"/>
              </w:rPr>
            </w:pPr>
            <w:r w:rsidRPr="001A5D3F">
              <w:rPr>
                <w:b/>
                <w:sz w:val="16"/>
                <w:szCs w:val="20"/>
              </w:rPr>
              <w:t>Atchison Active 100 Current SAA</w:t>
            </w:r>
          </w:p>
        </w:tc>
        <w:tc>
          <w:tcPr>
            <w:tcW w:w="0" w:type="auto"/>
          </w:tcPr>
          <w:p w14:paraId="6C72AED1"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-2.4</w:t>
            </w:r>
          </w:p>
        </w:tc>
        <w:tc>
          <w:tcPr>
            <w:tcW w:w="0" w:type="auto"/>
          </w:tcPr>
          <w:p w14:paraId="06A971F4"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-0.7</w:t>
            </w:r>
          </w:p>
        </w:tc>
        <w:tc>
          <w:tcPr>
            <w:tcW w:w="0" w:type="auto"/>
          </w:tcPr>
          <w:p w14:paraId="2D855204"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1.8</w:t>
            </w:r>
          </w:p>
        </w:tc>
        <w:tc>
          <w:tcPr>
            <w:tcW w:w="0" w:type="auto"/>
          </w:tcPr>
          <w:p w14:paraId="6EA83C04"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2.4</w:t>
            </w:r>
          </w:p>
        </w:tc>
        <w:tc>
          <w:tcPr>
            <w:tcW w:w="0" w:type="auto"/>
          </w:tcPr>
          <w:p w14:paraId="47135A1E"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20.9</w:t>
            </w:r>
          </w:p>
        </w:tc>
        <w:tc>
          <w:tcPr>
            <w:tcW w:w="0" w:type="auto"/>
          </w:tcPr>
          <w:p w14:paraId="4C7503B2"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13.3</w:t>
            </w:r>
          </w:p>
        </w:tc>
        <w:tc>
          <w:tcPr>
            <w:tcW w:w="0" w:type="auto"/>
          </w:tcPr>
          <w:p w14:paraId="401B927D"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-0.7</w:t>
            </w:r>
          </w:p>
        </w:tc>
      </w:tr>
      <w:tr w:rsidR="006E487B" w:rsidRPr="001A5D3F" w14:paraId="78F79720" w14:textId="77777777" w:rsidTr="001A5D3F">
        <w:tc>
          <w:tcPr>
            <w:cnfStyle w:val="001000000000" w:firstRow="0" w:lastRow="0" w:firstColumn="1" w:lastColumn="0" w:oddVBand="0" w:evenVBand="0" w:oddHBand="0" w:evenHBand="0" w:firstRowFirstColumn="0" w:firstRowLastColumn="0" w:lastRowFirstColumn="0" w:lastRowLastColumn="0"/>
            <w:tcW w:w="0" w:type="auto"/>
          </w:tcPr>
          <w:p w14:paraId="449BA63B" w14:textId="79108EAF" w:rsidR="006E487B" w:rsidRPr="001A5D3F" w:rsidRDefault="006E487B">
            <w:pPr>
              <w:rPr>
                <w:sz w:val="16"/>
                <w:szCs w:val="20"/>
              </w:rPr>
            </w:pPr>
            <w:r w:rsidRPr="001A5D3F">
              <w:rPr>
                <w:b/>
                <w:sz w:val="16"/>
                <w:szCs w:val="20"/>
              </w:rPr>
              <w:t>Atchison Active 100 P1</w:t>
            </w:r>
          </w:p>
        </w:tc>
        <w:tc>
          <w:tcPr>
            <w:tcW w:w="0" w:type="auto"/>
          </w:tcPr>
          <w:p w14:paraId="1719E9F8"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-2.5</w:t>
            </w:r>
          </w:p>
        </w:tc>
        <w:tc>
          <w:tcPr>
            <w:tcW w:w="0" w:type="auto"/>
          </w:tcPr>
          <w:p w14:paraId="5831838B"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-0.5</w:t>
            </w:r>
          </w:p>
        </w:tc>
        <w:tc>
          <w:tcPr>
            <w:tcW w:w="0" w:type="auto"/>
          </w:tcPr>
          <w:p w14:paraId="7E904B07"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2.2</w:t>
            </w:r>
          </w:p>
        </w:tc>
        <w:tc>
          <w:tcPr>
            <w:tcW w:w="0" w:type="auto"/>
          </w:tcPr>
          <w:p w14:paraId="009B3C17"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2.1</w:t>
            </w:r>
          </w:p>
        </w:tc>
        <w:tc>
          <w:tcPr>
            <w:tcW w:w="0" w:type="auto"/>
          </w:tcPr>
          <w:p w14:paraId="5E5CEB3C"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21.9</w:t>
            </w:r>
          </w:p>
        </w:tc>
        <w:tc>
          <w:tcPr>
            <w:tcW w:w="0" w:type="auto"/>
          </w:tcPr>
          <w:p w14:paraId="2DB9556F"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11.1</w:t>
            </w:r>
          </w:p>
        </w:tc>
        <w:tc>
          <w:tcPr>
            <w:tcW w:w="0" w:type="auto"/>
          </w:tcPr>
          <w:p w14:paraId="3A0F5333"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1.5</w:t>
            </w:r>
          </w:p>
        </w:tc>
      </w:tr>
      <w:tr w:rsidR="006E487B" w:rsidRPr="001A5D3F" w14:paraId="6034B9CF" w14:textId="77777777" w:rsidTr="001A5D3F">
        <w:tc>
          <w:tcPr>
            <w:cnfStyle w:val="001000000000" w:firstRow="0" w:lastRow="0" w:firstColumn="1" w:lastColumn="0" w:oddVBand="0" w:evenVBand="0" w:oddHBand="0" w:evenHBand="0" w:firstRowFirstColumn="0" w:firstRowLastColumn="0" w:lastRowFirstColumn="0" w:lastRowLastColumn="0"/>
            <w:tcW w:w="0" w:type="auto"/>
          </w:tcPr>
          <w:p w14:paraId="4D6DB164" w14:textId="037C59A1" w:rsidR="006E487B" w:rsidRPr="001A5D3F" w:rsidRDefault="006E487B">
            <w:pPr>
              <w:rPr>
                <w:sz w:val="16"/>
                <w:szCs w:val="20"/>
              </w:rPr>
            </w:pPr>
            <w:r w:rsidRPr="001A5D3F">
              <w:rPr>
                <w:b/>
                <w:sz w:val="16"/>
                <w:szCs w:val="20"/>
              </w:rPr>
              <w:t>Atchison Active 100 P2</w:t>
            </w:r>
          </w:p>
        </w:tc>
        <w:tc>
          <w:tcPr>
            <w:tcW w:w="0" w:type="auto"/>
          </w:tcPr>
          <w:p w14:paraId="456B4A55"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-2.3</w:t>
            </w:r>
          </w:p>
        </w:tc>
        <w:tc>
          <w:tcPr>
            <w:tcW w:w="0" w:type="auto"/>
          </w:tcPr>
          <w:p w14:paraId="400F6CE1"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-1.0</w:t>
            </w:r>
          </w:p>
        </w:tc>
        <w:tc>
          <w:tcPr>
            <w:tcW w:w="0" w:type="auto"/>
          </w:tcPr>
          <w:p w14:paraId="2AD0D0F3"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1.4</w:t>
            </w:r>
          </w:p>
        </w:tc>
        <w:tc>
          <w:tcPr>
            <w:tcW w:w="0" w:type="auto"/>
          </w:tcPr>
          <w:p w14:paraId="27ECD29F"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2.8</w:t>
            </w:r>
          </w:p>
        </w:tc>
        <w:tc>
          <w:tcPr>
            <w:tcW w:w="0" w:type="auto"/>
          </w:tcPr>
          <w:p w14:paraId="4358D728"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20.1</w:t>
            </w:r>
          </w:p>
        </w:tc>
        <w:tc>
          <w:tcPr>
            <w:tcW w:w="0" w:type="auto"/>
          </w:tcPr>
          <w:p w14:paraId="4242F89E"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15.2</w:t>
            </w:r>
          </w:p>
        </w:tc>
        <w:tc>
          <w:tcPr>
            <w:tcW w:w="0" w:type="auto"/>
          </w:tcPr>
          <w:p w14:paraId="1E488C22" w14:textId="77777777" w:rsidR="006E487B" w:rsidRPr="001A5D3F" w:rsidRDefault="006E487B">
            <w:pPr>
              <w:cnfStyle w:val="000000000000" w:firstRow="0" w:lastRow="0" w:firstColumn="0" w:lastColumn="0" w:oddVBand="0" w:evenVBand="0" w:oddHBand="0" w:evenHBand="0" w:firstRowFirstColumn="0" w:firstRowLastColumn="0" w:lastRowFirstColumn="0" w:lastRowLastColumn="0"/>
              <w:rPr>
                <w:sz w:val="16"/>
                <w:szCs w:val="20"/>
              </w:rPr>
            </w:pPr>
            <w:r w:rsidRPr="001A5D3F">
              <w:rPr>
                <w:b/>
                <w:sz w:val="16"/>
                <w:szCs w:val="20"/>
              </w:rPr>
              <w:t>-2.9</w:t>
            </w:r>
          </w:p>
        </w:tc>
      </w:tr>
    </w:tbl>
    <w:p w14:paraId="17E40DAC" w14:textId="77777777" w:rsidR="001A5D3F" w:rsidRDefault="001A5D3F">
      <w:pPr>
        <w:pStyle w:val="BodyStyle"/>
      </w:pPr>
    </w:p>
    <w:p w14:paraId="61C922A6" w14:textId="189499FC" w:rsidR="008667A0" w:rsidRDefault="00165603">
      <w:pPr>
        <w:pStyle w:val="BodyStyle"/>
      </w:pPr>
      <w:r>
        <w:t>In terms of the returns for each option:</w:t>
      </w:r>
    </w:p>
    <w:p w14:paraId="7C431C15" w14:textId="77777777" w:rsidR="008667A0" w:rsidRDefault="00165603">
      <w:pPr>
        <w:pStyle w:val="listbullet0"/>
      </w:pPr>
      <w:r>
        <w:t>There is no prominent underperformance for each asset class across all the environmental drawdown periods mentioned above</w:t>
      </w:r>
    </w:p>
    <w:p w14:paraId="35995368" w14:textId="77777777" w:rsidR="008667A0" w:rsidRDefault="00165603">
      <w:pPr>
        <w:pStyle w:val="listbullet0"/>
      </w:pPr>
      <w:r>
        <w:t>Some downtrends might be driven by the market drawdown or other economic indicators</w:t>
      </w:r>
    </w:p>
    <w:p w14:paraId="0549852F" w14:textId="77777777" w:rsidR="001A5D3F" w:rsidRPr="001A5D3F" w:rsidRDefault="001A5D3F" w:rsidP="001A5D3F"/>
    <w:p w14:paraId="56218755" w14:textId="77777777" w:rsidR="008667A0" w:rsidRDefault="00165603">
      <w:pPr>
        <w:pStyle w:val="Heading3"/>
      </w:pPr>
      <w:bookmarkStart w:id="2432" w:name="_Toc147237962"/>
      <w:r>
        <w:t>Risk Objectives</w:t>
      </w:r>
      <w:bookmarkEnd w:id="2432"/>
    </w:p>
    <w:p w14:paraId="5F51BDD0" w14:textId="77777777" w:rsidR="008667A0" w:rsidRDefault="00165603">
      <w:pPr>
        <w:pStyle w:val="BodyStyle"/>
      </w:pPr>
      <w:r>
        <w:t>The number of negative annual returns generated by Atchison over twenty years to September 2023 is shown in Table 14 and a comparison has been made to their respective number of negative annual returns over any 20-year period (Standard Risk Measure) for Atchison.</w:t>
      </w:r>
    </w:p>
    <w:p w14:paraId="5DEBD104" w14:textId="77777777" w:rsidR="008667A0" w:rsidRDefault="00165603">
      <w:pPr>
        <w:pStyle w:val="T-Title"/>
      </w:pPr>
      <w:r>
        <w:t>Table 29: Risk Objectives</w:t>
      </w:r>
    </w:p>
    <w:tbl>
      <w:tblPr>
        <w:tblStyle w:val="Table2"/>
        <w:tblW w:w="0" w:type="auto"/>
        <w:tblLook w:val="04A0" w:firstRow="1" w:lastRow="0" w:firstColumn="1" w:lastColumn="0" w:noHBand="0" w:noVBand="1"/>
      </w:tblPr>
      <w:tblGrid>
        <w:gridCol w:w="3346"/>
        <w:gridCol w:w="1598"/>
        <w:gridCol w:w="1533"/>
        <w:gridCol w:w="1598"/>
        <w:gridCol w:w="1557"/>
      </w:tblGrid>
      <w:tr w:rsidR="008667A0" w14:paraId="248087AA"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0" w:type="dxa"/>
          </w:tcPr>
          <w:p w14:paraId="3ABE7B58" w14:textId="77777777" w:rsidR="008667A0" w:rsidRDefault="00165603">
            <w:r>
              <w:t>Options</w:t>
            </w:r>
          </w:p>
        </w:tc>
        <w:tc>
          <w:tcPr>
            <w:tcW w:w="1926" w:type="dxa"/>
          </w:tcPr>
          <w:p w14:paraId="388EA03B" w14:textId="77777777" w:rsidR="008667A0" w:rsidRDefault="00165603">
            <w:pPr>
              <w:cnfStyle w:val="100000000000" w:firstRow="1" w:lastRow="0" w:firstColumn="0" w:lastColumn="0" w:oddVBand="0" w:evenVBand="0" w:oddHBand="0" w:evenHBand="0" w:firstRowFirstColumn="0" w:firstRowLastColumn="0" w:lastRowFirstColumn="0" w:lastRowLastColumn="0"/>
            </w:pPr>
            <w:r>
              <w:t>Risk Objectives</w:t>
            </w:r>
          </w:p>
        </w:tc>
        <w:tc>
          <w:tcPr>
            <w:tcW w:w="1926" w:type="dxa"/>
          </w:tcPr>
          <w:p w14:paraId="52A5D94A" w14:textId="77777777" w:rsidR="008667A0" w:rsidRDefault="00165603">
            <w:pPr>
              <w:cnfStyle w:val="100000000000" w:firstRow="1" w:lastRow="0" w:firstColumn="0" w:lastColumn="0" w:oddVBand="0" w:evenVBand="0" w:oddHBand="0" w:evenHBand="0" w:firstRowFirstColumn="0" w:firstRowLastColumn="0" w:lastRowFirstColumn="0" w:lastRowLastColumn="0"/>
            </w:pPr>
            <w:r>
              <w:t>Negative Annual Returns</w:t>
            </w:r>
          </w:p>
        </w:tc>
        <w:tc>
          <w:tcPr>
            <w:tcW w:w="1926" w:type="dxa"/>
          </w:tcPr>
          <w:p w14:paraId="3F8DCE44" w14:textId="77777777" w:rsidR="008667A0" w:rsidRDefault="00165603">
            <w:pPr>
              <w:cnfStyle w:val="100000000000" w:firstRow="1" w:lastRow="0" w:firstColumn="0" w:lastColumn="0" w:oddVBand="0" w:evenVBand="0" w:oddHBand="0" w:evenHBand="0" w:firstRowFirstColumn="0" w:firstRowLastColumn="0" w:lastRowFirstColumn="0" w:lastRowLastColumn="0"/>
            </w:pPr>
            <w:r>
              <w:t>Drawdown Years</w:t>
            </w:r>
          </w:p>
        </w:tc>
        <w:tc>
          <w:tcPr>
            <w:tcW w:w="1926" w:type="dxa"/>
          </w:tcPr>
          <w:p w14:paraId="3E2ECD23" w14:textId="77777777" w:rsidR="008667A0" w:rsidRDefault="00165603">
            <w:pPr>
              <w:cnfStyle w:val="100000000000" w:firstRow="1" w:lastRow="0" w:firstColumn="0" w:lastColumn="0" w:oddVBand="0" w:evenVBand="0" w:oddHBand="0" w:evenHBand="0" w:firstRowFirstColumn="0" w:firstRowLastColumn="0" w:lastRowFirstColumn="0" w:lastRowLastColumn="0"/>
            </w:pPr>
            <w:r>
              <w:t>Risk Objective Met</w:t>
            </w:r>
          </w:p>
        </w:tc>
      </w:tr>
      <w:tr w:rsidR="008667A0" w14:paraId="744D24B0"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71E15753" w14:textId="620FE852" w:rsidR="008667A0" w:rsidRDefault="00165603">
            <w:r>
              <w:t xml:space="preserve">Atchison </w:t>
            </w:r>
            <w:r w:rsidR="00E24120">
              <w:t>Active</w:t>
            </w:r>
            <w:r>
              <w:t xml:space="preserve"> 20 Current SAA</w:t>
            </w:r>
          </w:p>
        </w:tc>
        <w:tc>
          <w:tcPr>
            <w:tcW w:w="1926" w:type="dxa"/>
          </w:tcPr>
          <w:p w14:paraId="6CE011CC"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w:t>
            </w:r>
          </w:p>
        </w:tc>
        <w:tc>
          <w:tcPr>
            <w:tcW w:w="1926" w:type="dxa"/>
          </w:tcPr>
          <w:p w14:paraId="6B17A8AE" w14:textId="77777777" w:rsidR="008667A0" w:rsidRDefault="00165603">
            <w:pPr>
              <w:cnfStyle w:val="000000000000" w:firstRow="0" w:lastRow="0" w:firstColumn="0" w:lastColumn="0" w:oddVBand="0" w:evenVBand="0" w:oddHBand="0" w:evenHBand="0" w:firstRowFirstColumn="0" w:firstRowLastColumn="0" w:lastRowFirstColumn="0" w:lastRowLastColumn="0"/>
            </w:pPr>
            <w:r>
              <w:t>2</w:t>
            </w:r>
          </w:p>
        </w:tc>
        <w:tc>
          <w:tcPr>
            <w:tcW w:w="1926" w:type="dxa"/>
          </w:tcPr>
          <w:p w14:paraId="05AF18DF"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2008 2022 </w:t>
            </w:r>
          </w:p>
        </w:tc>
        <w:tc>
          <w:tcPr>
            <w:tcW w:w="1926" w:type="dxa"/>
          </w:tcPr>
          <w:p w14:paraId="2959C7A7"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100D450A"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4E8557AB" w14:textId="05FE117B" w:rsidR="008667A0" w:rsidRDefault="00165603">
            <w:r>
              <w:t xml:space="preserve">Atchison </w:t>
            </w:r>
            <w:r w:rsidR="00E24120">
              <w:t>Active</w:t>
            </w:r>
            <w:r>
              <w:t xml:space="preserve"> 20 P1</w:t>
            </w:r>
          </w:p>
        </w:tc>
        <w:tc>
          <w:tcPr>
            <w:tcW w:w="1926" w:type="dxa"/>
          </w:tcPr>
          <w:p w14:paraId="6C810BF7"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w:t>
            </w:r>
          </w:p>
        </w:tc>
        <w:tc>
          <w:tcPr>
            <w:tcW w:w="1926" w:type="dxa"/>
          </w:tcPr>
          <w:p w14:paraId="2DB5028F" w14:textId="77777777" w:rsidR="008667A0" w:rsidRDefault="00165603">
            <w:pPr>
              <w:cnfStyle w:val="000000000000" w:firstRow="0" w:lastRow="0" w:firstColumn="0" w:lastColumn="0" w:oddVBand="0" w:evenVBand="0" w:oddHBand="0" w:evenHBand="0" w:firstRowFirstColumn="0" w:firstRowLastColumn="0" w:lastRowFirstColumn="0" w:lastRowLastColumn="0"/>
            </w:pPr>
            <w:r>
              <w:t>2</w:t>
            </w:r>
          </w:p>
        </w:tc>
        <w:tc>
          <w:tcPr>
            <w:tcW w:w="1926" w:type="dxa"/>
          </w:tcPr>
          <w:p w14:paraId="142FFD4C"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2008 2022 </w:t>
            </w:r>
          </w:p>
        </w:tc>
        <w:tc>
          <w:tcPr>
            <w:tcW w:w="1926" w:type="dxa"/>
          </w:tcPr>
          <w:p w14:paraId="1014FBD1"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5DBF4C60"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681E4861" w14:textId="0890DF6D" w:rsidR="008667A0" w:rsidRDefault="00165603">
            <w:r>
              <w:t xml:space="preserve">Atchison </w:t>
            </w:r>
            <w:r w:rsidR="00E24120">
              <w:t>Active</w:t>
            </w:r>
            <w:r>
              <w:t xml:space="preserve"> 20 P2</w:t>
            </w:r>
          </w:p>
        </w:tc>
        <w:tc>
          <w:tcPr>
            <w:tcW w:w="1926" w:type="dxa"/>
          </w:tcPr>
          <w:p w14:paraId="6CCB9078"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w:t>
            </w:r>
          </w:p>
        </w:tc>
        <w:tc>
          <w:tcPr>
            <w:tcW w:w="1926" w:type="dxa"/>
          </w:tcPr>
          <w:p w14:paraId="587246A0" w14:textId="77777777" w:rsidR="008667A0" w:rsidRDefault="00165603">
            <w:pPr>
              <w:cnfStyle w:val="000000000000" w:firstRow="0" w:lastRow="0" w:firstColumn="0" w:lastColumn="0" w:oddVBand="0" w:evenVBand="0" w:oddHBand="0" w:evenHBand="0" w:firstRowFirstColumn="0" w:firstRowLastColumn="0" w:lastRowFirstColumn="0" w:lastRowLastColumn="0"/>
            </w:pPr>
            <w:r>
              <w:t>1</w:t>
            </w:r>
          </w:p>
        </w:tc>
        <w:tc>
          <w:tcPr>
            <w:tcW w:w="1926" w:type="dxa"/>
          </w:tcPr>
          <w:p w14:paraId="330C4BDB"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2022 </w:t>
            </w:r>
          </w:p>
        </w:tc>
        <w:tc>
          <w:tcPr>
            <w:tcW w:w="1926" w:type="dxa"/>
          </w:tcPr>
          <w:p w14:paraId="79C6E154"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109A28BB"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0EE1D845" w14:textId="5428BD01" w:rsidR="008667A0" w:rsidRDefault="00165603">
            <w:r>
              <w:t xml:space="preserve">Atchison </w:t>
            </w:r>
            <w:r w:rsidR="00E24120">
              <w:t>Active</w:t>
            </w:r>
            <w:r>
              <w:t xml:space="preserve"> 40 Current SAA</w:t>
            </w:r>
          </w:p>
        </w:tc>
        <w:tc>
          <w:tcPr>
            <w:tcW w:w="1926" w:type="dxa"/>
          </w:tcPr>
          <w:p w14:paraId="093276EF"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w:t>
            </w:r>
          </w:p>
        </w:tc>
        <w:tc>
          <w:tcPr>
            <w:tcW w:w="1926" w:type="dxa"/>
          </w:tcPr>
          <w:p w14:paraId="70095436" w14:textId="77777777" w:rsidR="008667A0" w:rsidRDefault="00165603">
            <w:pPr>
              <w:cnfStyle w:val="000000000000" w:firstRow="0" w:lastRow="0" w:firstColumn="0" w:lastColumn="0" w:oddVBand="0" w:evenVBand="0" w:oddHBand="0" w:evenHBand="0" w:firstRowFirstColumn="0" w:firstRowLastColumn="0" w:lastRowFirstColumn="0" w:lastRowLastColumn="0"/>
            </w:pPr>
            <w:r>
              <w:t>2</w:t>
            </w:r>
          </w:p>
        </w:tc>
        <w:tc>
          <w:tcPr>
            <w:tcW w:w="1926" w:type="dxa"/>
          </w:tcPr>
          <w:p w14:paraId="30F08DF6"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2008 2022 </w:t>
            </w:r>
          </w:p>
        </w:tc>
        <w:tc>
          <w:tcPr>
            <w:tcW w:w="1926" w:type="dxa"/>
          </w:tcPr>
          <w:p w14:paraId="1782D10A"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4DD53CBE"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051934FA" w14:textId="078C7EFB" w:rsidR="008667A0" w:rsidRDefault="00165603">
            <w:r>
              <w:t xml:space="preserve">Atchison </w:t>
            </w:r>
            <w:r w:rsidR="00E24120">
              <w:t>Active</w:t>
            </w:r>
            <w:r>
              <w:t xml:space="preserve"> 40 P1</w:t>
            </w:r>
          </w:p>
        </w:tc>
        <w:tc>
          <w:tcPr>
            <w:tcW w:w="1926" w:type="dxa"/>
          </w:tcPr>
          <w:p w14:paraId="33120049"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w:t>
            </w:r>
          </w:p>
        </w:tc>
        <w:tc>
          <w:tcPr>
            <w:tcW w:w="1926" w:type="dxa"/>
          </w:tcPr>
          <w:p w14:paraId="54A1C377" w14:textId="77777777" w:rsidR="008667A0" w:rsidRDefault="00165603">
            <w:pPr>
              <w:cnfStyle w:val="000000000000" w:firstRow="0" w:lastRow="0" w:firstColumn="0" w:lastColumn="0" w:oddVBand="0" w:evenVBand="0" w:oddHBand="0" w:evenHBand="0" w:firstRowFirstColumn="0" w:firstRowLastColumn="0" w:lastRowFirstColumn="0" w:lastRowLastColumn="0"/>
            </w:pPr>
            <w:r>
              <w:t>2</w:t>
            </w:r>
          </w:p>
        </w:tc>
        <w:tc>
          <w:tcPr>
            <w:tcW w:w="1926" w:type="dxa"/>
          </w:tcPr>
          <w:p w14:paraId="5CD488FE"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2008 2022 </w:t>
            </w:r>
          </w:p>
        </w:tc>
        <w:tc>
          <w:tcPr>
            <w:tcW w:w="1926" w:type="dxa"/>
          </w:tcPr>
          <w:p w14:paraId="60984D2A"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213B47DD"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088821DD" w14:textId="1BB66DAC" w:rsidR="008667A0" w:rsidRDefault="00165603">
            <w:r>
              <w:t xml:space="preserve">Atchison </w:t>
            </w:r>
            <w:r w:rsidR="00E24120">
              <w:t>Active</w:t>
            </w:r>
            <w:r>
              <w:t xml:space="preserve"> 40 P2</w:t>
            </w:r>
          </w:p>
        </w:tc>
        <w:tc>
          <w:tcPr>
            <w:tcW w:w="1926" w:type="dxa"/>
          </w:tcPr>
          <w:p w14:paraId="6987D0C8"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w:t>
            </w:r>
          </w:p>
        </w:tc>
        <w:tc>
          <w:tcPr>
            <w:tcW w:w="1926" w:type="dxa"/>
          </w:tcPr>
          <w:p w14:paraId="1A617D06" w14:textId="77777777" w:rsidR="008667A0" w:rsidRDefault="00165603">
            <w:pPr>
              <w:cnfStyle w:val="000000000000" w:firstRow="0" w:lastRow="0" w:firstColumn="0" w:lastColumn="0" w:oddVBand="0" w:evenVBand="0" w:oddHBand="0" w:evenHBand="0" w:firstRowFirstColumn="0" w:firstRowLastColumn="0" w:lastRowFirstColumn="0" w:lastRowLastColumn="0"/>
            </w:pPr>
            <w:r>
              <w:t>2</w:t>
            </w:r>
          </w:p>
        </w:tc>
        <w:tc>
          <w:tcPr>
            <w:tcW w:w="1926" w:type="dxa"/>
          </w:tcPr>
          <w:p w14:paraId="29060607"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2008 2022 </w:t>
            </w:r>
          </w:p>
        </w:tc>
        <w:tc>
          <w:tcPr>
            <w:tcW w:w="1926" w:type="dxa"/>
          </w:tcPr>
          <w:p w14:paraId="672212E2"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59D254CC"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7A40A201" w14:textId="766B0445" w:rsidR="008667A0" w:rsidRDefault="00165603">
            <w:r>
              <w:t xml:space="preserve">Atchison </w:t>
            </w:r>
            <w:r w:rsidR="00E24120">
              <w:t>Active</w:t>
            </w:r>
            <w:r>
              <w:t xml:space="preserve"> 55 Current SAA</w:t>
            </w:r>
          </w:p>
        </w:tc>
        <w:tc>
          <w:tcPr>
            <w:tcW w:w="1926" w:type="dxa"/>
          </w:tcPr>
          <w:p w14:paraId="1C93ED76"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w:t>
            </w:r>
          </w:p>
        </w:tc>
        <w:tc>
          <w:tcPr>
            <w:tcW w:w="1926" w:type="dxa"/>
          </w:tcPr>
          <w:p w14:paraId="72098D53" w14:textId="77777777" w:rsidR="008667A0" w:rsidRDefault="00165603">
            <w:pPr>
              <w:cnfStyle w:val="000000000000" w:firstRow="0" w:lastRow="0" w:firstColumn="0" w:lastColumn="0" w:oddVBand="0" w:evenVBand="0" w:oddHBand="0" w:evenHBand="0" w:firstRowFirstColumn="0" w:firstRowLastColumn="0" w:lastRowFirstColumn="0" w:lastRowLastColumn="0"/>
            </w:pPr>
            <w:r>
              <w:t>2</w:t>
            </w:r>
          </w:p>
        </w:tc>
        <w:tc>
          <w:tcPr>
            <w:tcW w:w="1926" w:type="dxa"/>
          </w:tcPr>
          <w:p w14:paraId="737F9199"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2008 2022 </w:t>
            </w:r>
          </w:p>
        </w:tc>
        <w:tc>
          <w:tcPr>
            <w:tcW w:w="1926" w:type="dxa"/>
          </w:tcPr>
          <w:p w14:paraId="0001A2E1"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64DBDE69"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750C05C0" w14:textId="62619D35" w:rsidR="008667A0" w:rsidRDefault="00165603">
            <w:r>
              <w:t xml:space="preserve">Atchison </w:t>
            </w:r>
            <w:r w:rsidR="00E24120">
              <w:t>Active</w:t>
            </w:r>
            <w:r>
              <w:t xml:space="preserve"> 55 P1</w:t>
            </w:r>
          </w:p>
        </w:tc>
        <w:tc>
          <w:tcPr>
            <w:tcW w:w="1926" w:type="dxa"/>
          </w:tcPr>
          <w:p w14:paraId="6945972D"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w:t>
            </w:r>
          </w:p>
        </w:tc>
        <w:tc>
          <w:tcPr>
            <w:tcW w:w="1926" w:type="dxa"/>
          </w:tcPr>
          <w:p w14:paraId="2DC58013" w14:textId="77777777" w:rsidR="008667A0" w:rsidRDefault="00165603">
            <w:pPr>
              <w:cnfStyle w:val="000000000000" w:firstRow="0" w:lastRow="0" w:firstColumn="0" w:lastColumn="0" w:oddVBand="0" w:evenVBand="0" w:oddHBand="0" w:evenHBand="0" w:firstRowFirstColumn="0" w:firstRowLastColumn="0" w:lastRowFirstColumn="0" w:lastRowLastColumn="0"/>
            </w:pPr>
            <w:r>
              <w:t>3</w:t>
            </w:r>
          </w:p>
        </w:tc>
        <w:tc>
          <w:tcPr>
            <w:tcW w:w="1926" w:type="dxa"/>
          </w:tcPr>
          <w:p w14:paraId="0CCF33DE"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2008 2011 2022 </w:t>
            </w:r>
          </w:p>
        </w:tc>
        <w:tc>
          <w:tcPr>
            <w:tcW w:w="1926" w:type="dxa"/>
          </w:tcPr>
          <w:p w14:paraId="040592C2"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62A974E2"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61F05C5A" w14:textId="7C614D77" w:rsidR="008667A0" w:rsidRDefault="00165603">
            <w:r>
              <w:t xml:space="preserve">Atchison </w:t>
            </w:r>
            <w:r w:rsidR="00E24120">
              <w:t>Active</w:t>
            </w:r>
            <w:r>
              <w:t xml:space="preserve"> 55 P2</w:t>
            </w:r>
          </w:p>
        </w:tc>
        <w:tc>
          <w:tcPr>
            <w:tcW w:w="1926" w:type="dxa"/>
          </w:tcPr>
          <w:p w14:paraId="5D13CC59"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w:t>
            </w:r>
          </w:p>
        </w:tc>
        <w:tc>
          <w:tcPr>
            <w:tcW w:w="1926" w:type="dxa"/>
          </w:tcPr>
          <w:p w14:paraId="5B936280" w14:textId="77777777" w:rsidR="008667A0" w:rsidRDefault="00165603">
            <w:pPr>
              <w:cnfStyle w:val="000000000000" w:firstRow="0" w:lastRow="0" w:firstColumn="0" w:lastColumn="0" w:oddVBand="0" w:evenVBand="0" w:oddHBand="0" w:evenHBand="0" w:firstRowFirstColumn="0" w:firstRowLastColumn="0" w:lastRowFirstColumn="0" w:lastRowLastColumn="0"/>
            </w:pPr>
            <w:r>
              <w:t>1</w:t>
            </w:r>
          </w:p>
        </w:tc>
        <w:tc>
          <w:tcPr>
            <w:tcW w:w="1926" w:type="dxa"/>
          </w:tcPr>
          <w:p w14:paraId="40369F1E"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w:t>
            </w:r>
          </w:p>
        </w:tc>
        <w:tc>
          <w:tcPr>
            <w:tcW w:w="1926" w:type="dxa"/>
          </w:tcPr>
          <w:p w14:paraId="0A831AD8"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4B04ABD5"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19F5E695" w14:textId="797B1216" w:rsidR="008667A0" w:rsidRDefault="00165603">
            <w:r>
              <w:t xml:space="preserve">Atchison </w:t>
            </w:r>
            <w:r w:rsidR="00E24120">
              <w:t>Active</w:t>
            </w:r>
            <w:r>
              <w:t xml:space="preserve"> 70 Current SAA</w:t>
            </w:r>
          </w:p>
        </w:tc>
        <w:tc>
          <w:tcPr>
            <w:tcW w:w="1926" w:type="dxa"/>
          </w:tcPr>
          <w:p w14:paraId="099BABDD"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w:t>
            </w:r>
          </w:p>
        </w:tc>
        <w:tc>
          <w:tcPr>
            <w:tcW w:w="1926" w:type="dxa"/>
          </w:tcPr>
          <w:p w14:paraId="341CE692" w14:textId="77777777" w:rsidR="008667A0" w:rsidRDefault="00165603">
            <w:pPr>
              <w:cnfStyle w:val="000000000000" w:firstRow="0" w:lastRow="0" w:firstColumn="0" w:lastColumn="0" w:oddVBand="0" w:evenVBand="0" w:oddHBand="0" w:evenHBand="0" w:firstRowFirstColumn="0" w:firstRowLastColumn="0" w:lastRowFirstColumn="0" w:lastRowLastColumn="0"/>
            </w:pPr>
            <w:r>
              <w:t>3</w:t>
            </w:r>
          </w:p>
        </w:tc>
        <w:tc>
          <w:tcPr>
            <w:tcW w:w="1926" w:type="dxa"/>
          </w:tcPr>
          <w:p w14:paraId="53C64C19"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2008 2011 2022 </w:t>
            </w:r>
          </w:p>
        </w:tc>
        <w:tc>
          <w:tcPr>
            <w:tcW w:w="1926" w:type="dxa"/>
          </w:tcPr>
          <w:p w14:paraId="79624BD9"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18100B3D"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0D40E8B8" w14:textId="0638F917" w:rsidR="008667A0" w:rsidRDefault="00165603">
            <w:r>
              <w:t xml:space="preserve">Atchison </w:t>
            </w:r>
            <w:r w:rsidR="00E24120">
              <w:t>Active</w:t>
            </w:r>
            <w:r>
              <w:t xml:space="preserve"> 70 P1</w:t>
            </w:r>
          </w:p>
        </w:tc>
        <w:tc>
          <w:tcPr>
            <w:tcW w:w="1926" w:type="dxa"/>
          </w:tcPr>
          <w:p w14:paraId="0E2C8242"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w:t>
            </w:r>
          </w:p>
        </w:tc>
        <w:tc>
          <w:tcPr>
            <w:tcW w:w="1926" w:type="dxa"/>
          </w:tcPr>
          <w:p w14:paraId="5C8DE648" w14:textId="77777777" w:rsidR="008667A0" w:rsidRDefault="00165603">
            <w:pPr>
              <w:cnfStyle w:val="000000000000" w:firstRow="0" w:lastRow="0" w:firstColumn="0" w:lastColumn="0" w:oddVBand="0" w:evenVBand="0" w:oddHBand="0" w:evenHBand="0" w:firstRowFirstColumn="0" w:firstRowLastColumn="0" w:lastRowFirstColumn="0" w:lastRowLastColumn="0"/>
            </w:pPr>
            <w:r>
              <w:t>3</w:t>
            </w:r>
          </w:p>
        </w:tc>
        <w:tc>
          <w:tcPr>
            <w:tcW w:w="1926" w:type="dxa"/>
          </w:tcPr>
          <w:p w14:paraId="4AC83CDC"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2008 2011 2022 </w:t>
            </w:r>
          </w:p>
        </w:tc>
        <w:tc>
          <w:tcPr>
            <w:tcW w:w="1926" w:type="dxa"/>
          </w:tcPr>
          <w:p w14:paraId="7ED3A28E"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00330C4C"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3A8BDB22" w14:textId="11044470" w:rsidR="008667A0" w:rsidRDefault="00165603">
            <w:r>
              <w:t xml:space="preserve">Atchison </w:t>
            </w:r>
            <w:r w:rsidR="00E24120">
              <w:t>Active</w:t>
            </w:r>
            <w:r>
              <w:t xml:space="preserve"> 70 P2</w:t>
            </w:r>
          </w:p>
        </w:tc>
        <w:tc>
          <w:tcPr>
            <w:tcW w:w="1926" w:type="dxa"/>
          </w:tcPr>
          <w:p w14:paraId="22627521"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w:t>
            </w:r>
          </w:p>
        </w:tc>
        <w:tc>
          <w:tcPr>
            <w:tcW w:w="1926" w:type="dxa"/>
          </w:tcPr>
          <w:p w14:paraId="36343B4C" w14:textId="77777777" w:rsidR="008667A0" w:rsidRDefault="00165603">
            <w:pPr>
              <w:cnfStyle w:val="000000000000" w:firstRow="0" w:lastRow="0" w:firstColumn="0" w:lastColumn="0" w:oddVBand="0" w:evenVBand="0" w:oddHBand="0" w:evenHBand="0" w:firstRowFirstColumn="0" w:firstRowLastColumn="0" w:lastRowFirstColumn="0" w:lastRowLastColumn="0"/>
            </w:pPr>
            <w:r>
              <w:t>3</w:t>
            </w:r>
          </w:p>
        </w:tc>
        <w:tc>
          <w:tcPr>
            <w:tcW w:w="1926" w:type="dxa"/>
          </w:tcPr>
          <w:p w14:paraId="0CD390F4"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2008 2011 2022 </w:t>
            </w:r>
          </w:p>
        </w:tc>
        <w:tc>
          <w:tcPr>
            <w:tcW w:w="1926" w:type="dxa"/>
          </w:tcPr>
          <w:p w14:paraId="2B6C98EA"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05B4F7E1"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416B776E" w14:textId="129C39FF" w:rsidR="008667A0" w:rsidRDefault="00165603">
            <w:r>
              <w:t xml:space="preserve">Atchison </w:t>
            </w:r>
            <w:r w:rsidR="00E24120">
              <w:t>Active</w:t>
            </w:r>
            <w:r>
              <w:t xml:space="preserve"> 85 Current SAA</w:t>
            </w:r>
          </w:p>
        </w:tc>
        <w:tc>
          <w:tcPr>
            <w:tcW w:w="1926" w:type="dxa"/>
          </w:tcPr>
          <w:p w14:paraId="52D19D2A" w14:textId="77777777" w:rsidR="008667A0" w:rsidRDefault="00165603">
            <w:pPr>
              <w:cnfStyle w:val="000000000000" w:firstRow="0" w:lastRow="0" w:firstColumn="0" w:lastColumn="0" w:oddVBand="0" w:evenVBand="0" w:oddHBand="0" w:evenHBand="0" w:firstRowFirstColumn="0" w:firstRowLastColumn="0" w:lastRowFirstColumn="0" w:lastRowLastColumn="0"/>
            </w:pPr>
            <w:r>
              <w:t>4 - 6</w:t>
            </w:r>
          </w:p>
        </w:tc>
        <w:tc>
          <w:tcPr>
            <w:tcW w:w="1926" w:type="dxa"/>
          </w:tcPr>
          <w:p w14:paraId="4E873331" w14:textId="77777777" w:rsidR="008667A0" w:rsidRDefault="00165603">
            <w:pPr>
              <w:cnfStyle w:val="000000000000" w:firstRow="0" w:lastRow="0" w:firstColumn="0" w:lastColumn="0" w:oddVBand="0" w:evenVBand="0" w:oddHBand="0" w:evenHBand="0" w:firstRowFirstColumn="0" w:firstRowLastColumn="0" w:lastRowFirstColumn="0" w:lastRowLastColumn="0"/>
            </w:pPr>
            <w:r>
              <w:t>2</w:t>
            </w:r>
          </w:p>
        </w:tc>
        <w:tc>
          <w:tcPr>
            <w:tcW w:w="1926" w:type="dxa"/>
          </w:tcPr>
          <w:p w14:paraId="33C3BDF6"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2008 2011 </w:t>
            </w:r>
          </w:p>
        </w:tc>
        <w:tc>
          <w:tcPr>
            <w:tcW w:w="1926" w:type="dxa"/>
          </w:tcPr>
          <w:p w14:paraId="775B5411"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6EB3FF48"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0A963534" w14:textId="041E37D1" w:rsidR="008667A0" w:rsidRDefault="00165603">
            <w:r>
              <w:t xml:space="preserve">Atchison </w:t>
            </w:r>
            <w:r w:rsidR="00E24120">
              <w:t>Active</w:t>
            </w:r>
            <w:r>
              <w:t xml:space="preserve"> 85 P1</w:t>
            </w:r>
          </w:p>
        </w:tc>
        <w:tc>
          <w:tcPr>
            <w:tcW w:w="1926" w:type="dxa"/>
          </w:tcPr>
          <w:p w14:paraId="3F83C3CA" w14:textId="77777777" w:rsidR="008667A0" w:rsidRDefault="00165603">
            <w:pPr>
              <w:cnfStyle w:val="000000000000" w:firstRow="0" w:lastRow="0" w:firstColumn="0" w:lastColumn="0" w:oddVBand="0" w:evenVBand="0" w:oddHBand="0" w:evenHBand="0" w:firstRowFirstColumn="0" w:firstRowLastColumn="0" w:lastRowFirstColumn="0" w:lastRowLastColumn="0"/>
            </w:pPr>
            <w:r>
              <w:t>4 - 6</w:t>
            </w:r>
          </w:p>
        </w:tc>
        <w:tc>
          <w:tcPr>
            <w:tcW w:w="1926" w:type="dxa"/>
          </w:tcPr>
          <w:p w14:paraId="3CFAE331" w14:textId="77777777" w:rsidR="008667A0" w:rsidRDefault="00165603">
            <w:pPr>
              <w:cnfStyle w:val="000000000000" w:firstRow="0" w:lastRow="0" w:firstColumn="0" w:lastColumn="0" w:oddVBand="0" w:evenVBand="0" w:oddHBand="0" w:evenHBand="0" w:firstRowFirstColumn="0" w:firstRowLastColumn="0" w:lastRowFirstColumn="0" w:lastRowLastColumn="0"/>
            </w:pPr>
            <w:r>
              <w:t>3</w:t>
            </w:r>
          </w:p>
        </w:tc>
        <w:tc>
          <w:tcPr>
            <w:tcW w:w="1926" w:type="dxa"/>
          </w:tcPr>
          <w:p w14:paraId="7FEA9B39"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2008 2011 2018 </w:t>
            </w:r>
          </w:p>
        </w:tc>
        <w:tc>
          <w:tcPr>
            <w:tcW w:w="1926" w:type="dxa"/>
          </w:tcPr>
          <w:p w14:paraId="6651E466"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5B4EF4A5"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0A557262" w14:textId="15014E8B" w:rsidR="008667A0" w:rsidRDefault="00165603">
            <w:r>
              <w:t xml:space="preserve">Atchison </w:t>
            </w:r>
            <w:r w:rsidR="00E24120">
              <w:t>Active</w:t>
            </w:r>
            <w:r>
              <w:t xml:space="preserve"> 85 P2</w:t>
            </w:r>
          </w:p>
        </w:tc>
        <w:tc>
          <w:tcPr>
            <w:tcW w:w="1926" w:type="dxa"/>
          </w:tcPr>
          <w:p w14:paraId="0B11CB95" w14:textId="77777777" w:rsidR="008667A0" w:rsidRDefault="00165603">
            <w:pPr>
              <w:cnfStyle w:val="000000000000" w:firstRow="0" w:lastRow="0" w:firstColumn="0" w:lastColumn="0" w:oddVBand="0" w:evenVBand="0" w:oddHBand="0" w:evenHBand="0" w:firstRowFirstColumn="0" w:firstRowLastColumn="0" w:lastRowFirstColumn="0" w:lastRowLastColumn="0"/>
            </w:pPr>
            <w:r>
              <w:t>4 - 6</w:t>
            </w:r>
          </w:p>
        </w:tc>
        <w:tc>
          <w:tcPr>
            <w:tcW w:w="1926" w:type="dxa"/>
          </w:tcPr>
          <w:p w14:paraId="44BBCC86" w14:textId="77777777" w:rsidR="008667A0" w:rsidRDefault="00165603">
            <w:pPr>
              <w:cnfStyle w:val="000000000000" w:firstRow="0" w:lastRow="0" w:firstColumn="0" w:lastColumn="0" w:oddVBand="0" w:evenVBand="0" w:oddHBand="0" w:evenHBand="0" w:firstRowFirstColumn="0" w:firstRowLastColumn="0" w:lastRowFirstColumn="0" w:lastRowLastColumn="0"/>
            </w:pPr>
            <w:r>
              <w:t>2</w:t>
            </w:r>
          </w:p>
        </w:tc>
        <w:tc>
          <w:tcPr>
            <w:tcW w:w="1926" w:type="dxa"/>
          </w:tcPr>
          <w:p w14:paraId="73A20FC3"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2008 2011 </w:t>
            </w:r>
          </w:p>
        </w:tc>
        <w:tc>
          <w:tcPr>
            <w:tcW w:w="1926" w:type="dxa"/>
          </w:tcPr>
          <w:p w14:paraId="2B4398F0"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4FC3C01E"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7F0C4663" w14:textId="17F22087" w:rsidR="008667A0" w:rsidRDefault="00165603">
            <w:r>
              <w:t xml:space="preserve">Atchison </w:t>
            </w:r>
            <w:r w:rsidR="00E24120">
              <w:t>Active</w:t>
            </w:r>
            <w:r>
              <w:t xml:space="preserve"> 100 Current SAA</w:t>
            </w:r>
          </w:p>
        </w:tc>
        <w:tc>
          <w:tcPr>
            <w:tcW w:w="1926" w:type="dxa"/>
          </w:tcPr>
          <w:p w14:paraId="14F54C1D" w14:textId="77777777" w:rsidR="008667A0" w:rsidRDefault="00165603">
            <w:pPr>
              <w:cnfStyle w:val="000000000000" w:firstRow="0" w:lastRow="0" w:firstColumn="0" w:lastColumn="0" w:oddVBand="0" w:evenVBand="0" w:oddHBand="0" w:evenHBand="0" w:firstRowFirstColumn="0" w:firstRowLastColumn="0" w:lastRowFirstColumn="0" w:lastRowLastColumn="0"/>
            </w:pPr>
            <w:r>
              <w:t>6 or Greater</w:t>
            </w:r>
          </w:p>
        </w:tc>
        <w:tc>
          <w:tcPr>
            <w:tcW w:w="1926" w:type="dxa"/>
          </w:tcPr>
          <w:p w14:paraId="2175A9A9" w14:textId="77777777" w:rsidR="008667A0" w:rsidRDefault="00165603">
            <w:pPr>
              <w:cnfStyle w:val="000000000000" w:firstRow="0" w:lastRow="0" w:firstColumn="0" w:lastColumn="0" w:oddVBand="0" w:evenVBand="0" w:oddHBand="0" w:evenHBand="0" w:firstRowFirstColumn="0" w:firstRowLastColumn="0" w:lastRowFirstColumn="0" w:lastRowLastColumn="0"/>
            </w:pPr>
            <w:r>
              <w:t>2</w:t>
            </w:r>
          </w:p>
        </w:tc>
        <w:tc>
          <w:tcPr>
            <w:tcW w:w="1926" w:type="dxa"/>
          </w:tcPr>
          <w:p w14:paraId="39FA89EB"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2008 2011 </w:t>
            </w:r>
          </w:p>
        </w:tc>
        <w:tc>
          <w:tcPr>
            <w:tcW w:w="1926" w:type="dxa"/>
          </w:tcPr>
          <w:p w14:paraId="5B89C7D3"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48DE227D"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23AE3044" w14:textId="492ECA17" w:rsidR="008667A0" w:rsidRDefault="00165603">
            <w:r>
              <w:lastRenderedPageBreak/>
              <w:t xml:space="preserve">Atchison </w:t>
            </w:r>
            <w:r w:rsidR="00E24120">
              <w:t>Active</w:t>
            </w:r>
            <w:r>
              <w:t xml:space="preserve"> 100 P1</w:t>
            </w:r>
          </w:p>
        </w:tc>
        <w:tc>
          <w:tcPr>
            <w:tcW w:w="1926" w:type="dxa"/>
          </w:tcPr>
          <w:p w14:paraId="6C7E73B9" w14:textId="77777777" w:rsidR="008667A0" w:rsidRDefault="00165603">
            <w:pPr>
              <w:cnfStyle w:val="000000000000" w:firstRow="0" w:lastRow="0" w:firstColumn="0" w:lastColumn="0" w:oddVBand="0" w:evenVBand="0" w:oddHBand="0" w:evenHBand="0" w:firstRowFirstColumn="0" w:firstRowLastColumn="0" w:lastRowFirstColumn="0" w:lastRowLastColumn="0"/>
            </w:pPr>
            <w:r>
              <w:t>6 or Greater</w:t>
            </w:r>
          </w:p>
        </w:tc>
        <w:tc>
          <w:tcPr>
            <w:tcW w:w="1926" w:type="dxa"/>
          </w:tcPr>
          <w:p w14:paraId="4A2A63F0" w14:textId="77777777" w:rsidR="008667A0" w:rsidRDefault="00165603">
            <w:pPr>
              <w:cnfStyle w:val="000000000000" w:firstRow="0" w:lastRow="0" w:firstColumn="0" w:lastColumn="0" w:oddVBand="0" w:evenVBand="0" w:oddHBand="0" w:evenHBand="0" w:firstRowFirstColumn="0" w:firstRowLastColumn="0" w:lastRowFirstColumn="0" w:lastRowLastColumn="0"/>
            </w:pPr>
            <w:r>
              <w:t>3</w:t>
            </w:r>
          </w:p>
        </w:tc>
        <w:tc>
          <w:tcPr>
            <w:tcW w:w="1926" w:type="dxa"/>
          </w:tcPr>
          <w:p w14:paraId="5748BF09"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2008 2011 2018 </w:t>
            </w:r>
          </w:p>
        </w:tc>
        <w:tc>
          <w:tcPr>
            <w:tcW w:w="1926" w:type="dxa"/>
          </w:tcPr>
          <w:p w14:paraId="1CD595BD"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3379C117"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0CDE0369" w14:textId="12C1BEDB" w:rsidR="008667A0" w:rsidRDefault="00165603">
            <w:r>
              <w:t xml:space="preserve">Atchison </w:t>
            </w:r>
            <w:r w:rsidR="00E24120">
              <w:t>Active</w:t>
            </w:r>
            <w:r>
              <w:t xml:space="preserve"> 100 P2</w:t>
            </w:r>
          </w:p>
        </w:tc>
        <w:tc>
          <w:tcPr>
            <w:tcW w:w="1926" w:type="dxa"/>
          </w:tcPr>
          <w:p w14:paraId="3C357922" w14:textId="77777777" w:rsidR="008667A0" w:rsidRDefault="00165603">
            <w:pPr>
              <w:cnfStyle w:val="000000000000" w:firstRow="0" w:lastRow="0" w:firstColumn="0" w:lastColumn="0" w:oddVBand="0" w:evenVBand="0" w:oddHBand="0" w:evenHBand="0" w:firstRowFirstColumn="0" w:firstRowLastColumn="0" w:lastRowFirstColumn="0" w:lastRowLastColumn="0"/>
            </w:pPr>
            <w:r>
              <w:t>6 or Greater</w:t>
            </w:r>
          </w:p>
        </w:tc>
        <w:tc>
          <w:tcPr>
            <w:tcW w:w="1926" w:type="dxa"/>
          </w:tcPr>
          <w:p w14:paraId="6A74EAB6" w14:textId="77777777" w:rsidR="008667A0" w:rsidRDefault="00165603">
            <w:pPr>
              <w:cnfStyle w:val="000000000000" w:firstRow="0" w:lastRow="0" w:firstColumn="0" w:lastColumn="0" w:oddVBand="0" w:evenVBand="0" w:oddHBand="0" w:evenHBand="0" w:firstRowFirstColumn="0" w:firstRowLastColumn="0" w:lastRowFirstColumn="0" w:lastRowLastColumn="0"/>
            </w:pPr>
            <w:r>
              <w:t>2</w:t>
            </w:r>
          </w:p>
        </w:tc>
        <w:tc>
          <w:tcPr>
            <w:tcW w:w="1926" w:type="dxa"/>
          </w:tcPr>
          <w:p w14:paraId="225D2E65"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2008 2011 </w:t>
            </w:r>
          </w:p>
        </w:tc>
        <w:tc>
          <w:tcPr>
            <w:tcW w:w="1926" w:type="dxa"/>
          </w:tcPr>
          <w:p w14:paraId="6BC9B035"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bl>
    <w:p w14:paraId="60F14F1E" w14:textId="77777777" w:rsidR="008667A0" w:rsidRDefault="008667A0">
      <w:pPr>
        <w:pStyle w:val="BodyStyle"/>
      </w:pPr>
    </w:p>
    <w:p w14:paraId="247521D8" w14:textId="77777777" w:rsidR="008667A0" w:rsidRDefault="00165603">
      <w:pPr>
        <w:pStyle w:val="BodyStyle"/>
      </w:pPr>
      <w:r>
        <w:t>All strategies of Atchison have achieved the number of negative annual returns over the 20-year period to September 2023.</w:t>
      </w:r>
    </w:p>
    <w:p w14:paraId="3CA01D2E" w14:textId="77777777" w:rsidR="008667A0" w:rsidRDefault="00165603">
      <w:pPr>
        <w:pStyle w:val="Heading2"/>
      </w:pPr>
      <w:bookmarkStart w:id="2433" w:name="_Toc147237963"/>
      <w:r>
        <w:t>Forecast Analysis – Results</w:t>
      </w:r>
      <w:bookmarkEnd w:id="2433"/>
    </w:p>
    <w:p w14:paraId="658C5303" w14:textId="77777777" w:rsidR="008667A0" w:rsidRDefault="00165603">
      <w:pPr>
        <w:pStyle w:val="Heading3"/>
      </w:pPr>
      <w:bookmarkStart w:id="2434" w:name="_Toc147237964"/>
      <w:r>
        <w:t>Return Analysis</w:t>
      </w:r>
      <w:bookmarkEnd w:id="2434"/>
    </w:p>
    <w:p w14:paraId="53598A1B" w14:textId="77777777" w:rsidR="008667A0" w:rsidRDefault="00165603">
      <w:pPr>
        <w:pStyle w:val="BodyStyle"/>
      </w:pPr>
      <w:r>
        <w:t>Table 30 shows the return characteristics of the asset allocations using simulated investment returns over their investment horizons correspondingly.</w:t>
      </w:r>
    </w:p>
    <w:p w14:paraId="2D141CDB" w14:textId="77777777" w:rsidR="008667A0" w:rsidRDefault="00165603">
      <w:pPr>
        <w:pStyle w:val="T-Title"/>
      </w:pPr>
      <w:r>
        <w:t>Table 30: Forecast Return Distribution</w:t>
      </w:r>
    </w:p>
    <w:tbl>
      <w:tblPr>
        <w:tblStyle w:val="Table2"/>
        <w:tblW w:w="0" w:type="auto"/>
        <w:tblLook w:val="04A0" w:firstRow="1" w:lastRow="0" w:firstColumn="1" w:lastColumn="0" w:noHBand="0" w:noVBand="1"/>
      </w:tblPr>
      <w:tblGrid>
        <w:gridCol w:w="1376"/>
        <w:gridCol w:w="1376"/>
        <w:gridCol w:w="1376"/>
        <w:gridCol w:w="1376"/>
        <w:gridCol w:w="1376"/>
        <w:gridCol w:w="1376"/>
        <w:gridCol w:w="1376"/>
      </w:tblGrid>
      <w:tr w:rsidR="008667A0" w14:paraId="5F7FAC9B"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6" w:type="dxa"/>
          </w:tcPr>
          <w:p w14:paraId="77A3B860" w14:textId="77777777" w:rsidR="008667A0" w:rsidRDefault="00165603">
            <w:r>
              <w:t>Investment Option</w:t>
            </w:r>
          </w:p>
        </w:tc>
        <w:tc>
          <w:tcPr>
            <w:tcW w:w="1376" w:type="dxa"/>
          </w:tcPr>
          <w:p w14:paraId="5EE52B44" w14:textId="77777777" w:rsidR="008667A0" w:rsidRDefault="00165603">
            <w:pPr>
              <w:cnfStyle w:val="100000000000" w:firstRow="1" w:lastRow="0" w:firstColumn="0" w:lastColumn="0" w:oddVBand="0" w:evenVBand="0" w:oddHBand="0" w:evenHBand="0" w:firstRowFirstColumn="0" w:firstRowLastColumn="0" w:lastRowFirstColumn="0" w:lastRowLastColumn="0"/>
            </w:pPr>
            <w:r>
              <w:t>Min</w:t>
            </w:r>
          </w:p>
        </w:tc>
        <w:tc>
          <w:tcPr>
            <w:tcW w:w="1376" w:type="dxa"/>
          </w:tcPr>
          <w:p w14:paraId="18B9BB3A" w14:textId="77777777" w:rsidR="008667A0" w:rsidRDefault="00165603">
            <w:pPr>
              <w:cnfStyle w:val="100000000000" w:firstRow="1" w:lastRow="0" w:firstColumn="0" w:lastColumn="0" w:oddVBand="0" w:evenVBand="0" w:oddHBand="0" w:evenHBand="0" w:firstRowFirstColumn="0" w:firstRowLastColumn="0" w:lastRowFirstColumn="0" w:lastRowLastColumn="0"/>
            </w:pPr>
            <w:r>
              <w:t>5% Confidence Interval</w:t>
            </w:r>
          </w:p>
        </w:tc>
        <w:tc>
          <w:tcPr>
            <w:tcW w:w="1376" w:type="dxa"/>
          </w:tcPr>
          <w:p w14:paraId="28506CA6" w14:textId="77777777" w:rsidR="008667A0" w:rsidRDefault="00165603">
            <w:pPr>
              <w:cnfStyle w:val="100000000000" w:firstRow="1" w:lastRow="0" w:firstColumn="0" w:lastColumn="0" w:oddVBand="0" w:evenVBand="0" w:oddHBand="0" w:evenHBand="0" w:firstRowFirstColumn="0" w:firstRowLastColumn="0" w:lastRowFirstColumn="0" w:lastRowLastColumn="0"/>
            </w:pPr>
            <w:r>
              <w:t>50% Confidence Interval</w:t>
            </w:r>
          </w:p>
        </w:tc>
        <w:tc>
          <w:tcPr>
            <w:tcW w:w="1376" w:type="dxa"/>
          </w:tcPr>
          <w:p w14:paraId="3064E835" w14:textId="77777777" w:rsidR="008667A0" w:rsidRDefault="00165603">
            <w:pPr>
              <w:cnfStyle w:val="100000000000" w:firstRow="1" w:lastRow="0" w:firstColumn="0" w:lastColumn="0" w:oddVBand="0" w:evenVBand="0" w:oddHBand="0" w:evenHBand="0" w:firstRowFirstColumn="0" w:firstRowLastColumn="0" w:lastRowFirstColumn="0" w:lastRowLastColumn="0"/>
            </w:pPr>
            <w:r>
              <w:t>95% Confidence Interval</w:t>
            </w:r>
          </w:p>
        </w:tc>
        <w:tc>
          <w:tcPr>
            <w:tcW w:w="1376" w:type="dxa"/>
          </w:tcPr>
          <w:p w14:paraId="2A2D132B" w14:textId="77777777" w:rsidR="008667A0" w:rsidRDefault="00165603">
            <w:pPr>
              <w:cnfStyle w:val="100000000000" w:firstRow="1" w:lastRow="0" w:firstColumn="0" w:lastColumn="0" w:oddVBand="0" w:evenVBand="0" w:oddHBand="0" w:evenHBand="0" w:firstRowFirstColumn="0" w:firstRowLastColumn="0" w:lastRowFirstColumn="0" w:lastRowLastColumn="0"/>
            </w:pPr>
            <w:r>
              <w:t>Max</w:t>
            </w:r>
          </w:p>
        </w:tc>
        <w:tc>
          <w:tcPr>
            <w:tcW w:w="1376" w:type="dxa"/>
          </w:tcPr>
          <w:p w14:paraId="1E453143" w14:textId="77777777" w:rsidR="008667A0" w:rsidRDefault="00165603">
            <w:pPr>
              <w:cnfStyle w:val="100000000000" w:firstRow="1" w:lastRow="0" w:firstColumn="0" w:lastColumn="0" w:oddVBand="0" w:evenVBand="0" w:oddHBand="0" w:evenHBand="0" w:firstRowFirstColumn="0" w:firstRowLastColumn="0" w:lastRowFirstColumn="0" w:lastRowLastColumn="0"/>
            </w:pPr>
            <w:r>
              <w:t>Standard Deviation</w:t>
            </w:r>
          </w:p>
        </w:tc>
      </w:tr>
      <w:tr w:rsidR="008667A0" w14:paraId="05F9AA95" w14:textId="77777777" w:rsidTr="008667A0">
        <w:tc>
          <w:tcPr>
            <w:cnfStyle w:val="001000000000" w:firstRow="0" w:lastRow="0" w:firstColumn="1" w:lastColumn="0" w:oddVBand="0" w:evenVBand="0" w:oddHBand="0" w:evenHBand="0" w:firstRowFirstColumn="0" w:firstRowLastColumn="0" w:lastRowFirstColumn="0" w:lastRowLastColumn="0"/>
            <w:tcW w:w="1376" w:type="dxa"/>
          </w:tcPr>
          <w:p w14:paraId="400DAB46" w14:textId="42CD9D87" w:rsidR="008667A0" w:rsidRDefault="00165603">
            <w:r>
              <w:t xml:space="preserve">Atchison </w:t>
            </w:r>
            <w:r w:rsidR="00E24120">
              <w:t>Active</w:t>
            </w:r>
            <w:r>
              <w:t xml:space="preserve"> 20 Current SAA</w:t>
            </w:r>
          </w:p>
        </w:tc>
        <w:tc>
          <w:tcPr>
            <w:tcW w:w="1376" w:type="dxa"/>
          </w:tcPr>
          <w:p w14:paraId="677064A9" w14:textId="77777777" w:rsidR="008667A0" w:rsidRDefault="00165603">
            <w:pPr>
              <w:cnfStyle w:val="000000000000" w:firstRow="0" w:lastRow="0" w:firstColumn="0" w:lastColumn="0" w:oddVBand="0" w:evenVBand="0" w:oddHBand="0" w:evenHBand="0" w:firstRowFirstColumn="0" w:firstRowLastColumn="0" w:lastRowFirstColumn="0" w:lastRowLastColumn="0"/>
            </w:pPr>
            <w:r>
              <w:t>-29.4</w:t>
            </w:r>
          </w:p>
        </w:tc>
        <w:tc>
          <w:tcPr>
            <w:tcW w:w="1376" w:type="dxa"/>
          </w:tcPr>
          <w:p w14:paraId="5DD28521" w14:textId="77777777" w:rsidR="008667A0" w:rsidRDefault="00165603">
            <w:pPr>
              <w:cnfStyle w:val="000000000000" w:firstRow="0" w:lastRow="0" w:firstColumn="0" w:lastColumn="0" w:oddVBand="0" w:evenVBand="0" w:oddHBand="0" w:evenHBand="0" w:firstRowFirstColumn="0" w:firstRowLastColumn="0" w:lastRowFirstColumn="0" w:lastRowLastColumn="0"/>
            </w:pPr>
            <w:r>
              <w:t>-19.5</w:t>
            </w:r>
          </w:p>
        </w:tc>
        <w:tc>
          <w:tcPr>
            <w:tcW w:w="1376" w:type="dxa"/>
          </w:tcPr>
          <w:p w14:paraId="704A25BE" w14:textId="77777777" w:rsidR="008667A0" w:rsidRDefault="00165603">
            <w:pPr>
              <w:cnfStyle w:val="000000000000" w:firstRow="0" w:lastRow="0" w:firstColumn="0" w:lastColumn="0" w:oddVBand="0" w:evenVBand="0" w:oddHBand="0" w:evenHBand="0" w:firstRowFirstColumn="0" w:firstRowLastColumn="0" w:lastRowFirstColumn="0" w:lastRowLastColumn="0"/>
            </w:pPr>
            <w:r>
              <w:t>6.6</w:t>
            </w:r>
          </w:p>
        </w:tc>
        <w:tc>
          <w:tcPr>
            <w:tcW w:w="1376" w:type="dxa"/>
          </w:tcPr>
          <w:p w14:paraId="6796D34C" w14:textId="77777777" w:rsidR="008667A0" w:rsidRDefault="00165603">
            <w:pPr>
              <w:cnfStyle w:val="000000000000" w:firstRow="0" w:lastRow="0" w:firstColumn="0" w:lastColumn="0" w:oddVBand="0" w:evenVBand="0" w:oddHBand="0" w:evenHBand="0" w:firstRowFirstColumn="0" w:firstRowLastColumn="0" w:lastRowFirstColumn="0" w:lastRowLastColumn="0"/>
            </w:pPr>
            <w:r>
              <w:t>32.8</w:t>
            </w:r>
          </w:p>
        </w:tc>
        <w:tc>
          <w:tcPr>
            <w:tcW w:w="1376" w:type="dxa"/>
          </w:tcPr>
          <w:p w14:paraId="2034EC65" w14:textId="77777777" w:rsidR="008667A0" w:rsidRDefault="00165603">
            <w:pPr>
              <w:cnfStyle w:val="000000000000" w:firstRow="0" w:lastRow="0" w:firstColumn="0" w:lastColumn="0" w:oddVBand="0" w:evenVBand="0" w:oddHBand="0" w:evenHBand="0" w:firstRowFirstColumn="0" w:firstRowLastColumn="0" w:lastRowFirstColumn="0" w:lastRowLastColumn="0"/>
            </w:pPr>
            <w:r>
              <w:t>44.8</w:t>
            </w:r>
          </w:p>
        </w:tc>
        <w:tc>
          <w:tcPr>
            <w:tcW w:w="1376" w:type="dxa"/>
          </w:tcPr>
          <w:p w14:paraId="295D93BE" w14:textId="77777777" w:rsidR="008667A0" w:rsidRDefault="00165603">
            <w:pPr>
              <w:cnfStyle w:val="000000000000" w:firstRow="0" w:lastRow="0" w:firstColumn="0" w:lastColumn="0" w:oddVBand="0" w:evenVBand="0" w:oddHBand="0" w:evenHBand="0" w:firstRowFirstColumn="0" w:firstRowLastColumn="0" w:lastRowFirstColumn="0" w:lastRowLastColumn="0"/>
            </w:pPr>
            <w:r>
              <w:t>13.4</w:t>
            </w:r>
          </w:p>
        </w:tc>
      </w:tr>
      <w:tr w:rsidR="008667A0" w14:paraId="503D2FE7" w14:textId="77777777" w:rsidTr="008667A0">
        <w:tc>
          <w:tcPr>
            <w:cnfStyle w:val="001000000000" w:firstRow="0" w:lastRow="0" w:firstColumn="1" w:lastColumn="0" w:oddVBand="0" w:evenVBand="0" w:oddHBand="0" w:evenHBand="0" w:firstRowFirstColumn="0" w:firstRowLastColumn="0" w:lastRowFirstColumn="0" w:lastRowLastColumn="0"/>
            <w:tcW w:w="1376" w:type="dxa"/>
          </w:tcPr>
          <w:p w14:paraId="5611BF57" w14:textId="40A70E3E" w:rsidR="008667A0" w:rsidRDefault="00165603">
            <w:r>
              <w:t xml:space="preserve">Atchison </w:t>
            </w:r>
            <w:r w:rsidR="00E24120">
              <w:t>Active</w:t>
            </w:r>
            <w:r>
              <w:t xml:space="preserve"> 20 P1</w:t>
            </w:r>
          </w:p>
        </w:tc>
        <w:tc>
          <w:tcPr>
            <w:tcW w:w="1376" w:type="dxa"/>
          </w:tcPr>
          <w:p w14:paraId="01E642B4" w14:textId="77777777" w:rsidR="008667A0" w:rsidRDefault="00165603">
            <w:pPr>
              <w:cnfStyle w:val="000000000000" w:firstRow="0" w:lastRow="0" w:firstColumn="0" w:lastColumn="0" w:oddVBand="0" w:evenVBand="0" w:oddHBand="0" w:evenHBand="0" w:firstRowFirstColumn="0" w:firstRowLastColumn="0" w:lastRowFirstColumn="0" w:lastRowLastColumn="0"/>
            </w:pPr>
            <w:r>
              <w:t>-35.3</w:t>
            </w:r>
          </w:p>
        </w:tc>
        <w:tc>
          <w:tcPr>
            <w:tcW w:w="1376" w:type="dxa"/>
          </w:tcPr>
          <w:p w14:paraId="79999B8D" w14:textId="77777777" w:rsidR="008667A0" w:rsidRDefault="00165603">
            <w:pPr>
              <w:cnfStyle w:val="000000000000" w:firstRow="0" w:lastRow="0" w:firstColumn="0" w:lastColumn="0" w:oddVBand="0" w:evenVBand="0" w:oddHBand="0" w:evenHBand="0" w:firstRowFirstColumn="0" w:firstRowLastColumn="0" w:lastRowFirstColumn="0" w:lastRowLastColumn="0"/>
            </w:pPr>
            <w:r>
              <w:t>-22.7</w:t>
            </w:r>
          </w:p>
        </w:tc>
        <w:tc>
          <w:tcPr>
            <w:tcW w:w="1376" w:type="dxa"/>
          </w:tcPr>
          <w:p w14:paraId="14F157DB" w14:textId="77777777" w:rsidR="008667A0" w:rsidRDefault="00165603">
            <w:pPr>
              <w:cnfStyle w:val="000000000000" w:firstRow="0" w:lastRow="0" w:firstColumn="0" w:lastColumn="0" w:oddVBand="0" w:evenVBand="0" w:oddHBand="0" w:evenHBand="0" w:firstRowFirstColumn="0" w:firstRowLastColumn="0" w:lastRowFirstColumn="0" w:lastRowLastColumn="0"/>
            </w:pPr>
            <w:r>
              <w:t>7.2</w:t>
            </w:r>
          </w:p>
        </w:tc>
        <w:tc>
          <w:tcPr>
            <w:tcW w:w="1376" w:type="dxa"/>
          </w:tcPr>
          <w:p w14:paraId="09C418B2" w14:textId="77777777" w:rsidR="008667A0" w:rsidRDefault="00165603">
            <w:pPr>
              <w:cnfStyle w:val="000000000000" w:firstRow="0" w:lastRow="0" w:firstColumn="0" w:lastColumn="0" w:oddVBand="0" w:evenVBand="0" w:oddHBand="0" w:evenHBand="0" w:firstRowFirstColumn="0" w:firstRowLastColumn="0" w:lastRowFirstColumn="0" w:lastRowLastColumn="0"/>
            </w:pPr>
            <w:r>
              <w:t>37.1</w:t>
            </w:r>
          </w:p>
        </w:tc>
        <w:tc>
          <w:tcPr>
            <w:tcW w:w="1376" w:type="dxa"/>
          </w:tcPr>
          <w:p w14:paraId="42F4179E" w14:textId="77777777" w:rsidR="008667A0" w:rsidRDefault="00165603">
            <w:pPr>
              <w:cnfStyle w:val="000000000000" w:firstRow="0" w:lastRow="0" w:firstColumn="0" w:lastColumn="0" w:oddVBand="0" w:evenVBand="0" w:oddHBand="0" w:evenHBand="0" w:firstRowFirstColumn="0" w:firstRowLastColumn="0" w:lastRowFirstColumn="0" w:lastRowLastColumn="0"/>
            </w:pPr>
            <w:r>
              <w:t>55.6</w:t>
            </w:r>
          </w:p>
        </w:tc>
        <w:tc>
          <w:tcPr>
            <w:tcW w:w="1376" w:type="dxa"/>
          </w:tcPr>
          <w:p w14:paraId="293ACFA8" w14:textId="77777777" w:rsidR="008667A0" w:rsidRDefault="00165603">
            <w:pPr>
              <w:cnfStyle w:val="000000000000" w:firstRow="0" w:lastRow="0" w:firstColumn="0" w:lastColumn="0" w:oddVBand="0" w:evenVBand="0" w:oddHBand="0" w:evenHBand="0" w:firstRowFirstColumn="0" w:firstRowLastColumn="0" w:lastRowFirstColumn="0" w:lastRowLastColumn="0"/>
            </w:pPr>
            <w:r>
              <w:t>15.3</w:t>
            </w:r>
          </w:p>
        </w:tc>
      </w:tr>
      <w:tr w:rsidR="008667A0" w14:paraId="04A3EE90" w14:textId="77777777" w:rsidTr="008667A0">
        <w:tc>
          <w:tcPr>
            <w:cnfStyle w:val="001000000000" w:firstRow="0" w:lastRow="0" w:firstColumn="1" w:lastColumn="0" w:oddVBand="0" w:evenVBand="0" w:oddHBand="0" w:evenHBand="0" w:firstRowFirstColumn="0" w:firstRowLastColumn="0" w:lastRowFirstColumn="0" w:lastRowLastColumn="0"/>
            <w:tcW w:w="1376" w:type="dxa"/>
          </w:tcPr>
          <w:p w14:paraId="5663A2E2" w14:textId="44F55F5B" w:rsidR="008667A0" w:rsidRDefault="00165603">
            <w:r>
              <w:t xml:space="preserve">Atchison </w:t>
            </w:r>
            <w:r w:rsidR="00E24120">
              <w:t>Active</w:t>
            </w:r>
            <w:r>
              <w:t xml:space="preserve"> 20 P2</w:t>
            </w:r>
          </w:p>
        </w:tc>
        <w:tc>
          <w:tcPr>
            <w:tcW w:w="1376" w:type="dxa"/>
          </w:tcPr>
          <w:p w14:paraId="476C9C81" w14:textId="77777777" w:rsidR="008667A0" w:rsidRDefault="00165603">
            <w:pPr>
              <w:cnfStyle w:val="000000000000" w:firstRow="0" w:lastRow="0" w:firstColumn="0" w:lastColumn="0" w:oddVBand="0" w:evenVBand="0" w:oddHBand="0" w:evenHBand="0" w:firstRowFirstColumn="0" w:firstRowLastColumn="0" w:lastRowFirstColumn="0" w:lastRowLastColumn="0"/>
            </w:pPr>
            <w:r>
              <w:t>-25.7</w:t>
            </w:r>
          </w:p>
        </w:tc>
        <w:tc>
          <w:tcPr>
            <w:tcW w:w="1376" w:type="dxa"/>
          </w:tcPr>
          <w:p w14:paraId="2CBCE9FD" w14:textId="77777777" w:rsidR="008667A0" w:rsidRDefault="00165603">
            <w:pPr>
              <w:cnfStyle w:val="000000000000" w:firstRow="0" w:lastRow="0" w:firstColumn="0" w:lastColumn="0" w:oddVBand="0" w:evenVBand="0" w:oddHBand="0" w:evenHBand="0" w:firstRowFirstColumn="0" w:firstRowLastColumn="0" w:lastRowFirstColumn="0" w:lastRowLastColumn="0"/>
            </w:pPr>
            <w:r>
              <w:t>-14.5</w:t>
            </w:r>
          </w:p>
        </w:tc>
        <w:tc>
          <w:tcPr>
            <w:tcW w:w="1376" w:type="dxa"/>
          </w:tcPr>
          <w:p w14:paraId="666962AE" w14:textId="77777777" w:rsidR="008667A0" w:rsidRDefault="00165603">
            <w:pPr>
              <w:cnfStyle w:val="000000000000" w:firstRow="0" w:lastRow="0" w:firstColumn="0" w:lastColumn="0" w:oddVBand="0" w:evenVBand="0" w:oddHBand="0" w:evenHBand="0" w:firstRowFirstColumn="0" w:firstRowLastColumn="0" w:lastRowFirstColumn="0" w:lastRowLastColumn="0"/>
            </w:pPr>
            <w:r>
              <w:t>6.1</w:t>
            </w:r>
          </w:p>
        </w:tc>
        <w:tc>
          <w:tcPr>
            <w:tcW w:w="1376" w:type="dxa"/>
          </w:tcPr>
          <w:p w14:paraId="73FB89E5" w14:textId="77777777" w:rsidR="008667A0" w:rsidRDefault="00165603">
            <w:pPr>
              <w:cnfStyle w:val="000000000000" w:firstRow="0" w:lastRow="0" w:firstColumn="0" w:lastColumn="0" w:oddVBand="0" w:evenVBand="0" w:oddHBand="0" w:evenHBand="0" w:firstRowFirstColumn="0" w:firstRowLastColumn="0" w:lastRowFirstColumn="0" w:lastRowLastColumn="0"/>
            </w:pPr>
            <w:r>
              <w:t>26.8</w:t>
            </w:r>
          </w:p>
        </w:tc>
        <w:tc>
          <w:tcPr>
            <w:tcW w:w="1376" w:type="dxa"/>
          </w:tcPr>
          <w:p w14:paraId="13E60A7C" w14:textId="77777777" w:rsidR="008667A0" w:rsidRDefault="00165603">
            <w:pPr>
              <w:cnfStyle w:val="000000000000" w:firstRow="0" w:lastRow="0" w:firstColumn="0" w:lastColumn="0" w:oddVBand="0" w:evenVBand="0" w:oddHBand="0" w:evenHBand="0" w:firstRowFirstColumn="0" w:firstRowLastColumn="0" w:lastRowFirstColumn="0" w:lastRowLastColumn="0"/>
            </w:pPr>
            <w:r>
              <w:t>38.5</w:t>
            </w:r>
          </w:p>
        </w:tc>
        <w:tc>
          <w:tcPr>
            <w:tcW w:w="1376" w:type="dxa"/>
          </w:tcPr>
          <w:p w14:paraId="7B2CE6EC" w14:textId="77777777" w:rsidR="008667A0" w:rsidRDefault="00165603">
            <w:pPr>
              <w:cnfStyle w:val="000000000000" w:firstRow="0" w:lastRow="0" w:firstColumn="0" w:lastColumn="0" w:oddVBand="0" w:evenVBand="0" w:oddHBand="0" w:evenHBand="0" w:firstRowFirstColumn="0" w:firstRowLastColumn="0" w:lastRowFirstColumn="0" w:lastRowLastColumn="0"/>
            </w:pPr>
            <w:r>
              <w:t>10.5</w:t>
            </w:r>
          </w:p>
        </w:tc>
      </w:tr>
      <w:tr w:rsidR="008667A0" w14:paraId="29776B22" w14:textId="77777777" w:rsidTr="008667A0">
        <w:tc>
          <w:tcPr>
            <w:cnfStyle w:val="001000000000" w:firstRow="0" w:lastRow="0" w:firstColumn="1" w:lastColumn="0" w:oddVBand="0" w:evenVBand="0" w:oddHBand="0" w:evenHBand="0" w:firstRowFirstColumn="0" w:firstRowLastColumn="0" w:lastRowFirstColumn="0" w:lastRowLastColumn="0"/>
            <w:tcW w:w="1376" w:type="dxa"/>
          </w:tcPr>
          <w:p w14:paraId="2003C37C" w14:textId="0E4334C4" w:rsidR="008667A0" w:rsidRDefault="00165603">
            <w:r>
              <w:t xml:space="preserve">Atchison </w:t>
            </w:r>
            <w:r w:rsidR="00E24120">
              <w:t>Active</w:t>
            </w:r>
            <w:r>
              <w:t xml:space="preserve"> 40 Current SAA</w:t>
            </w:r>
          </w:p>
        </w:tc>
        <w:tc>
          <w:tcPr>
            <w:tcW w:w="1376" w:type="dxa"/>
          </w:tcPr>
          <w:p w14:paraId="4B6F363A" w14:textId="77777777" w:rsidR="008667A0" w:rsidRDefault="00165603">
            <w:pPr>
              <w:cnfStyle w:val="000000000000" w:firstRow="0" w:lastRow="0" w:firstColumn="0" w:lastColumn="0" w:oddVBand="0" w:evenVBand="0" w:oddHBand="0" w:evenHBand="0" w:firstRowFirstColumn="0" w:firstRowLastColumn="0" w:lastRowFirstColumn="0" w:lastRowLastColumn="0"/>
            </w:pPr>
            <w:r>
              <w:t>-34.5</w:t>
            </w:r>
          </w:p>
        </w:tc>
        <w:tc>
          <w:tcPr>
            <w:tcW w:w="1376" w:type="dxa"/>
          </w:tcPr>
          <w:p w14:paraId="0480222B" w14:textId="77777777" w:rsidR="008667A0" w:rsidRDefault="00165603">
            <w:pPr>
              <w:cnfStyle w:val="000000000000" w:firstRow="0" w:lastRow="0" w:firstColumn="0" w:lastColumn="0" w:oddVBand="0" w:evenVBand="0" w:oddHBand="0" w:evenHBand="0" w:firstRowFirstColumn="0" w:firstRowLastColumn="0" w:lastRowFirstColumn="0" w:lastRowLastColumn="0"/>
            </w:pPr>
            <w:r>
              <w:t>-21.4</w:t>
            </w:r>
          </w:p>
        </w:tc>
        <w:tc>
          <w:tcPr>
            <w:tcW w:w="1376" w:type="dxa"/>
          </w:tcPr>
          <w:p w14:paraId="42AB8FF5" w14:textId="77777777" w:rsidR="008667A0" w:rsidRDefault="00165603">
            <w:pPr>
              <w:cnfStyle w:val="000000000000" w:firstRow="0" w:lastRow="0" w:firstColumn="0" w:lastColumn="0" w:oddVBand="0" w:evenVBand="0" w:oddHBand="0" w:evenHBand="0" w:firstRowFirstColumn="0" w:firstRowLastColumn="0" w:lastRowFirstColumn="0" w:lastRowLastColumn="0"/>
            </w:pPr>
            <w:r>
              <w:t>6.4</w:t>
            </w:r>
          </w:p>
        </w:tc>
        <w:tc>
          <w:tcPr>
            <w:tcW w:w="1376" w:type="dxa"/>
          </w:tcPr>
          <w:p w14:paraId="4ABE76A8" w14:textId="77777777" w:rsidR="008667A0" w:rsidRDefault="00165603">
            <w:pPr>
              <w:cnfStyle w:val="000000000000" w:firstRow="0" w:lastRow="0" w:firstColumn="0" w:lastColumn="0" w:oddVBand="0" w:evenVBand="0" w:oddHBand="0" w:evenHBand="0" w:firstRowFirstColumn="0" w:firstRowLastColumn="0" w:lastRowFirstColumn="0" w:lastRowLastColumn="0"/>
            </w:pPr>
            <w:r>
              <w:t>34.3</w:t>
            </w:r>
          </w:p>
        </w:tc>
        <w:tc>
          <w:tcPr>
            <w:tcW w:w="1376" w:type="dxa"/>
          </w:tcPr>
          <w:p w14:paraId="07DADDE8" w14:textId="77777777" w:rsidR="008667A0" w:rsidRDefault="00165603">
            <w:pPr>
              <w:cnfStyle w:val="000000000000" w:firstRow="0" w:lastRow="0" w:firstColumn="0" w:lastColumn="0" w:oddVBand="0" w:evenVBand="0" w:oddHBand="0" w:evenHBand="0" w:firstRowFirstColumn="0" w:firstRowLastColumn="0" w:lastRowFirstColumn="0" w:lastRowLastColumn="0"/>
            </w:pPr>
            <w:r>
              <w:t>52.5</w:t>
            </w:r>
          </w:p>
        </w:tc>
        <w:tc>
          <w:tcPr>
            <w:tcW w:w="1376" w:type="dxa"/>
          </w:tcPr>
          <w:p w14:paraId="727FBCB5" w14:textId="77777777" w:rsidR="008667A0" w:rsidRDefault="00165603">
            <w:pPr>
              <w:cnfStyle w:val="000000000000" w:firstRow="0" w:lastRow="0" w:firstColumn="0" w:lastColumn="0" w:oddVBand="0" w:evenVBand="0" w:oddHBand="0" w:evenHBand="0" w:firstRowFirstColumn="0" w:firstRowLastColumn="0" w:lastRowFirstColumn="0" w:lastRowLastColumn="0"/>
            </w:pPr>
            <w:r>
              <w:t>14.2</w:t>
            </w:r>
          </w:p>
        </w:tc>
      </w:tr>
      <w:tr w:rsidR="008667A0" w14:paraId="6C714178" w14:textId="77777777" w:rsidTr="008667A0">
        <w:tc>
          <w:tcPr>
            <w:cnfStyle w:val="001000000000" w:firstRow="0" w:lastRow="0" w:firstColumn="1" w:lastColumn="0" w:oddVBand="0" w:evenVBand="0" w:oddHBand="0" w:evenHBand="0" w:firstRowFirstColumn="0" w:firstRowLastColumn="0" w:lastRowFirstColumn="0" w:lastRowLastColumn="0"/>
            <w:tcW w:w="1376" w:type="dxa"/>
          </w:tcPr>
          <w:p w14:paraId="6555C919" w14:textId="54B63DB5" w:rsidR="008667A0" w:rsidRDefault="00165603">
            <w:r>
              <w:t xml:space="preserve">Atchison </w:t>
            </w:r>
            <w:r w:rsidR="00E24120">
              <w:t>Active</w:t>
            </w:r>
            <w:r>
              <w:t xml:space="preserve"> 40 P1</w:t>
            </w:r>
          </w:p>
        </w:tc>
        <w:tc>
          <w:tcPr>
            <w:tcW w:w="1376" w:type="dxa"/>
          </w:tcPr>
          <w:p w14:paraId="2710A471" w14:textId="77777777" w:rsidR="008667A0" w:rsidRDefault="00165603">
            <w:pPr>
              <w:cnfStyle w:val="000000000000" w:firstRow="0" w:lastRow="0" w:firstColumn="0" w:lastColumn="0" w:oddVBand="0" w:evenVBand="0" w:oddHBand="0" w:evenHBand="0" w:firstRowFirstColumn="0" w:firstRowLastColumn="0" w:lastRowFirstColumn="0" w:lastRowLastColumn="0"/>
            </w:pPr>
            <w:r>
              <w:t>-43.2</w:t>
            </w:r>
          </w:p>
        </w:tc>
        <w:tc>
          <w:tcPr>
            <w:tcW w:w="1376" w:type="dxa"/>
          </w:tcPr>
          <w:p w14:paraId="44814D28" w14:textId="77777777" w:rsidR="008667A0" w:rsidRDefault="00165603">
            <w:pPr>
              <w:cnfStyle w:val="000000000000" w:firstRow="0" w:lastRow="0" w:firstColumn="0" w:lastColumn="0" w:oddVBand="0" w:evenVBand="0" w:oddHBand="0" w:evenHBand="0" w:firstRowFirstColumn="0" w:firstRowLastColumn="0" w:lastRowFirstColumn="0" w:lastRowLastColumn="0"/>
            </w:pPr>
            <w:r>
              <w:t>-23.1</w:t>
            </w:r>
          </w:p>
        </w:tc>
        <w:tc>
          <w:tcPr>
            <w:tcW w:w="1376" w:type="dxa"/>
          </w:tcPr>
          <w:p w14:paraId="2F79C3A9" w14:textId="77777777" w:rsidR="008667A0" w:rsidRDefault="00165603">
            <w:pPr>
              <w:cnfStyle w:val="000000000000" w:firstRow="0" w:lastRow="0" w:firstColumn="0" w:lastColumn="0" w:oddVBand="0" w:evenVBand="0" w:oddHBand="0" w:evenHBand="0" w:firstRowFirstColumn="0" w:firstRowLastColumn="0" w:lastRowFirstColumn="0" w:lastRowLastColumn="0"/>
            </w:pPr>
            <w:r>
              <w:t>7.1</w:t>
            </w:r>
          </w:p>
        </w:tc>
        <w:tc>
          <w:tcPr>
            <w:tcW w:w="1376" w:type="dxa"/>
          </w:tcPr>
          <w:p w14:paraId="6D53F2D9" w14:textId="77777777" w:rsidR="008667A0" w:rsidRDefault="00165603">
            <w:pPr>
              <w:cnfStyle w:val="000000000000" w:firstRow="0" w:lastRow="0" w:firstColumn="0" w:lastColumn="0" w:oddVBand="0" w:evenVBand="0" w:oddHBand="0" w:evenHBand="0" w:firstRowFirstColumn="0" w:firstRowLastColumn="0" w:lastRowFirstColumn="0" w:lastRowLastColumn="0"/>
            </w:pPr>
            <w:r>
              <w:t>37.3</w:t>
            </w:r>
          </w:p>
        </w:tc>
        <w:tc>
          <w:tcPr>
            <w:tcW w:w="1376" w:type="dxa"/>
          </w:tcPr>
          <w:p w14:paraId="48986179" w14:textId="77777777" w:rsidR="008667A0" w:rsidRDefault="00165603">
            <w:pPr>
              <w:cnfStyle w:val="000000000000" w:firstRow="0" w:lastRow="0" w:firstColumn="0" w:lastColumn="0" w:oddVBand="0" w:evenVBand="0" w:oddHBand="0" w:evenHBand="0" w:firstRowFirstColumn="0" w:firstRowLastColumn="0" w:lastRowFirstColumn="0" w:lastRowLastColumn="0"/>
            </w:pPr>
            <w:r>
              <w:t>60.6</w:t>
            </w:r>
          </w:p>
        </w:tc>
        <w:tc>
          <w:tcPr>
            <w:tcW w:w="1376" w:type="dxa"/>
          </w:tcPr>
          <w:p w14:paraId="18E03580" w14:textId="77777777" w:rsidR="008667A0" w:rsidRDefault="00165603">
            <w:pPr>
              <w:cnfStyle w:val="000000000000" w:firstRow="0" w:lastRow="0" w:firstColumn="0" w:lastColumn="0" w:oddVBand="0" w:evenVBand="0" w:oddHBand="0" w:evenHBand="0" w:firstRowFirstColumn="0" w:firstRowLastColumn="0" w:lastRowFirstColumn="0" w:lastRowLastColumn="0"/>
            </w:pPr>
            <w:r>
              <w:t>15.4</w:t>
            </w:r>
          </w:p>
        </w:tc>
      </w:tr>
      <w:tr w:rsidR="008667A0" w14:paraId="18F19F4E" w14:textId="77777777" w:rsidTr="008667A0">
        <w:tc>
          <w:tcPr>
            <w:cnfStyle w:val="001000000000" w:firstRow="0" w:lastRow="0" w:firstColumn="1" w:lastColumn="0" w:oddVBand="0" w:evenVBand="0" w:oddHBand="0" w:evenHBand="0" w:firstRowFirstColumn="0" w:firstRowLastColumn="0" w:lastRowFirstColumn="0" w:lastRowLastColumn="0"/>
            <w:tcW w:w="1376" w:type="dxa"/>
          </w:tcPr>
          <w:p w14:paraId="4FE98DDB" w14:textId="7CB7851B" w:rsidR="008667A0" w:rsidRDefault="00165603">
            <w:r>
              <w:t xml:space="preserve">Atchison </w:t>
            </w:r>
            <w:r w:rsidR="00E24120">
              <w:t>Active</w:t>
            </w:r>
            <w:r>
              <w:t xml:space="preserve"> 40 P2</w:t>
            </w:r>
          </w:p>
        </w:tc>
        <w:tc>
          <w:tcPr>
            <w:tcW w:w="1376" w:type="dxa"/>
          </w:tcPr>
          <w:p w14:paraId="4DF3EEBD" w14:textId="77777777" w:rsidR="008667A0" w:rsidRDefault="00165603">
            <w:pPr>
              <w:cnfStyle w:val="000000000000" w:firstRow="0" w:lastRow="0" w:firstColumn="0" w:lastColumn="0" w:oddVBand="0" w:evenVBand="0" w:oddHBand="0" w:evenHBand="0" w:firstRowFirstColumn="0" w:firstRowLastColumn="0" w:lastRowFirstColumn="0" w:lastRowLastColumn="0"/>
            </w:pPr>
            <w:r>
              <w:t>-26.9</w:t>
            </w:r>
          </w:p>
        </w:tc>
        <w:tc>
          <w:tcPr>
            <w:tcW w:w="1376" w:type="dxa"/>
          </w:tcPr>
          <w:p w14:paraId="221A9CE2" w14:textId="77777777" w:rsidR="008667A0" w:rsidRDefault="00165603">
            <w:pPr>
              <w:cnfStyle w:val="000000000000" w:firstRow="0" w:lastRow="0" w:firstColumn="0" w:lastColumn="0" w:oddVBand="0" w:evenVBand="0" w:oddHBand="0" w:evenHBand="0" w:firstRowFirstColumn="0" w:firstRowLastColumn="0" w:lastRowFirstColumn="0" w:lastRowLastColumn="0"/>
            </w:pPr>
            <w:r>
              <w:t>-17.3</w:t>
            </w:r>
          </w:p>
        </w:tc>
        <w:tc>
          <w:tcPr>
            <w:tcW w:w="1376" w:type="dxa"/>
          </w:tcPr>
          <w:p w14:paraId="720143DE" w14:textId="77777777" w:rsidR="008667A0" w:rsidRDefault="00165603">
            <w:pPr>
              <w:cnfStyle w:val="000000000000" w:firstRow="0" w:lastRow="0" w:firstColumn="0" w:lastColumn="0" w:oddVBand="0" w:evenVBand="0" w:oddHBand="0" w:evenHBand="0" w:firstRowFirstColumn="0" w:firstRowLastColumn="0" w:lastRowFirstColumn="0" w:lastRowLastColumn="0"/>
            </w:pPr>
            <w:r>
              <w:t>6.2</w:t>
            </w:r>
          </w:p>
        </w:tc>
        <w:tc>
          <w:tcPr>
            <w:tcW w:w="1376" w:type="dxa"/>
          </w:tcPr>
          <w:p w14:paraId="35959D93" w14:textId="77777777" w:rsidR="008667A0" w:rsidRDefault="00165603">
            <w:pPr>
              <w:cnfStyle w:val="000000000000" w:firstRow="0" w:lastRow="0" w:firstColumn="0" w:lastColumn="0" w:oddVBand="0" w:evenVBand="0" w:oddHBand="0" w:evenHBand="0" w:firstRowFirstColumn="0" w:firstRowLastColumn="0" w:lastRowFirstColumn="0" w:lastRowLastColumn="0"/>
            </w:pPr>
            <w:r>
              <w:t>29.7</w:t>
            </w:r>
          </w:p>
        </w:tc>
        <w:tc>
          <w:tcPr>
            <w:tcW w:w="1376" w:type="dxa"/>
          </w:tcPr>
          <w:p w14:paraId="47CAE90B" w14:textId="77777777" w:rsidR="008667A0" w:rsidRDefault="00165603">
            <w:pPr>
              <w:cnfStyle w:val="000000000000" w:firstRow="0" w:lastRow="0" w:firstColumn="0" w:lastColumn="0" w:oddVBand="0" w:evenVBand="0" w:oddHBand="0" w:evenHBand="0" w:firstRowFirstColumn="0" w:firstRowLastColumn="0" w:lastRowFirstColumn="0" w:lastRowLastColumn="0"/>
            </w:pPr>
            <w:r>
              <w:t>40.4</w:t>
            </w:r>
          </w:p>
        </w:tc>
        <w:tc>
          <w:tcPr>
            <w:tcW w:w="1376" w:type="dxa"/>
          </w:tcPr>
          <w:p w14:paraId="4E5B2044" w14:textId="77777777" w:rsidR="008667A0" w:rsidRDefault="00165603">
            <w:pPr>
              <w:cnfStyle w:val="000000000000" w:firstRow="0" w:lastRow="0" w:firstColumn="0" w:lastColumn="0" w:oddVBand="0" w:evenVBand="0" w:oddHBand="0" w:evenHBand="0" w:firstRowFirstColumn="0" w:firstRowLastColumn="0" w:lastRowFirstColumn="0" w:lastRowLastColumn="0"/>
            </w:pPr>
            <w:r>
              <w:t>12.0</w:t>
            </w:r>
          </w:p>
        </w:tc>
      </w:tr>
      <w:tr w:rsidR="008667A0" w14:paraId="5ED0A82B" w14:textId="77777777" w:rsidTr="008667A0">
        <w:tc>
          <w:tcPr>
            <w:cnfStyle w:val="001000000000" w:firstRow="0" w:lastRow="0" w:firstColumn="1" w:lastColumn="0" w:oddVBand="0" w:evenVBand="0" w:oddHBand="0" w:evenHBand="0" w:firstRowFirstColumn="0" w:firstRowLastColumn="0" w:lastRowFirstColumn="0" w:lastRowLastColumn="0"/>
            <w:tcW w:w="1376" w:type="dxa"/>
          </w:tcPr>
          <w:p w14:paraId="08793B92" w14:textId="1C15906D" w:rsidR="008667A0" w:rsidRDefault="00165603">
            <w:r>
              <w:t xml:space="preserve">Atchison </w:t>
            </w:r>
            <w:r w:rsidR="00E24120">
              <w:t>Active</w:t>
            </w:r>
            <w:r>
              <w:t xml:space="preserve"> 55 Current SAA</w:t>
            </w:r>
          </w:p>
        </w:tc>
        <w:tc>
          <w:tcPr>
            <w:tcW w:w="1376" w:type="dxa"/>
          </w:tcPr>
          <w:p w14:paraId="2DEF076A" w14:textId="77777777" w:rsidR="008667A0" w:rsidRDefault="00165603">
            <w:pPr>
              <w:cnfStyle w:val="000000000000" w:firstRow="0" w:lastRow="0" w:firstColumn="0" w:lastColumn="0" w:oddVBand="0" w:evenVBand="0" w:oddHBand="0" w:evenHBand="0" w:firstRowFirstColumn="0" w:firstRowLastColumn="0" w:lastRowFirstColumn="0" w:lastRowLastColumn="0"/>
            </w:pPr>
            <w:r>
              <w:t>-41.6</w:t>
            </w:r>
          </w:p>
        </w:tc>
        <w:tc>
          <w:tcPr>
            <w:tcW w:w="1376" w:type="dxa"/>
          </w:tcPr>
          <w:p w14:paraId="45FC29E6" w14:textId="77777777" w:rsidR="008667A0" w:rsidRDefault="00165603">
            <w:pPr>
              <w:cnfStyle w:val="000000000000" w:firstRow="0" w:lastRow="0" w:firstColumn="0" w:lastColumn="0" w:oddVBand="0" w:evenVBand="0" w:oddHBand="0" w:evenHBand="0" w:firstRowFirstColumn="0" w:firstRowLastColumn="0" w:lastRowFirstColumn="0" w:lastRowLastColumn="0"/>
            </w:pPr>
            <w:r>
              <w:t>-23.1</w:t>
            </w:r>
          </w:p>
        </w:tc>
        <w:tc>
          <w:tcPr>
            <w:tcW w:w="1376" w:type="dxa"/>
          </w:tcPr>
          <w:p w14:paraId="75E045D3" w14:textId="77777777" w:rsidR="008667A0" w:rsidRDefault="00165603">
            <w:pPr>
              <w:cnfStyle w:val="000000000000" w:firstRow="0" w:lastRow="0" w:firstColumn="0" w:lastColumn="0" w:oddVBand="0" w:evenVBand="0" w:oddHBand="0" w:evenHBand="0" w:firstRowFirstColumn="0" w:firstRowLastColumn="0" w:lastRowFirstColumn="0" w:lastRowLastColumn="0"/>
            </w:pPr>
            <w:r>
              <w:t>6.9</w:t>
            </w:r>
          </w:p>
        </w:tc>
        <w:tc>
          <w:tcPr>
            <w:tcW w:w="1376" w:type="dxa"/>
          </w:tcPr>
          <w:p w14:paraId="37E3B7B9" w14:textId="77777777" w:rsidR="008667A0" w:rsidRDefault="00165603">
            <w:pPr>
              <w:cnfStyle w:val="000000000000" w:firstRow="0" w:lastRow="0" w:firstColumn="0" w:lastColumn="0" w:oddVBand="0" w:evenVBand="0" w:oddHBand="0" w:evenHBand="0" w:firstRowFirstColumn="0" w:firstRowLastColumn="0" w:lastRowFirstColumn="0" w:lastRowLastColumn="0"/>
            </w:pPr>
            <w:r>
              <w:t>37.0</w:t>
            </w:r>
          </w:p>
        </w:tc>
        <w:tc>
          <w:tcPr>
            <w:tcW w:w="1376" w:type="dxa"/>
          </w:tcPr>
          <w:p w14:paraId="360C08A7" w14:textId="77777777" w:rsidR="008667A0" w:rsidRDefault="00165603">
            <w:pPr>
              <w:cnfStyle w:val="000000000000" w:firstRow="0" w:lastRow="0" w:firstColumn="0" w:lastColumn="0" w:oddVBand="0" w:evenVBand="0" w:oddHBand="0" w:evenHBand="0" w:firstRowFirstColumn="0" w:firstRowLastColumn="0" w:lastRowFirstColumn="0" w:lastRowLastColumn="0"/>
            </w:pPr>
            <w:r>
              <w:t>57.2</w:t>
            </w:r>
          </w:p>
        </w:tc>
        <w:tc>
          <w:tcPr>
            <w:tcW w:w="1376" w:type="dxa"/>
          </w:tcPr>
          <w:p w14:paraId="06B4BD59" w14:textId="77777777" w:rsidR="008667A0" w:rsidRDefault="00165603">
            <w:pPr>
              <w:cnfStyle w:val="000000000000" w:firstRow="0" w:lastRow="0" w:firstColumn="0" w:lastColumn="0" w:oddVBand="0" w:evenVBand="0" w:oddHBand="0" w:evenHBand="0" w:firstRowFirstColumn="0" w:firstRowLastColumn="0" w:lastRowFirstColumn="0" w:lastRowLastColumn="0"/>
            </w:pPr>
            <w:r>
              <w:t>15.3</w:t>
            </w:r>
          </w:p>
        </w:tc>
      </w:tr>
      <w:tr w:rsidR="008667A0" w14:paraId="4F2C2369" w14:textId="77777777" w:rsidTr="008667A0">
        <w:tc>
          <w:tcPr>
            <w:cnfStyle w:val="001000000000" w:firstRow="0" w:lastRow="0" w:firstColumn="1" w:lastColumn="0" w:oddVBand="0" w:evenVBand="0" w:oddHBand="0" w:evenHBand="0" w:firstRowFirstColumn="0" w:firstRowLastColumn="0" w:lastRowFirstColumn="0" w:lastRowLastColumn="0"/>
            <w:tcW w:w="1376" w:type="dxa"/>
          </w:tcPr>
          <w:p w14:paraId="05D0533D" w14:textId="2E048A7F" w:rsidR="008667A0" w:rsidRDefault="00165603">
            <w:r>
              <w:t xml:space="preserve">Atchison </w:t>
            </w:r>
            <w:r w:rsidR="00E24120">
              <w:t>Active</w:t>
            </w:r>
            <w:r>
              <w:t xml:space="preserve"> 55 P1</w:t>
            </w:r>
          </w:p>
        </w:tc>
        <w:tc>
          <w:tcPr>
            <w:tcW w:w="1376" w:type="dxa"/>
          </w:tcPr>
          <w:p w14:paraId="241607EE" w14:textId="77777777" w:rsidR="008667A0" w:rsidRDefault="00165603">
            <w:pPr>
              <w:cnfStyle w:val="000000000000" w:firstRow="0" w:lastRow="0" w:firstColumn="0" w:lastColumn="0" w:oddVBand="0" w:evenVBand="0" w:oddHBand="0" w:evenHBand="0" w:firstRowFirstColumn="0" w:firstRowLastColumn="0" w:lastRowFirstColumn="0" w:lastRowLastColumn="0"/>
            </w:pPr>
            <w:r>
              <w:t>-38.5</w:t>
            </w:r>
          </w:p>
        </w:tc>
        <w:tc>
          <w:tcPr>
            <w:tcW w:w="1376" w:type="dxa"/>
          </w:tcPr>
          <w:p w14:paraId="7C3AF4D9" w14:textId="77777777" w:rsidR="008667A0" w:rsidRDefault="00165603">
            <w:pPr>
              <w:cnfStyle w:val="000000000000" w:firstRow="0" w:lastRow="0" w:firstColumn="0" w:lastColumn="0" w:oddVBand="0" w:evenVBand="0" w:oddHBand="0" w:evenHBand="0" w:firstRowFirstColumn="0" w:firstRowLastColumn="0" w:lastRowFirstColumn="0" w:lastRowLastColumn="0"/>
            </w:pPr>
            <w:r>
              <w:t>-21.3</w:t>
            </w:r>
          </w:p>
        </w:tc>
        <w:tc>
          <w:tcPr>
            <w:tcW w:w="1376" w:type="dxa"/>
          </w:tcPr>
          <w:p w14:paraId="7CD01C4B" w14:textId="77777777" w:rsidR="008667A0" w:rsidRDefault="00165603">
            <w:pPr>
              <w:cnfStyle w:val="000000000000" w:firstRow="0" w:lastRow="0" w:firstColumn="0" w:lastColumn="0" w:oddVBand="0" w:evenVBand="0" w:oddHBand="0" w:evenHBand="0" w:firstRowFirstColumn="0" w:firstRowLastColumn="0" w:lastRowFirstColumn="0" w:lastRowLastColumn="0"/>
            </w:pPr>
            <w:r>
              <w:t>7.8</w:t>
            </w:r>
          </w:p>
        </w:tc>
        <w:tc>
          <w:tcPr>
            <w:tcW w:w="1376" w:type="dxa"/>
          </w:tcPr>
          <w:p w14:paraId="56DA6600" w14:textId="77777777" w:rsidR="008667A0" w:rsidRDefault="00165603">
            <w:pPr>
              <w:cnfStyle w:val="000000000000" w:firstRow="0" w:lastRow="0" w:firstColumn="0" w:lastColumn="0" w:oddVBand="0" w:evenVBand="0" w:oddHBand="0" w:evenHBand="0" w:firstRowFirstColumn="0" w:firstRowLastColumn="0" w:lastRowFirstColumn="0" w:lastRowLastColumn="0"/>
            </w:pPr>
            <w:r>
              <w:t>36.8</w:t>
            </w:r>
          </w:p>
        </w:tc>
        <w:tc>
          <w:tcPr>
            <w:tcW w:w="1376" w:type="dxa"/>
          </w:tcPr>
          <w:p w14:paraId="1387F87A" w14:textId="77777777" w:rsidR="008667A0" w:rsidRDefault="00165603">
            <w:pPr>
              <w:cnfStyle w:val="000000000000" w:firstRow="0" w:lastRow="0" w:firstColumn="0" w:lastColumn="0" w:oddVBand="0" w:evenVBand="0" w:oddHBand="0" w:evenHBand="0" w:firstRowFirstColumn="0" w:firstRowLastColumn="0" w:lastRowFirstColumn="0" w:lastRowLastColumn="0"/>
            </w:pPr>
            <w:r>
              <w:t>47.8</w:t>
            </w:r>
          </w:p>
        </w:tc>
        <w:tc>
          <w:tcPr>
            <w:tcW w:w="1376" w:type="dxa"/>
          </w:tcPr>
          <w:p w14:paraId="62541811" w14:textId="77777777" w:rsidR="008667A0" w:rsidRDefault="00165603">
            <w:pPr>
              <w:cnfStyle w:val="000000000000" w:firstRow="0" w:lastRow="0" w:firstColumn="0" w:lastColumn="0" w:oddVBand="0" w:evenVBand="0" w:oddHBand="0" w:evenHBand="0" w:firstRowFirstColumn="0" w:firstRowLastColumn="0" w:lastRowFirstColumn="0" w:lastRowLastColumn="0"/>
            </w:pPr>
            <w:r>
              <w:t>14.8</w:t>
            </w:r>
          </w:p>
        </w:tc>
      </w:tr>
      <w:tr w:rsidR="008667A0" w14:paraId="037A6197" w14:textId="77777777" w:rsidTr="008667A0">
        <w:tc>
          <w:tcPr>
            <w:cnfStyle w:val="001000000000" w:firstRow="0" w:lastRow="0" w:firstColumn="1" w:lastColumn="0" w:oddVBand="0" w:evenVBand="0" w:oddHBand="0" w:evenHBand="0" w:firstRowFirstColumn="0" w:firstRowLastColumn="0" w:lastRowFirstColumn="0" w:lastRowLastColumn="0"/>
            <w:tcW w:w="1376" w:type="dxa"/>
          </w:tcPr>
          <w:p w14:paraId="6B5747D0" w14:textId="1F9FF907" w:rsidR="008667A0" w:rsidRDefault="00165603">
            <w:r>
              <w:t xml:space="preserve">Atchison </w:t>
            </w:r>
            <w:r w:rsidR="00E24120">
              <w:t>Active</w:t>
            </w:r>
            <w:r>
              <w:t xml:space="preserve"> 55 P2</w:t>
            </w:r>
          </w:p>
        </w:tc>
        <w:tc>
          <w:tcPr>
            <w:tcW w:w="1376" w:type="dxa"/>
          </w:tcPr>
          <w:p w14:paraId="0E6ADA25" w14:textId="77777777" w:rsidR="008667A0" w:rsidRDefault="00165603">
            <w:pPr>
              <w:cnfStyle w:val="000000000000" w:firstRow="0" w:lastRow="0" w:firstColumn="0" w:lastColumn="0" w:oddVBand="0" w:evenVBand="0" w:oddHBand="0" w:evenHBand="0" w:firstRowFirstColumn="0" w:firstRowLastColumn="0" w:lastRowFirstColumn="0" w:lastRowLastColumn="0"/>
            </w:pPr>
            <w:r>
              <w:t>-40.9</w:t>
            </w:r>
          </w:p>
        </w:tc>
        <w:tc>
          <w:tcPr>
            <w:tcW w:w="1376" w:type="dxa"/>
          </w:tcPr>
          <w:p w14:paraId="343F805A" w14:textId="77777777" w:rsidR="008667A0" w:rsidRDefault="00165603">
            <w:pPr>
              <w:cnfStyle w:val="000000000000" w:firstRow="0" w:lastRow="0" w:firstColumn="0" w:lastColumn="0" w:oddVBand="0" w:evenVBand="0" w:oddHBand="0" w:evenHBand="0" w:firstRowFirstColumn="0" w:firstRowLastColumn="0" w:lastRowFirstColumn="0" w:lastRowLastColumn="0"/>
            </w:pPr>
            <w:r>
              <w:t>-17.1</w:t>
            </w:r>
          </w:p>
        </w:tc>
        <w:tc>
          <w:tcPr>
            <w:tcW w:w="1376" w:type="dxa"/>
          </w:tcPr>
          <w:p w14:paraId="032BDE68" w14:textId="77777777" w:rsidR="008667A0" w:rsidRDefault="00165603">
            <w:pPr>
              <w:cnfStyle w:val="000000000000" w:firstRow="0" w:lastRow="0" w:firstColumn="0" w:lastColumn="0" w:oddVBand="0" w:evenVBand="0" w:oddHBand="0" w:evenHBand="0" w:firstRowFirstColumn="0" w:firstRowLastColumn="0" w:lastRowFirstColumn="0" w:lastRowLastColumn="0"/>
            </w:pPr>
            <w:r>
              <w:t>7.0</w:t>
            </w:r>
          </w:p>
        </w:tc>
        <w:tc>
          <w:tcPr>
            <w:tcW w:w="1376" w:type="dxa"/>
          </w:tcPr>
          <w:p w14:paraId="44FFE9DD" w14:textId="77777777" w:rsidR="008667A0" w:rsidRDefault="00165603">
            <w:pPr>
              <w:cnfStyle w:val="000000000000" w:firstRow="0" w:lastRow="0" w:firstColumn="0" w:lastColumn="0" w:oddVBand="0" w:evenVBand="0" w:oddHBand="0" w:evenHBand="0" w:firstRowFirstColumn="0" w:firstRowLastColumn="0" w:lastRowFirstColumn="0" w:lastRowLastColumn="0"/>
            </w:pPr>
            <w:r>
              <w:t>31.2</w:t>
            </w:r>
          </w:p>
        </w:tc>
        <w:tc>
          <w:tcPr>
            <w:tcW w:w="1376" w:type="dxa"/>
          </w:tcPr>
          <w:p w14:paraId="28BB91F7" w14:textId="77777777" w:rsidR="008667A0" w:rsidRDefault="00165603">
            <w:pPr>
              <w:cnfStyle w:val="000000000000" w:firstRow="0" w:lastRow="0" w:firstColumn="0" w:lastColumn="0" w:oddVBand="0" w:evenVBand="0" w:oddHBand="0" w:evenHBand="0" w:firstRowFirstColumn="0" w:firstRowLastColumn="0" w:lastRowFirstColumn="0" w:lastRowLastColumn="0"/>
            </w:pPr>
            <w:r>
              <w:t>41.6</w:t>
            </w:r>
          </w:p>
        </w:tc>
        <w:tc>
          <w:tcPr>
            <w:tcW w:w="1376" w:type="dxa"/>
          </w:tcPr>
          <w:p w14:paraId="3EDB7092" w14:textId="77777777" w:rsidR="008667A0" w:rsidRDefault="00165603">
            <w:pPr>
              <w:cnfStyle w:val="000000000000" w:firstRow="0" w:lastRow="0" w:firstColumn="0" w:lastColumn="0" w:oddVBand="0" w:evenVBand="0" w:oddHBand="0" w:evenHBand="0" w:firstRowFirstColumn="0" w:firstRowLastColumn="0" w:lastRowFirstColumn="0" w:lastRowLastColumn="0"/>
            </w:pPr>
            <w:r>
              <w:t>12.3</w:t>
            </w:r>
          </w:p>
        </w:tc>
      </w:tr>
      <w:tr w:rsidR="008667A0" w14:paraId="026F8500" w14:textId="77777777" w:rsidTr="008667A0">
        <w:tc>
          <w:tcPr>
            <w:cnfStyle w:val="001000000000" w:firstRow="0" w:lastRow="0" w:firstColumn="1" w:lastColumn="0" w:oddVBand="0" w:evenVBand="0" w:oddHBand="0" w:evenHBand="0" w:firstRowFirstColumn="0" w:firstRowLastColumn="0" w:lastRowFirstColumn="0" w:lastRowLastColumn="0"/>
            <w:tcW w:w="1376" w:type="dxa"/>
          </w:tcPr>
          <w:p w14:paraId="08FE9B73" w14:textId="327FB585" w:rsidR="008667A0" w:rsidRDefault="00165603">
            <w:r>
              <w:t xml:space="preserve">Atchison </w:t>
            </w:r>
            <w:r w:rsidR="00E24120">
              <w:t>Active</w:t>
            </w:r>
            <w:r>
              <w:t xml:space="preserve"> 70 Current SAA</w:t>
            </w:r>
          </w:p>
        </w:tc>
        <w:tc>
          <w:tcPr>
            <w:tcW w:w="1376" w:type="dxa"/>
          </w:tcPr>
          <w:p w14:paraId="2A9E4A18" w14:textId="77777777" w:rsidR="008667A0" w:rsidRDefault="00165603">
            <w:pPr>
              <w:cnfStyle w:val="000000000000" w:firstRow="0" w:lastRow="0" w:firstColumn="0" w:lastColumn="0" w:oddVBand="0" w:evenVBand="0" w:oddHBand="0" w:evenHBand="0" w:firstRowFirstColumn="0" w:firstRowLastColumn="0" w:lastRowFirstColumn="0" w:lastRowLastColumn="0"/>
            </w:pPr>
            <w:r>
              <w:t>-40.1</w:t>
            </w:r>
          </w:p>
        </w:tc>
        <w:tc>
          <w:tcPr>
            <w:tcW w:w="1376" w:type="dxa"/>
          </w:tcPr>
          <w:p w14:paraId="158D40DB" w14:textId="77777777" w:rsidR="008667A0" w:rsidRDefault="00165603">
            <w:pPr>
              <w:cnfStyle w:val="000000000000" w:firstRow="0" w:lastRow="0" w:firstColumn="0" w:lastColumn="0" w:oddVBand="0" w:evenVBand="0" w:oddHBand="0" w:evenHBand="0" w:firstRowFirstColumn="0" w:firstRowLastColumn="0" w:lastRowFirstColumn="0" w:lastRowLastColumn="0"/>
            </w:pPr>
            <w:r>
              <w:t>-23.1</w:t>
            </w:r>
          </w:p>
        </w:tc>
        <w:tc>
          <w:tcPr>
            <w:tcW w:w="1376" w:type="dxa"/>
          </w:tcPr>
          <w:p w14:paraId="66FDC5A2" w14:textId="77777777" w:rsidR="008667A0" w:rsidRDefault="00165603">
            <w:pPr>
              <w:cnfStyle w:val="000000000000" w:firstRow="0" w:lastRow="0" w:firstColumn="0" w:lastColumn="0" w:oddVBand="0" w:evenVBand="0" w:oddHBand="0" w:evenHBand="0" w:firstRowFirstColumn="0" w:firstRowLastColumn="0" w:lastRowFirstColumn="0" w:lastRowLastColumn="0"/>
            </w:pPr>
            <w:r>
              <w:t>6.7</w:t>
            </w:r>
          </w:p>
        </w:tc>
        <w:tc>
          <w:tcPr>
            <w:tcW w:w="1376" w:type="dxa"/>
          </w:tcPr>
          <w:p w14:paraId="3093BAE8" w14:textId="77777777" w:rsidR="008667A0" w:rsidRDefault="00165603">
            <w:pPr>
              <w:cnfStyle w:val="000000000000" w:firstRow="0" w:lastRow="0" w:firstColumn="0" w:lastColumn="0" w:oddVBand="0" w:evenVBand="0" w:oddHBand="0" w:evenHBand="0" w:firstRowFirstColumn="0" w:firstRowLastColumn="0" w:lastRowFirstColumn="0" w:lastRowLastColumn="0"/>
            </w:pPr>
            <w:r>
              <w:t>36.5</w:t>
            </w:r>
          </w:p>
        </w:tc>
        <w:tc>
          <w:tcPr>
            <w:tcW w:w="1376" w:type="dxa"/>
          </w:tcPr>
          <w:p w14:paraId="2E763511" w14:textId="77777777" w:rsidR="008667A0" w:rsidRDefault="00165603">
            <w:pPr>
              <w:cnfStyle w:val="000000000000" w:firstRow="0" w:lastRow="0" w:firstColumn="0" w:lastColumn="0" w:oddVBand="0" w:evenVBand="0" w:oddHBand="0" w:evenHBand="0" w:firstRowFirstColumn="0" w:firstRowLastColumn="0" w:lastRowFirstColumn="0" w:lastRowLastColumn="0"/>
            </w:pPr>
            <w:r>
              <w:t>50.9</w:t>
            </w:r>
          </w:p>
        </w:tc>
        <w:tc>
          <w:tcPr>
            <w:tcW w:w="1376" w:type="dxa"/>
          </w:tcPr>
          <w:p w14:paraId="07DE9E67" w14:textId="77777777" w:rsidR="008667A0" w:rsidRDefault="00165603">
            <w:pPr>
              <w:cnfStyle w:val="000000000000" w:firstRow="0" w:lastRow="0" w:firstColumn="0" w:lastColumn="0" w:oddVBand="0" w:evenVBand="0" w:oddHBand="0" w:evenHBand="0" w:firstRowFirstColumn="0" w:firstRowLastColumn="0" w:lastRowFirstColumn="0" w:lastRowLastColumn="0"/>
            </w:pPr>
            <w:r>
              <w:t>15.2</w:t>
            </w:r>
          </w:p>
        </w:tc>
      </w:tr>
      <w:tr w:rsidR="008667A0" w14:paraId="78888A1B" w14:textId="77777777" w:rsidTr="008667A0">
        <w:tc>
          <w:tcPr>
            <w:cnfStyle w:val="001000000000" w:firstRow="0" w:lastRow="0" w:firstColumn="1" w:lastColumn="0" w:oddVBand="0" w:evenVBand="0" w:oddHBand="0" w:evenHBand="0" w:firstRowFirstColumn="0" w:firstRowLastColumn="0" w:lastRowFirstColumn="0" w:lastRowLastColumn="0"/>
            <w:tcW w:w="1376" w:type="dxa"/>
          </w:tcPr>
          <w:p w14:paraId="0B4E1197" w14:textId="4D245A1E" w:rsidR="008667A0" w:rsidRDefault="00165603">
            <w:r>
              <w:t xml:space="preserve">Atchison </w:t>
            </w:r>
            <w:r w:rsidR="00E24120">
              <w:t>Active</w:t>
            </w:r>
            <w:r>
              <w:t xml:space="preserve"> 70 P1</w:t>
            </w:r>
          </w:p>
        </w:tc>
        <w:tc>
          <w:tcPr>
            <w:tcW w:w="1376" w:type="dxa"/>
          </w:tcPr>
          <w:p w14:paraId="4D05975D" w14:textId="77777777" w:rsidR="008667A0" w:rsidRDefault="00165603">
            <w:pPr>
              <w:cnfStyle w:val="000000000000" w:firstRow="0" w:lastRow="0" w:firstColumn="0" w:lastColumn="0" w:oddVBand="0" w:evenVBand="0" w:oddHBand="0" w:evenHBand="0" w:firstRowFirstColumn="0" w:firstRowLastColumn="0" w:lastRowFirstColumn="0" w:lastRowLastColumn="0"/>
            </w:pPr>
            <w:r>
              <w:t>-42.5</w:t>
            </w:r>
          </w:p>
        </w:tc>
        <w:tc>
          <w:tcPr>
            <w:tcW w:w="1376" w:type="dxa"/>
          </w:tcPr>
          <w:p w14:paraId="6A8C9C85" w14:textId="77777777" w:rsidR="008667A0" w:rsidRDefault="00165603">
            <w:pPr>
              <w:cnfStyle w:val="000000000000" w:firstRow="0" w:lastRow="0" w:firstColumn="0" w:lastColumn="0" w:oddVBand="0" w:evenVBand="0" w:oddHBand="0" w:evenHBand="0" w:firstRowFirstColumn="0" w:firstRowLastColumn="0" w:lastRowFirstColumn="0" w:lastRowLastColumn="0"/>
            </w:pPr>
            <w:r>
              <w:t>-24.2</w:t>
            </w:r>
          </w:p>
        </w:tc>
        <w:tc>
          <w:tcPr>
            <w:tcW w:w="1376" w:type="dxa"/>
          </w:tcPr>
          <w:p w14:paraId="2F5D91C1" w14:textId="77777777" w:rsidR="008667A0" w:rsidRDefault="00165603">
            <w:pPr>
              <w:cnfStyle w:val="000000000000" w:firstRow="0" w:lastRow="0" w:firstColumn="0" w:lastColumn="0" w:oddVBand="0" w:evenVBand="0" w:oddHBand="0" w:evenHBand="0" w:firstRowFirstColumn="0" w:firstRowLastColumn="0" w:lastRowFirstColumn="0" w:lastRowLastColumn="0"/>
            </w:pPr>
            <w:r>
              <w:t>7.4</w:t>
            </w:r>
          </w:p>
        </w:tc>
        <w:tc>
          <w:tcPr>
            <w:tcW w:w="1376" w:type="dxa"/>
          </w:tcPr>
          <w:p w14:paraId="33AD611F" w14:textId="77777777" w:rsidR="008667A0" w:rsidRDefault="00165603">
            <w:pPr>
              <w:cnfStyle w:val="000000000000" w:firstRow="0" w:lastRow="0" w:firstColumn="0" w:lastColumn="0" w:oddVBand="0" w:evenVBand="0" w:oddHBand="0" w:evenHBand="0" w:firstRowFirstColumn="0" w:firstRowLastColumn="0" w:lastRowFirstColumn="0" w:lastRowLastColumn="0"/>
            </w:pPr>
            <w:r>
              <w:t>39.1</w:t>
            </w:r>
          </w:p>
        </w:tc>
        <w:tc>
          <w:tcPr>
            <w:tcW w:w="1376" w:type="dxa"/>
          </w:tcPr>
          <w:p w14:paraId="1D73AB18" w14:textId="77777777" w:rsidR="008667A0" w:rsidRDefault="00165603">
            <w:pPr>
              <w:cnfStyle w:val="000000000000" w:firstRow="0" w:lastRow="0" w:firstColumn="0" w:lastColumn="0" w:oddVBand="0" w:evenVBand="0" w:oddHBand="0" w:evenHBand="0" w:firstRowFirstColumn="0" w:firstRowLastColumn="0" w:lastRowFirstColumn="0" w:lastRowLastColumn="0"/>
            </w:pPr>
            <w:r>
              <w:t>68.8</w:t>
            </w:r>
          </w:p>
        </w:tc>
        <w:tc>
          <w:tcPr>
            <w:tcW w:w="1376" w:type="dxa"/>
          </w:tcPr>
          <w:p w14:paraId="79778079" w14:textId="77777777" w:rsidR="008667A0" w:rsidRDefault="00165603">
            <w:pPr>
              <w:cnfStyle w:val="000000000000" w:firstRow="0" w:lastRow="0" w:firstColumn="0" w:lastColumn="0" w:oddVBand="0" w:evenVBand="0" w:oddHBand="0" w:evenHBand="0" w:firstRowFirstColumn="0" w:firstRowLastColumn="0" w:lastRowFirstColumn="0" w:lastRowLastColumn="0"/>
            </w:pPr>
            <w:r>
              <w:t>16.2</w:t>
            </w:r>
          </w:p>
        </w:tc>
      </w:tr>
      <w:tr w:rsidR="008667A0" w14:paraId="60C44D1B" w14:textId="77777777" w:rsidTr="008667A0">
        <w:tc>
          <w:tcPr>
            <w:cnfStyle w:val="001000000000" w:firstRow="0" w:lastRow="0" w:firstColumn="1" w:lastColumn="0" w:oddVBand="0" w:evenVBand="0" w:oddHBand="0" w:evenHBand="0" w:firstRowFirstColumn="0" w:firstRowLastColumn="0" w:lastRowFirstColumn="0" w:lastRowLastColumn="0"/>
            <w:tcW w:w="1376" w:type="dxa"/>
          </w:tcPr>
          <w:p w14:paraId="29271A3B" w14:textId="11EA41AE" w:rsidR="008667A0" w:rsidRDefault="00165603">
            <w:r>
              <w:t xml:space="preserve">Atchison </w:t>
            </w:r>
            <w:r w:rsidR="00E24120">
              <w:t>Active</w:t>
            </w:r>
            <w:r>
              <w:t xml:space="preserve"> 70 P2</w:t>
            </w:r>
          </w:p>
        </w:tc>
        <w:tc>
          <w:tcPr>
            <w:tcW w:w="1376" w:type="dxa"/>
          </w:tcPr>
          <w:p w14:paraId="5C261CFA" w14:textId="77777777" w:rsidR="008667A0" w:rsidRDefault="00165603">
            <w:pPr>
              <w:cnfStyle w:val="000000000000" w:firstRow="0" w:lastRow="0" w:firstColumn="0" w:lastColumn="0" w:oddVBand="0" w:evenVBand="0" w:oddHBand="0" w:evenHBand="0" w:firstRowFirstColumn="0" w:firstRowLastColumn="0" w:lastRowFirstColumn="0" w:lastRowLastColumn="0"/>
            </w:pPr>
            <w:r>
              <w:t>-40.2</w:t>
            </w:r>
          </w:p>
        </w:tc>
        <w:tc>
          <w:tcPr>
            <w:tcW w:w="1376" w:type="dxa"/>
          </w:tcPr>
          <w:p w14:paraId="3D3290F7" w14:textId="77777777" w:rsidR="008667A0" w:rsidRDefault="00165603">
            <w:pPr>
              <w:cnfStyle w:val="000000000000" w:firstRow="0" w:lastRow="0" w:firstColumn="0" w:lastColumn="0" w:oddVBand="0" w:evenVBand="0" w:oddHBand="0" w:evenHBand="0" w:firstRowFirstColumn="0" w:firstRowLastColumn="0" w:lastRowFirstColumn="0" w:lastRowLastColumn="0"/>
            </w:pPr>
            <w:r>
              <w:t>-20.9</w:t>
            </w:r>
          </w:p>
        </w:tc>
        <w:tc>
          <w:tcPr>
            <w:tcW w:w="1376" w:type="dxa"/>
          </w:tcPr>
          <w:p w14:paraId="57F02E05" w14:textId="77777777" w:rsidR="008667A0" w:rsidRDefault="00165603">
            <w:pPr>
              <w:cnfStyle w:val="000000000000" w:firstRow="0" w:lastRow="0" w:firstColumn="0" w:lastColumn="0" w:oddVBand="0" w:evenVBand="0" w:oddHBand="0" w:evenHBand="0" w:firstRowFirstColumn="0" w:firstRowLastColumn="0" w:lastRowFirstColumn="0" w:lastRowLastColumn="0"/>
            </w:pPr>
            <w:r>
              <w:t>7.5</w:t>
            </w:r>
          </w:p>
        </w:tc>
        <w:tc>
          <w:tcPr>
            <w:tcW w:w="1376" w:type="dxa"/>
          </w:tcPr>
          <w:p w14:paraId="34224AF0" w14:textId="77777777" w:rsidR="008667A0" w:rsidRDefault="00165603">
            <w:pPr>
              <w:cnfStyle w:val="000000000000" w:firstRow="0" w:lastRow="0" w:firstColumn="0" w:lastColumn="0" w:oddVBand="0" w:evenVBand="0" w:oddHBand="0" w:evenHBand="0" w:firstRowFirstColumn="0" w:firstRowLastColumn="0" w:lastRowFirstColumn="0" w:lastRowLastColumn="0"/>
            </w:pPr>
            <w:r>
              <w:t>35.9</w:t>
            </w:r>
          </w:p>
        </w:tc>
        <w:tc>
          <w:tcPr>
            <w:tcW w:w="1376" w:type="dxa"/>
          </w:tcPr>
          <w:p w14:paraId="22A199DA" w14:textId="77777777" w:rsidR="008667A0" w:rsidRDefault="00165603">
            <w:pPr>
              <w:cnfStyle w:val="000000000000" w:firstRow="0" w:lastRow="0" w:firstColumn="0" w:lastColumn="0" w:oddVBand="0" w:evenVBand="0" w:oddHBand="0" w:evenHBand="0" w:firstRowFirstColumn="0" w:firstRowLastColumn="0" w:lastRowFirstColumn="0" w:lastRowLastColumn="0"/>
            </w:pPr>
            <w:r>
              <w:t>45.6</w:t>
            </w:r>
          </w:p>
        </w:tc>
        <w:tc>
          <w:tcPr>
            <w:tcW w:w="1376" w:type="dxa"/>
          </w:tcPr>
          <w:p w14:paraId="2C9810AB" w14:textId="77777777" w:rsidR="008667A0" w:rsidRDefault="00165603">
            <w:pPr>
              <w:cnfStyle w:val="000000000000" w:firstRow="0" w:lastRow="0" w:firstColumn="0" w:lastColumn="0" w:oddVBand="0" w:evenVBand="0" w:oddHBand="0" w:evenHBand="0" w:firstRowFirstColumn="0" w:firstRowLastColumn="0" w:lastRowFirstColumn="0" w:lastRowLastColumn="0"/>
            </w:pPr>
            <w:r>
              <w:t>14.5</w:t>
            </w:r>
          </w:p>
        </w:tc>
      </w:tr>
      <w:tr w:rsidR="008667A0" w14:paraId="67A88BA4" w14:textId="77777777" w:rsidTr="008667A0">
        <w:tc>
          <w:tcPr>
            <w:cnfStyle w:val="001000000000" w:firstRow="0" w:lastRow="0" w:firstColumn="1" w:lastColumn="0" w:oddVBand="0" w:evenVBand="0" w:oddHBand="0" w:evenHBand="0" w:firstRowFirstColumn="0" w:firstRowLastColumn="0" w:lastRowFirstColumn="0" w:lastRowLastColumn="0"/>
            <w:tcW w:w="1376" w:type="dxa"/>
          </w:tcPr>
          <w:p w14:paraId="65CEEE9B" w14:textId="3C3D6097" w:rsidR="008667A0" w:rsidRDefault="00165603">
            <w:r>
              <w:t xml:space="preserve">Atchison </w:t>
            </w:r>
            <w:r w:rsidR="00E24120">
              <w:t>Active</w:t>
            </w:r>
            <w:r>
              <w:t xml:space="preserve"> 85 Current SAA</w:t>
            </w:r>
          </w:p>
        </w:tc>
        <w:tc>
          <w:tcPr>
            <w:tcW w:w="1376" w:type="dxa"/>
          </w:tcPr>
          <w:p w14:paraId="4EA49C6E" w14:textId="77777777" w:rsidR="008667A0" w:rsidRDefault="00165603">
            <w:pPr>
              <w:cnfStyle w:val="000000000000" w:firstRow="0" w:lastRow="0" w:firstColumn="0" w:lastColumn="0" w:oddVBand="0" w:evenVBand="0" w:oddHBand="0" w:evenHBand="0" w:firstRowFirstColumn="0" w:firstRowLastColumn="0" w:lastRowFirstColumn="0" w:lastRowLastColumn="0"/>
            </w:pPr>
            <w:r>
              <w:t>-47.4</w:t>
            </w:r>
          </w:p>
        </w:tc>
        <w:tc>
          <w:tcPr>
            <w:tcW w:w="1376" w:type="dxa"/>
          </w:tcPr>
          <w:p w14:paraId="1C1205EC" w14:textId="77777777" w:rsidR="008667A0" w:rsidRDefault="00165603">
            <w:pPr>
              <w:cnfStyle w:val="000000000000" w:firstRow="0" w:lastRow="0" w:firstColumn="0" w:lastColumn="0" w:oddVBand="0" w:evenVBand="0" w:oddHBand="0" w:evenHBand="0" w:firstRowFirstColumn="0" w:firstRowLastColumn="0" w:lastRowFirstColumn="0" w:lastRowLastColumn="0"/>
            </w:pPr>
            <w:r>
              <w:t>-23.0</w:t>
            </w:r>
          </w:p>
        </w:tc>
        <w:tc>
          <w:tcPr>
            <w:tcW w:w="1376" w:type="dxa"/>
          </w:tcPr>
          <w:p w14:paraId="7A7A0007" w14:textId="77777777" w:rsidR="008667A0" w:rsidRDefault="00165603">
            <w:pPr>
              <w:cnfStyle w:val="000000000000" w:firstRow="0" w:lastRow="0" w:firstColumn="0" w:lastColumn="0" w:oddVBand="0" w:evenVBand="0" w:oddHBand="0" w:evenHBand="0" w:firstRowFirstColumn="0" w:firstRowLastColumn="0" w:lastRowFirstColumn="0" w:lastRowLastColumn="0"/>
            </w:pPr>
            <w:r>
              <w:t>7.5</w:t>
            </w:r>
          </w:p>
        </w:tc>
        <w:tc>
          <w:tcPr>
            <w:tcW w:w="1376" w:type="dxa"/>
          </w:tcPr>
          <w:p w14:paraId="35600FD1" w14:textId="77777777" w:rsidR="008667A0" w:rsidRDefault="00165603">
            <w:pPr>
              <w:cnfStyle w:val="000000000000" w:firstRow="0" w:lastRow="0" w:firstColumn="0" w:lastColumn="0" w:oddVBand="0" w:evenVBand="0" w:oddHBand="0" w:evenHBand="0" w:firstRowFirstColumn="0" w:firstRowLastColumn="0" w:lastRowFirstColumn="0" w:lastRowLastColumn="0"/>
            </w:pPr>
            <w:r>
              <w:t>38.0</w:t>
            </w:r>
          </w:p>
        </w:tc>
        <w:tc>
          <w:tcPr>
            <w:tcW w:w="1376" w:type="dxa"/>
          </w:tcPr>
          <w:p w14:paraId="414BA7C2" w14:textId="77777777" w:rsidR="008667A0" w:rsidRDefault="00165603">
            <w:pPr>
              <w:cnfStyle w:val="000000000000" w:firstRow="0" w:lastRow="0" w:firstColumn="0" w:lastColumn="0" w:oddVBand="0" w:evenVBand="0" w:oddHBand="0" w:evenHBand="0" w:firstRowFirstColumn="0" w:firstRowLastColumn="0" w:lastRowFirstColumn="0" w:lastRowLastColumn="0"/>
            </w:pPr>
            <w:r>
              <w:t>48.7</w:t>
            </w:r>
          </w:p>
        </w:tc>
        <w:tc>
          <w:tcPr>
            <w:tcW w:w="1376" w:type="dxa"/>
          </w:tcPr>
          <w:p w14:paraId="0E6F875C" w14:textId="77777777" w:rsidR="008667A0" w:rsidRDefault="00165603">
            <w:pPr>
              <w:cnfStyle w:val="000000000000" w:firstRow="0" w:lastRow="0" w:firstColumn="0" w:lastColumn="0" w:oddVBand="0" w:evenVBand="0" w:oddHBand="0" w:evenHBand="0" w:firstRowFirstColumn="0" w:firstRowLastColumn="0" w:lastRowFirstColumn="0" w:lastRowLastColumn="0"/>
            </w:pPr>
            <w:r>
              <w:t>15.6</w:t>
            </w:r>
          </w:p>
        </w:tc>
      </w:tr>
      <w:tr w:rsidR="008667A0" w14:paraId="301989AB" w14:textId="77777777" w:rsidTr="008667A0">
        <w:tc>
          <w:tcPr>
            <w:cnfStyle w:val="001000000000" w:firstRow="0" w:lastRow="0" w:firstColumn="1" w:lastColumn="0" w:oddVBand="0" w:evenVBand="0" w:oddHBand="0" w:evenHBand="0" w:firstRowFirstColumn="0" w:firstRowLastColumn="0" w:lastRowFirstColumn="0" w:lastRowLastColumn="0"/>
            <w:tcW w:w="1376" w:type="dxa"/>
          </w:tcPr>
          <w:p w14:paraId="48020DC3" w14:textId="183FB338" w:rsidR="008667A0" w:rsidRDefault="00165603">
            <w:r>
              <w:t xml:space="preserve">Atchison </w:t>
            </w:r>
            <w:r w:rsidR="00E24120">
              <w:t>Active</w:t>
            </w:r>
            <w:r>
              <w:t xml:space="preserve"> 85 P1</w:t>
            </w:r>
          </w:p>
        </w:tc>
        <w:tc>
          <w:tcPr>
            <w:tcW w:w="1376" w:type="dxa"/>
          </w:tcPr>
          <w:p w14:paraId="11D6BCFF" w14:textId="77777777" w:rsidR="008667A0" w:rsidRDefault="00165603">
            <w:pPr>
              <w:cnfStyle w:val="000000000000" w:firstRow="0" w:lastRow="0" w:firstColumn="0" w:lastColumn="0" w:oddVBand="0" w:evenVBand="0" w:oddHBand="0" w:evenHBand="0" w:firstRowFirstColumn="0" w:firstRowLastColumn="0" w:lastRowFirstColumn="0" w:lastRowLastColumn="0"/>
            </w:pPr>
            <w:r>
              <w:t>-34.6</w:t>
            </w:r>
          </w:p>
        </w:tc>
        <w:tc>
          <w:tcPr>
            <w:tcW w:w="1376" w:type="dxa"/>
          </w:tcPr>
          <w:p w14:paraId="761D3D3A" w14:textId="77777777" w:rsidR="008667A0" w:rsidRDefault="00165603">
            <w:pPr>
              <w:cnfStyle w:val="000000000000" w:firstRow="0" w:lastRow="0" w:firstColumn="0" w:lastColumn="0" w:oddVBand="0" w:evenVBand="0" w:oddHBand="0" w:evenHBand="0" w:firstRowFirstColumn="0" w:firstRowLastColumn="0" w:lastRowFirstColumn="0" w:lastRowLastColumn="0"/>
            </w:pPr>
            <w:r>
              <w:t>-22.8</w:t>
            </w:r>
          </w:p>
        </w:tc>
        <w:tc>
          <w:tcPr>
            <w:tcW w:w="1376" w:type="dxa"/>
          </w:tcPr>
          <w:p w14:paraId="5AC2DBEB" w14:textId="77777777" w:rsidR="008667A0" w:rsidRDefault="00165603">
            <w:pPr>
              <w:cnfStyle w:val="000000000000" w:firstRow="0" w:lastRow="0" w:firstColumn="0" w:lastColumn="0" w:oddVBand="0" w:evenVBand="0" w:oddHBand="0" w:evenHBand="0" w:firstRowFirstColumn="0" w:firstRowLastColumn="0" w:lastRowFirstColumn="0" w:lastRowLastColumn="0"/>
            </w:pPr>
            <w:r>
              <w:t>7.9</w:t>
            </w:r>
          </w:p>
        </w:tc>
        <w:tc>
          <w:tcPr>
            <w:tcW w:w="1376" w:type="dxa"/>
          </w:tcPr>
          <w:p w14:paraId="007BBE56" w14:textId="77777777" w:rsidR="008667A0" w:rsidRDefault="00165603">
            <w:pPr>
              <w:cnfStyle w:val="000000000000" w:firstRow="0" w:lastRow="0" w:firstColumn="0" w:lastColumn="0" w:oddVBand="0" w:evenVBand="0" w:oddHBand="0" w:evenHBand="0" w:firstRowFirstColumn="0" w:firstRowLastColumn="0" w:lastRowFirstColumn="0" w:lastRowLastColumn="0"/>
            </w:pPr>
            <w:r>
              <w:t>38.6</w:t>
            </w:r>
          </w:p>
        </w:tc>
        <w:tc>
          <w:tcPr>
            <w:tcW w:w="1376" w:type="dxa"/>
          </w:tcPr>
          <w:p w14:paraId="2641954D" w14:textId="77777777" w:rsidR="008667A0" w:rsidRDefault="00165603">
            <w:pPr>
              <w:cnfStyle w:val="000000000000" w:firstRow="0" w:lastRow="0" w:firstColumn="0" w:lastColumn="0" w:oddVBand="0" w:evenVBand="0" w:oddHBand="0" w:evenHBand="0" w:firstRowFirstColumn="0" w:firstRowLastColumn="0" w:lastRowFirstColumn="0" w:lastRowLastColumn="0"/>
            </w:pPr>
            <w:r>
              <w:t>52.5</w:t>
            </w:r>
          </w:p>
        </w:tc>
        <w:tc>
          <w:tcPr>
            <w:tcW w:w="1376" w:type="dxa"/>
          </w:tcPr>
          <w:p w14:paraId="3D097D52" w14:textId="77777777" w:rsidR="008667A0" w:rsidRDefault="00165603">
            <w:pPr>
              <w:cnfStyle w:val="000000000000" w:firstRow="0" w:lastRow="0" w:firstColumn="0" w:lastColumn="0" w:oddVBand="0" w:evenVBand="0" w:oddHBand="0" w:evenHBand="0" w:firstRowFirstColumn="0" w:firstRowLastColumn="0" w:lastRowFirstColumn="0" w:lastRowLastColumn="0"/>
            </w:pPr>
            <w:r>
              <w:t>15.7</w:t>
            </w:r>
          </w:p>
        </w:tc>
      </w:tr>
      <w:tr w:rsidR="008667A0" w14:paraId="77E2A212" w14:textId="77777777" w:rsidTr="008667A0">
        <w:tc>
          <w:tcPr>
            <w:cnfStyle w:val="001000000000" w:firstRow="0" w:lastRow="0" w:firstColumn="1" w:lastColumn="0" w:oddVBand="0" w:evenVBand="0" w:oddHBand="0" w:evenHBand="0" w:firstRowFirstColumn="0" w:firstRowLastColumn="0" w:lastRowFirstColumn="0" w:lastRowLastColumn="0"/>
            <w:tcW w:w="1376" w:type="dxa"/>
          </w:tcPr>
          <w:p w14:paraId="5EC3433B" w14:textId="33AED5D7" w:rsidR="008667A0" w:rsidRDefault="00165603">
            <w:r>
              <w:t xml:space="preserve">Atchison </w:t>
            </w:r>
            <w:r w:rsidR="00E24120">
              <w:t>Active</w:t>
            </w:r>
            <w:r>
              <w:t xml:space="preserve"> 85 P2</w:t>
            </w:r>
          </w:p>
        </w:tc>
        <w:tc>
          <w:tcPr>
            <w:tcW w:w="1376" w:type="dxa"/>
          </w:tcPr>
          <w:p w14:paraId="03F70DAC" w14:textId="77777777" w:rsidR="008667A0" w:rsidRDefault="00165603">
            <w:pPr>
              <w:cnfStyle w:val="000000000000" w:firstRow="0" w:lastRow="0" w:firstColumn="0" w:lastColumn="0" w:oddVBand="0" w:evenVBand="0" w:oddHBand="0" w:evenHBand="0" w:firstRowFirstColumn="0" w:firstRowLastColumn="0" w:lastRowFirstColumn="0" w:lastRowLastColumn="0"/>
            </w:pPr>
            <w:r>
              <w:t>-34.3</w:t>
            </w:r>
          </w:p>
        </w:tc>
        <w:tc>
          <w:tcPr>
            <w:tcW w:w="1376" w:type="dxa"/>
          </w:tcPr>
          <w:p w14:paraId="37D42DCA" w14:textId="77777777" w:rsidR="008667A0" w:rsidRDefault="00165603">
            <w:pPr>
              <w:cnfStyle w:val="000000000000" w:firstRow="0" w:lastRow="0" w:firstColumn="0" w:lastColumn="0" w:oddVBand="0" w:evenVBand="0" w:oddHBand="0" w:evenHBand="0" w:firstRowFirstColumn="0" w:firstRowLastColumn="0" w:lastRowFirstColumn="0" w:lastRowLastColumn="0"/>
            </w:pPr>
            <w:r>
              <w:t>-19.8</w:t>
            </w:r>
          </w:p>
        </w:tc>
        <w:tc>
          <w:tcPr>
            <w:tcW w:w="1376" w:type="dxa"/>
          </w:tcPr>
          <w:p w14:paraId="61ED81F6" w14:textId="77777777" w:rsidR="008667A0" w:rsidRDefault="00165603">
            <w:pPr>
              <w:cnfStyle w:val="000000000000" w:firstRow="0" w:lastRow="0" w:firstColumn="0" w:lastColumn="0" w:oddVBand="0" w:evenVBand="0" w:oddHBand="0" w:evenHBand="0" w:firstRowFirstColumn="0" w:firstRowLastColumn="0" w:lastRowFirstColumn="0" w:lastRowLastColumn="0"/>
            </w:pPr>
            <w:r>
              <w:t>6.8</w:t>
            </w:r>
          </w:p>
        </w:tc>
        <w:tc>
          <w:tcPr>
            <w:tcW w:w="1376" w:type="dxa"/>
          </w:tcPr>
          <w:p w14:paraId="6F9FA390" w14:textId="77777777" w:rsidR="008667A0" w:rsidRDefault="00165603">
            <w:pPr>
              <w:cnfStyle w:val="000000000000" w:firstRow="0" w:lastRow="0" w:firstColumn="0" w:lastColumn="0" w:oddVBand="0" w:evenVBand="0" w:oddHBand="0" w:evenHBand="0" w:firstRowFirstColumn="0" w:firstRowLastColumn="0" w:lastRowFirstColumn="0" w:lastRowLastColumn="0"/>
            </w:pPr>
            <w:r>
              <w:t>33.4</w:t>
            </w:r>
          </w:p>
        </w:tc>
        <w:tc>
          <w:tcPr>
            <w:tcW w:w="1376" w:type="dxa"/>
          </w:tcPr>
          <w:p w14:paraId="5A52CC6A" w14:textId="77777777" w:rsidR="008667A0" w:rsidRDefault="00165603">
            <w:pPr>
              <w:cnfStyle w:val="000000000000" w:firstRow="0" w:lastRow="0" w:firstColumn="0" w:lastColumn="0" w:oddVBand="0" w:evenVBand="0" w:oddHBand="0" w:evenHBand="0" w:firstRowFirstColumn="0" w:firstRowLastColumn="0" w:lastRowFirstColumn="0" w:lastRowLastColumn="0"/>
            </w:pPr>
            <w:r>
              <w:t>45.5</w:t>
            </w:r>
          </w:p>
        </w:tc>
        <w:tc>
          <w:tcPr>
            <w:tcW w:w="1376" w:type="dxa"/>
          </w:tcPr>
          <w:p w14:paraId="3578D726" w14:textId="77777777" w:rsidR="008667A0" w:rsidRDefault="00165603">
            <w:pPr>
              <w:cnfStyle w:val="000000000000" w:firstRow="0" w:lastRow="0" w:firstColumn="0" w:lastColumn="0" w:oddVBand="0" w:evenVBand="0" w:oddHBand="0" w:evenHBand="0" w:firstRowFirstColumn="0" w:firstRowLastColumn="0" w:lastRowFirstColumn="0" w:lastRowLastColumn="0"/>
            </w:pPr>
            <w:r>
              <w:t>13.6</w:t>
            </w:r>
          </w:p>
        </w:tc>
      </w:tr>
      <w:tr w:rsidR="008667A0" w14:paraId="277FC8AF" w14:textId="77777777" w:rsidTr="008667A0">
        <w:tc>
          <w:tcPr>
            <w:cnfStyle w:val="001000000000" w:firstRow="0" w:lastRow="0" w:firstColumn="1" w:lastColumn="0" w:oddVBand="0" w:evenVBand="0" w:oddHBand="0" w:evenHBand="0" w:firstRowFirstColumn="0" w:firstRowLastColumn="0" w:lastRowFirstColumn="0" w:lastRowLastColumn="0"/>
            <w:tcW w:w="1376" w:type="dxa"/>
          </w:tcPr>
          <w:p w14:paraId="4C708180" w14:textId="39862EA9" w:rsidR="008667A0" w:rsidRDefault="00165603">
            <w:r>
              <w:t xml:space="preserve">Atchison </w:t>
            </w:r>
            <w:r w:rsidR="00E24120">
              <w:t>Active</w:t>
            </w:r>
            <w:r>
              <w:t xml:space="preserve"> 100 Current SAA</w:t>
            </w:r>
          </w:p>
        </w:tc>
        <w:tc>
          <w:tcPr>
            <w:tcW w:w="1376" w:type="dxa"/>
          </w:tcPr>
          <w:p w14:paraId="1324FA2C" w14:textId="77777777" w:rsidR="008667A0" w:rsidRDefault="00165603">
            <w:pPr>
              <w:cnfStyle w:val="000000000000" w:firstRow="0" w:lastRow="0" w:firstColumn="0" w:lastColumn="0" w:oddVBand="0" w:evenVBand="0" w:oddHBand="0" w:evenHBand="0" w:firstRowFirstColumn="0" w:firstRowLastColumn="0" w:lastRowFirstColumn="0" w:lastRowLastColumn="0"/>
            </w:pPr>
            <w:r>
              <w:t>-42.9</w:t>
            </w:r>
          </w:p>
        </w:tc>
        <w:tc>
          <w:tcPr>
            <w:tcW w:w="1376" w:type="dxa"/>
          </w:tcPr>
          <w:p w14:paraId="0C9E2854" w14:textId="77777777" w:rsidR="008667A0" w:rsidRDefault="00165603">
            <w:pPr>
              <w:cnfStyle w:val="000000000000" w:firstRow="0" w:lastRow="0" w:firstColumn="0" w:lastColumn="0" w:oddVBand="0" w:evenVBand="0" w:oddHBand="0" w:evenHBand="0" w:firstRowFirstColumn="0" w:firstRowLastColumn="0" w:lastRowFirstColumn="0" w:lastRowLastColumn="0"/>
            </w:pPr>
            <w:r>
              <w:t>-23.7</w:t>
            </w:r>
          </w:p>
        </w:tc>
        <w:tc>
          <w:tcPr>
            <w:tcW w:w="1376" w:type="dxa"/>
          </w:tcPr>
          <w:p w14:paraId="2A7DD6CA" w14:textId="77777777" w:rsidR="008667A0" w:rsidRDefault="00165603">
            <w:pPr>
              <w:cnfStyle w:val="000000000000" w:firstRow="0" w:lastRow="0" w:firstColumn="0" w:lastColumn="0" w:oddVBand="0" w:evenVBand="0" w:oddHBand="0" w:evenHBand="0" w:firstRowFirstColumn="0" w:firstRowLastColumn="0" w:lastRowFirstColumn="0" w:lastRowLastColumn="0"/>
            </w:pPr>
            <w:r>
              <w:t>6.5</w:t>
            </w:r>
          </w:p>
        </w:tc>
        <w:tc>
          <w:tcPr>
            <w:tcW w:w="1376" w:type="dxa"/>
          </w:tcPr>
          <w:p w14:paraId="38A5C6AB" w14:textId="77777777" w:rsidR="008667A0" w:rsidRDefault="00165603">
            <w:pPr>
              <w:cnfStyle w:val="000000000000" w:firstRow="0" w:lastRow="0" w:firstColumn="0" w:lastColumn="0" w:oddVBand="0" w:evenVBand="0" w:oddHBand="0" w:evenHBand="0" w:firstRowFirstColumn="0" w:firstRowLastColumn="0" w:lastRowFirstColumn="0" w:lastRowLastColumn="0"/>
            </w:pPr>
            <w:r>
              <w:t>36.7</w:t>
            </w:r>
          </w:p>
        </w:tc>
        <w:tc>
          <w:tcPr>
            <w:tcW w:w="1376" w:type="dxa"/>
          </w:tcPr>
          <w:p w14:paraId="4AC36C4E" w14:textId="77777777" w:rsidR="008667A0" w:rsidRDefault="00165603">
            <w:pPr>
              <w:cnfStyle w:val="000000000000" w:firstRow="0" w:lastRow="0" w:firstColumn="0" w:lastColumn="0" w:oddVBand="0" w:evenVBand="0" w:oddHBand="0" w:evenHBand="0" w:firstRowFirstColumn="0" w:firstRowLastColumn="0" w:lastRowFirstColumn="0" w:lastRowLastColumn="0"/>
            </w:pPr>
            <w:r>
              <w:t>56.3</w:t>
            </w:r>
          </w:p>
        </w:tc>
        <w:tc>
          <w:tcPr>
            <w:tcW w:w="1376" w:type="dxa"/>
          </w:tcPr>
          <w:p w14:paraId="461ED28A" w14:textId="77777777" w:rsidR="008667A0" w:rsidRDefault="00165603">
            <w:pPr>
              <w:cnfStyle w:val="000000000000" w:firstRow="0" w:lastRow="0" w:firstColumn="0" w:lastColumn="0" w:oddVBand="0" w:evenVBand="0" w:oddHBand="0" w:evenHBand="0" w:firstRowFirstColumn="0" w:firstRowLastColumn="0" w:lastRowFirstColumn="0" w:lastRowLastColumn="0"/>
            </w:pPr>
            <w:r>
              <w:t>15.4</w:t>
            </w:r>
          </w:p>
        </w:tc>
      </w:tr>
      <w:tr w:rsidR="008667A0" w14:paraId="408FDDFF" w14:textId="77777777" w:rsidTr="008667A0">
        <w:tc>
          <w:tcPr>
            <w:cnfStyle w:val="001000000000" w:firstRow="0" w:lastRow="0" w:firstColumn="1" w:lastColumn="0" w:oddVBand="0" w:evenVBand="0" w:oddHBand="0" w:evenHBand="0" w:firstRowFirstColumn="0" w:firstRowLastColumn="0" w:lastRowFirstColumn="0" w:lastRowLastColumn="0"/>
            <w:tcW w:w="1376" w:type="dxa"/>
          </w:tcPr>
          <w:p w14:paraId="6C429F2A" w14:textId="2F768085" w:rsidR="008667A0" w:rsidRDefault="00165603">
            <w:r>
              <w:t xml:space="preserve">Atchison </w:t>
            </w:r>
            <w:r w:rsidR="00E24120">
              <w:t>Active</w:t>
            </w:r>
            <w:r>
              <w:t xml:space="preserve"> 100 P1</w:t>
            </w:r>
          </w:p>
        </w:tc>
        <w:tc>
          <w:tcPr>
            <w:tcW w:w="1376" w:type="dxa"/>
          </w:tcPr>
          <w:p w14:paraId="52E0F3EF" w14:textId="77777777" w:rsidR="008667A0" w:rsidRDefault="00165603">
            <w:pPr>
              <w:cnfStyle w:val="000000000000" w:firstRow="0" w:lastRow="0" w:firstColumn="0" w:lastColumn="0" w:oddVBand="0" w:evenVBand="0" w:oddHBand="0" w:evenHBand="0" w:firstRowFirstColumn="0" w:firstRowLastColumn="0" w:lastRowFirstColumn="0" w:lastRowLastColumn="0"/>
            </w:pPr>
            <w:r>
              <w:t>-40.3</w:t>
            </w:r>
          </w:p>
        </w:tc>
        <w:tc>
          <w:tcPr>
            <w:tcW w:w="1376" w:type="dxa"/>
          </w:tcPr>
          <w:p w14:paraId="1AFB0466" w14:textId="77777777" w:rsidR="008667A0" w:rsidRDefault="00165603">
            <w:pPr>
              <w:cnfStyle w:val="000000000000" w:firstRow="0" w:lastRow="0" w:firstColumn="0" w:lastColumn="0" w:oddVBand="0" w:evenVBand="0" w:oddHBand="0" w:evenHBand="0" w:firstRowFirstColumn="0" w:firstRowLastColumn="0" w:lastRowFirstColumn="0" w:lastRowLastColumn="0"/>
            </w:pPr>
            <w:r>
              <w:t>-23.7</w:t>
            </w:r>
          </w:p>
        </w:tc>
        <w:tc>
          <w:tcPr>
            <w:tcW w:w="1376" w:type="dxa"/>
          </w:tcPr>
          <w:p w14:paraId="2AE4781A" w14:textId="77777777" w:rsidR="008667A0" w:rsidRDefault="00165603">
            <w:pPr>
              <w:cnfStyle w:val="000000000000" w:firstRow="0" w:lastRow="0" w:firstColumn="0" w:lastColumn="0" w:oddVBand="0" w:evenVBand="0" w:oddHBand="0" w:evenHBand="0" w:firstRowFirstColumn="0" w:firstRowLastColumn="0" w:lastRowFirstColumn="0" w:lastRowLastColumn="0"/>
            </w:pPr>
            <w:r>
              <w:t>6.8</w:t>
            </w:r>
          </w:p>
        </w:tc>
        <w:tc>
          <w:tcPr>
            <w:tcW w:w="1376" w:type="dxa"/>
          </w:tcPr>
          <w:p w14:paraId="19E03605" w14:textId="77777777" w:rsidR="008667A0" w:rsidRDefault="00165603">
            <w:pPr>
              <w:cnfStyle w:val="000000000000" w:firstRow="0" w:lastRow="0" w:firstColumn="0" w:lastColumn="0" w:oddVBand="0" w:evenVBand="0" w:oddHBand="0" w:evenHBand="0" w:firstRowFirstColumn="0" w:firstRowLastColumn="0" w:lastRowFirstColumn="0" w:lastRowLastColumn="0"/>
            </w:pPr>
            <w:r>
              <w:t>37.4</w:t>
            </w:r>
          </w:p>
        </w:tc>
        <w:tc>
          <w:tcPr>
            <w:tcW w:w="1376" w:type="dxa"/>
          </w:tcPr>
          <w:p w14:paraId="4985169D" w14:textId="77777777" w:rsidR="008667A0" w:rsidRDefault="00165603">
            <w:pPr>
              <w:cnfStyle w:val="000000000000" w:firstRow="0" w:lastRow="0" w:firstColumn="0" w:lastColumn="0" w:oddVBand="0" w:evenVBand="0" w:oddHBand="0" w:evenHBand="0" w:firstRowFirstColumn="0" w:firstRowLastColumn="0" w:lastRowFirstColumn="0" w:lastRowLastColumn="0"/>
            </w:pPr>
            <w:r>
              <w:t>60.0</w:t>
            </w:r>
          </w:p>
        </w:tc>
        <w:tc>
          <w:tcPr>
            <w:tcW w:w="1376" w:type="dxa"/>
          </w:tcPr>
          <w:p w14:paraId="11C152BD" w14:textId="77777777" w:rsidR="008667A0" w:rsidRDefault="00165603">
            <w:pPr>
              <w:cnfStyle w:val="000000000000" w:firstRow="0" w:lastRow="0" w:firstColumn="0" w:lastColumn="0" w:oddVBand="0" w:evenVBand="0" w:oddHBand="0" w:evenHBand="0" w:firstRowFirstColumn="0" w:firstRowLastColumn="0" w:lastRowFirstColumn="0" w:lastRowLastColumn="0"/>
            </w:pPr>
            <w:r>
              <w:t>15.6</w:t>
            </w:r>
          </w:p>
        </w:tc>
      </w:tr>
      <w:tr w:rsidR="008667A0" w14:paraId="146D02C7" w14:textId="77777777" w:rsidTr="008667A0">
        <w:tc>
          <w:tcPr>
            <w:cnfStyle w:val="001000000000" w:firstRow="0" w:lastRow="0" w:firstColumn="1" w:lastColumn="0" w:oddVBand="0" w:evenVBand="0" w:oddHBand="0" w:evenHBand="0" w:firstRowFirstColumn="0" w:firstRowLastColumn="0" w:lastRowFirstColumn="0" w:lastRowLastColumn="0"/>
            <w:tcW w:w="1376" w:type="dxa"/>
          </w:tcPr>
          <w:p w14:paraId="6A446876" w14:textId="147AF51A" w:rsidR="008667A0" w:rsidRDefault="00165603">
            <w:r>
              <w:t xml:space="preserve">Atchison </w:t>
            </w:r>
            <w:r w:rsidR="00E24120">
              <w:t>Active</w:t>
            </w:r>
            <w:r>
              <w:t xml:space="preserve"> 100 P2</w:t>
            </w:r>
          </w:p>
        </w:tc>
        <w:tc>
          <w:tcPr>
            <w:tcW w:w="1376" w:type="dxa"/>
          </w:tcPr>
          <w:p w14:paraId="5D685520" w14:textId="77777777" w:rsidR="008667A0" w:rsidRDefault="00165603">
            <w:pPr>
              <w:cnfStyle w:val="000000000000" w:firstRow="0" w:lastRow="0" w:firstColumn="0" w:lastColumn="0" w:oddVBand="0" w:evenVBand="0" w:oddHBand="0" w:evenHBand="0" w:firstRowFirstColumn="0" w:firstRowLastColumn="0" w:lastRowFirstColumn="0" w:lastRowLastColumn="0"/>
            </w:pPr>
            <w:r>
              <w:t>-36.5</w:t>
            </w:r>
          </w:p>
        </w:tc>
        <w:tc>
          <w:tcPr>
            <w:tcW w:w="1376" w:type="dxa"/>
          </w:tcPr>
          <w:p w14:paraId="069699CD" w14:textId="77777777" w:rsidR="008667A0" w:rsidRDefault="00165603">
            <w:pPr>
              <w:cnfStyle w:val="000000000000" w:firstRow="0" w:lastRow="0" w:firstColumn="0" w:lastColumn="0" w:oddVBand="0" w:evenVBand="0" w:oddHBand="0" w:evenHBand="0" w:firstRowFirstColumn="0" w:firstRowLastColumn="0" w:lastRowFirstColumn="0" w:lastRowLastColumn="0"/>
            </w:pPr>
            <w:r>
              <w:t>-23.8</w:t>
            </w:r>
          </w:p>
        </w:tc>
        <w:tc>
          <w:tcPr>
            <w:tcW w:w="1376" w:type="dxa"/>
          </w:tcPr>
          <w:p w14:paraId="5A96F389" w14:textId="77777777" w:rsidR="008667A0" w:rsidRDefault="00165603">
            <w:pPr>
              <w:cnfStyle w:val="000000000000" w:firstRow="0" w:lastRow="0" w:firstColumn="0" w:lastColumn="0" w:oddVBand="0" w:evenVBand="0" w:oddHBand="0" w:evenHBand="0" w:firstRowFirstColumn="0" w:firstRowLastColumn="0" w:lastRowFirstColumn="0" w:lastRowLastColumn="0"/>
            </w:pPr>
            <w:r>
              <w:t>7.1</w:t>
            </w:r>
          </w:p>
        </w:tc>
        <w:tc>
          <w:tcPr>
            <w:tcW w:w="1376" w:type="dxa"/>
          </w:tcPr>
          <w:p w14:paraId="6C09B319" w14:textId="77777777" w:rsidR="008667A0" w:rsidRDefault="00165603">
            <w:pPr>
              <w:cnfStyle w:val="000000000000" w:firstRow="0" w:lastRow="0" w:firstColumn="0" w:lastColumn="0" w:oddVBand="0" w:evenVBand="0" w:oddHBand="0" w:evenHBand="0" w:firstRowFirstColumn="0" w:firstRowLastColumn="0" w:lastRowFirstColumn="0" w:lastRowLastColumn="0"/>
            </w:pPr>
            <w:r>
              <w:t>38.1</w:t>
            </w:r>
          </w:p>
        </w:tc>
        <w:tc>
          <w:tcPr>
            <w:tcW w:w="1376" w:type="dxa"/>
          </w:tcPr>
          <w:p w14:paraId="4B28A83D" w14:textId="77777777" w:rsidR="008667A0" w:rsidRDefault="00165603">
            <w:pPr>
              <w:cnfStyle w:val="000000000000" w:firstRow="0" w:lastRow="0" w:firstColumn="0" w:lastColumn="0" w:oddVBand="0" w:evenVBand="0" w:oddHBand="0" w:evenHBand="0" w:firstRowFirstColumn="0" w:firstRowLastColumn="0" w:lastRowFirstColumn="0" w:lastRowLastColumn="0"/>
            </w:pPr>
            <w:r>
              <w:t>53.6</w:t>
            </w:r>
          </w:p>
        </w:tc>
        <w:tc>
          <w:tcPr>
            <w:tcW w:w="1376" w:type="dxa"/>
          </w:tcPr>
          <w:p w14:paraId="71CB0433" w14:textId="77777777" w:rsidR="008667A0" w:rsidRDefault="00165603">
            <w:pPr>
              <w:cnfStyle w:val="000000000000" w:firstRow="0" w:lastRow="0" w:firstColumn="0" w:lastColumn="0" w:oddVBand="0" w:evenVBand="0" w:oddHBand="0" w:evenHBand="0" w:firstRowFirstColumn="0" w:firstRowLastColumn="0" w:lastRowFirstColumn="0" w:lastRowLastColumn="0"/>
            </w:pPr>
            <w:r>
              <w:t>15.8</w:t>
            </w:r>
          </w:p>
        </w:tc>
      </w:tr>
    </w:tbl>
    <w:p w14:paraId="07EB0BB8" w14:textId="77777777" w:rsidR="001A5D3F" w:rsidRDefault="001A5D3F">
      <w:pPr>
        <w:pStyle w:val="BodyStyle"/>
      </w:pPr>
    </w:p>
    <w:p w14:paraId="351055A6" w14:textId="70870C2D" w:rsidR="008667A0" w:rsidRDefault="00165603">
      <w:pPr>
        <w:pStyle w:val="BodyStyle"/>
      </w:pPr>
      <w:r>
        <w:t xml:space="preserve">With a confidence level of 95%, </w:t>
      </w:r>
    </w:p>
    <w:p w14:paraId="4EB29479" w14:textId="0F9428FE" w:rsidR="008667A0" w:rsidRDefault="00165603">
      <w:pPr>
        <w:pStyle w:val="listbullet0"/>
      </w:pPr>
      <w:r>
        <w:lastRenderedPageBreak/>
        <w:t xml:space="preserve">Atchison </w:t>
      </w:r>
      <w:r w:rsidR="00E24120">
        <w:t>Active</w:t>
      </w:r>
      <w:r>
        <w:t xml:space="preserve"> 20 Current SAA is expected to return between -19.5% p.a. and 32.8% p.a., with an average return of 6.6% p.a.</w:t>
      </w:r>
    </w:p>
    <w:p w14:paraId="33F6D7A0" w14:textId="7BA40831" w:rsidR="008667A0" w:rsidRDefault="00165603">
      <w:pPr>
        <w:pStyle w:val="listbullet0"/>
      </w:pPr>
      <w:r>
        <w:t xml:space="preserve">Atchison </w:t>
      </w:r>
      <w:r w:rsidR="00E24120">
        <w:t>Active</w:t>
      </w:r>
      <w:r>
        <w:t xml:space="preserve"> 20 P1 is expected to return between -22.7% p.a. and 37.1% p.a., with an average return of 7.2% p.a.</w:t>
      </w:r>
    </w:p>
    <w:p w14:paraId="1FBADDA8" w14:textId="1D302CBB" w:rsidR="008667A0" w:rsidRDefault="00165603">
      <w:pPr>
        <w:pStyle w:val="listbullet0"/>
      </w:pPr>
      <w:r>
        <w:t xml:space="preserve">Atchison </w:t>
      </w:r>
      <w:r w:rsidR="00E24120">
        <w:t>Active</w:t>
      </w:r>
      <w:r>
        <w:t xml:space="preserve"> 20 P2 is expected to return between -14.5% p.a. and 26.8% p.a., with an average return of 6.1% p.a.</w:t>
      </w:r>
    </w:p>
    <w:p w14:paraId="5ED64946" w14:textId="57CB3F5A" w:rsidR="008667A0" w:rsidRDefault="00165603">
      <w:pPr>
        <w:pStyle w:val="listbullet0"/>
      </w:pPr>
      <w:r>
        <w:t xml:space="preserve">Atchison </w:t>
      </w:r>
      <w:r w:rsidR="00E24120">
        <w:t>Active</w:t>
      </w:r>
      <w:r>
        <w:t xml:space="preserve"> 40 Current SAA is expected to return between -21.4% p.a. and 34.3% p.a., with an average return of 6.4% p.a.</w:t>
      </w:r>
    </w:p>
    <w:p w14:paraId="5DC5FB10" w14:textId="5CCCC911" w:rsidR="008667A0" w:rsidRDefault="00165603">
      <w:pPr>
        <w:pStyle w:val="listbullet0"/>
      </w:pPr>
      <w:r>
        <w:t xml:space="preserve">Atchison </w:t>
      </w:r>
      <w:r w:rsidR="00E24120">
        <w:t>Active</w:t>
      </w:r>
      <w:r>
        <w:t xml:space="preserve"> 40 P1 is expected to return between -23.1% p.a. and 37.3% p.a., with an average return of 7.1% p.a.</w:t>
      </w:r>
    </w:p>
    <w:p w14:paraId="0F3D7F97" w14:textId="3CA4EDE0" w:rsidR="008667A0" w:rsidRDefault="00165603">
      <w:pPr>
        <w:pStyle w:val="listbullet0"/>
      </w:pPr>
      <w:r>
        <w:t xml:space="preserve">Atchison </w:t>
      </w:r>
      <w:r w:rsidR="00E24120">
        <w:t>Active</w:t>
      </w:r>
      <w:r>
        <w:t xml:space="preserve"> 40 P2 is expected to return between -17.3% p.a. and 29.7% p.a., with an average return of 6.2% p.a.</w:t>
      </w:r>
    </w:p>
    <w:p w14:paraId="4554711D" w14:textId="12E35CCD" w:rsidR="008667A0" w:rsidRDefault="00165603">
      <w:pPr>
        <w:pStyle w:val="listbullet0"/>
      </w:pPr>
      <w:r>
        <w:t xml:space="preserve">Atchison </w:t>
      </w:r>
      <w:r w:rsidR="00E24120">
        <w:t>Active</w:t>
      </w:r>
      <w:r>
        <w:t xml:space="preserve"> 55 Current SAA is expected to return between -23.1% p.a. and 37.0% p.a., with an average return of 6.9% p.a.</w:t>
      </w:r>
    </w:p>
    <w:p w14:paraId="53843449" w14:textId="40FA636C" w:rsidR="008667A0" w:rsidRDefault="00165603">
      <w:pPr>
        <w:pStyle w:val="listbullet0"/>
      </w:pPr>
      <w:r>
        <w:t xml:space="preserve">Atchison </w:t>
      </w:r>
      <w:r w:rsidR="00E24120">
        <w:t>Active</w:t>
      </w:r>
      <w:r>
        <w:t xml:space="preserve"> 55 P1 is expected to return between -21.3% p.a. and 36.8% p.a., with an average return of 7.8% p.a.</w:t>
      </w:r>
    </w:p>
    <w:p w14:paraId="11D6AAB1" w14:textId="7F4A99F6" w:rsidR="008667A0" w:rsidRDefault="00165603">
      <w:pPr>
        <w:pStyle w:val="listbullet0"/>
      </w:pPr>
      <w:r>
        <w:t xml:space="preserve">Atchison </w:t>
      </w:r>
      <w:r w:rsidR="00E24120">
        <w:t>Active</w:t>
      </w:r>
      <w:r>
        <w:t xml:space="preserve"> 55 P2 is expected to return between -17.1% p.a. and 31.2% p.a., with an average return of 7.0% p.a.</w:t>
      </w:r>
    </w:p>
    <w:p w14:paraId="735EF76E" w14:textId="0D44CBFF" w:rsidR="008667A0" w:rsidRDefault="00165603">
      <w:pPr>
        <w:pStyle w:val="listbullet0"/>
      </w:pPr>
      <w:r>
        <w:t xml:space="preserve">Atchison </w:t>
      </w:r>
      <w:r w:rsidR="00E24120">
        <w:t>Active</w:t>
      </w:r>
      <w:r>
        <w:t xml:space="preserve"> 70 Current SAA is expected to return between -23.1% p.a. and 36.5% p.a., with an average return of 6.7% p.a.</w:t>
      </w:r>
    </w:p>
    <w:p w14:paraId="1D471A78" w14:textId="34BB9462" w:rsidR="008667A0" w:rsidRDefault="00165603">
      <w:pPr>
        <w:pStyle w:val="listbullet0"/>
      </w:pPr>
      <w:r>
        <w:t xml:space="preserve">Atchison </w:t>
      </w:r>
      <w:r w:rsidR="00E24120">
        <w:t>Active</w:t>
      </w:r>
      <w:r>
        <w:t xml:space="preserve"> 70 P1 is expected to return between -24.2% p.a. and 39.1% p.a., with an average return of 7.4% p.a.</w:t>
      </w:r>
    </w:p>
    <w:p w14:paraId="4BCF2976" w14:textId="55E3A90E" w:rsidR="008667A0" w:rsidRDefault="00165603">
      <w:pPr>
        <w:pStyle w:val="listbullet0"/>
      </w:pPr>
      <w:r>
        <w:t xml:space="preserve">Atchison </w:t>
      </w:r>
      <w:r w:rsidR="00E24120">
        <w:t>Active</w:t>
      </w:r>
      <w:r>
        <w:t xml:space="preserve"> 70 P2 is expected to return between -20.9% p.a. and 35.9% p.a., with an average return of 7.5% p.a.</w:t>
      </w:r>
    </w:p>
    <w:p w14:paraId="657672B9" w14:textId="43CF5C98" w:rsidR="008667A0" w:rsidRDefault="00165603">
      <w:pPr>
        <w:pStyle w:val="listbullet0"/>
      </w:pPr>
      <w:r>
        <w:t xml:space="preserve">Atchison </w:t>
      </w:r>
      <w:r w:rsidR="00E24120">
        <w:t>Active</w:t>
      </w:r>
      <w:r>
        <w:t xml:space="preserve"> 85 Current SAA is expected to return between -23.0% p.a. and 38.0% p.a., with an average return of 7.5% p.a.</w:t>
      </w:r>
    </w:p>
    <w:p w14:paraId="0C1C21C4" w14:textId="3AF4FADC" w:rsidR="008667A0" w:rsidRDefault="00165603">
      <w:pPr>
        <w:pStyle w:val="listbullet0"/>
      </w:pPr>
      <w:r>
        <w:t xml:space="preserve">Atchison </w:t>
      </w:r>
      <w:r w:rsidR="00E24120">
        <w:t>Active</w:t>
      </w:r>
      <w:r>
        <w:t xml:space="preserve"> 85 P1 is expected to return between -22.8% p.a. and 38.6% p.a., with an average return of 7.9% p.a.</w:t>
      </w:r>
    </w:p>
    <w:p w14:paraId="2E4807AA" w14:textId="768B2CD1" w:rsidR="008667A0" w:rsidRDefault="00165603">
      <w:pPr>
        <w:pStyle w:val="listbullet0"/>
      </w:pPr>
      <w:r>
        <w:t xml:space="preserve">Atchison </w:t>
      </w:r>
      <w:r w:rsidR="00E24120">
        <w:t>Active</w:t>
      </w:r>
      <w:r>
        <w:t xml:space="preserve"> 85 P2 is expected to return between -19.8% p.a. and 33.4% p.a., with an average return of 6.8% p.a.</w:t>
      </w:r>
    </w:p>
    <w:p w14:paraId="1C5AC5B9" w14:textId="33F3E6ED" w:rsidR="008667A0" w:rsidRDefault="00165603">
      <w:pPr>
        <w:pStyle w:val="listbullet0"/>
      </w:pPr>
      <w:r>
        <w:t xml:space="preserve">Atchison </w:t>
      </w:r>
      <w:r w:rsidR="00E24120">
        <w:t>Active</w:t>
      </w:r>
      <w:r>
        <w:t xml:space="preserve"> 100 Current SAA is expected to return between -23.7% p.a. and 36.7% p.a., with an average return of 6.5% p.a.</w:t>
      </w:r>
    </w:p>
    <w:p w14:paraId="61601030" w14:textId="1F98FF75" w:rsidR="008667A0" w:rsidRDefault="00165603">
      <w:pPr>
        <w:pStyle w:val="listbullet0"/>
      </w:pPr>
      <w:r>
        <w:t xml:space="preserve">Atchison </w:t>
      </w:r>
      <w:r w:rsidR="00E24120">
        <w:t>Active</w:t>
      </w:r>
      <w:r>
        <w:t xml:space="preserve"> 100 P1 is expected to return between -23.7% p.a. and 37.4% p.a., with an average return of 6.8% p.a.</w:t>
      </w:r>
    </w:p>
    <w:p w14:paraId="3D59F44E" w14:textId="765BB477" w:rsidR="008667A0" w:rsidRDefault="00165603">
      <w:pPr>
        <w:pStyle w:val="listbullet0"/>
      </w:pPr>
      <w:r>
        <w:t xml:space="preserve">Atchison </w:t>
      </w:r>
      <w:r w:rsidR="00E24120">
        <w:t>Active</w:t>
      </w:r>
      <w:r>
        <w:t xml:space="preserve"> 100 P2 is expected to return between -23.8% p.a. and 38.1% p.a., with an average return of 7.1% p.a.</w:t>
      </w:r>
    </w:p>
    <w:p w14:paraId="3EFE1945" w14:textId="77777777" w:rsidR="008667A0" w:rsidRDefault="00165603">
      <w:pPr>
        <w:pStyle w:val="Heading3"/>
      </w:pPr>
      <w:bookmarkStart w:id="2435" w:name="_Toc147237965"/>
      <w:r>
        <w:t>Risk Analysis</w:t>
      </w:r>
      <w:bookmarkEnd w:id="2435"/>
    </w:p>
    <w:p w14:paraId="351C4A1A" w14:textId="77777777" w:rsidR="008667A0" w:rsidRDefault="00165603">
      <w:pPr>
        <w:pStyle w:val="BodyStyle"/>
      </w:pPr>
      <w:r>
        <w:t>Table 31 shows the expected number of negative years for the strategic asset allocations relative to their respective number of negative annual returns over any 20-year period as proxied by their current risk disclosures (Standard Risk Measure):</w:t>
      </w:r>
    </w:p>
    <w:p w14:paraId="19539FB7" w14:textId="77777777" w:rsidR="008667A0" w:rsidRDefault="00165603">
      <w:pPr>
        <w:pStyle w:val="listbullet0"/>
      </w:pPr>
      <w:r>
        <w:t>Forecasted returns and volatility of returns, and</w:t>
      </w:r>
    </w:p>
    <w:p w14:paraId="3822E1E8" w14:textId="77777777" w:rsidR="008667A0" w:rsidRDefault="00165603">
      <w:pPr>
        <w:pStyle w:val="listbullet0"/>
      </w:pPr>
      <w:r>
        <w:t>Simulated 1,000 scenarios of 20-year investment periods. Assessment for the scenario stress testing was conducted on basis of the average number of negative annual returns.</w:t>
      </w:r>
    </w:p>
    <w:p w14:paraId="65C67819" w14:textId="77777777" w:rsidR="001A5D3F" w:rsidRPr="001A5D3F" w:rsidRDefault="001A5D3F" w:rsidP="001A5D3F"/>
    <w:p w14:paraId="2D41647D" w14:textId="77777777" w:rsidR="008667A0" w:rsidRDefault="00165603">
      <w:pPr>
        <w:pStyle w:val="T-Title"/>
      </w:pPr>
      <w:r>
        <w:t>Table 31: Number of Negative Annual Returns in a 20-year Period</w:t>
      </w:r>
    </w:p>
    <w:tbl>
      <w:tblPr>
        <w:tblStyle w:val="Table2"/>
        <w:tblW w:w="0" w:type="auto"/>
        <w:tblLook w:val="04A0" w:firstRow="1" w:lastRow="0" w:firstColumn="1" w:lastColumn="0" w:noHBand="0" w:noVBand="1"/>
      </w:tblPr>
      <w:tblGrid>
        <w:gridCol w:w="4816"/>
        <w:gridCol w:w="4816"/>
      </w:tblGrid>
      <w:tr w:rsidR="008667A0" w14:paraId="7274648C"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6" w:type="dxa"/>
          </w:tcPr>
          <w:p w14:paraId="40B8D5C5" w14:textId="77777777" w:rsidR="008667A0" w:rsidRDefault="00165603">
            <w:r>
              <w:t>Investment Option</w:t>
            </w:r>
          </w:p>
        </w:tc>
        <w:tc>
          <w:tcPr>
            <w:tcW w:w="4816" w:type="dxa"/>
          </w:tcPr>
          <w:p w14:paraId="0DEDAF8D" w14:textId="77777777" w:rsidR="008667A0" w:rsidRDefault="00165603">
            <w:pPr>
              <w:cnfStyle w:val="100000000000" w:firstRow="1" w:lastRow="0" w:firstColumn="0" w:lastColumn="0" w:oddVBand="0" w:evenVBand="0" w:oddHBand="0" w:evenHBand="0" w:firstRowFirstColumn="0" w:firstRowLastColumn="0" w:lastRowFirstColumn="0" w:lastRowLastColumn="0"/>
            </w:pPr>
            <w:r>
              <w:t>Negative Annual Returns</w:t>
            </w:r>
          </w:p>
        </w:tc>
      </w:tr>
      <w:tr w:rsidR="008667A0" w14:paraId="557AF1A7"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76425521" w14:textId="74E79F1C" w:rsidR="008667A0" w:rsidRDefault="00165603">
            <w:r>
              <w:t xml:space="preserve">Atchison </w:t>
            </w:r>
            <w:r w:rsidR="00E24120">
              <w:t>Active</w:t>
            </w:r>
            <w:r>
              <w:t xml:space="preserve"> 20 Current SAA</w:t>
            </w:r>
          </w:p>
        </w:tc>
        <w:tc>
          <w:tcPr>
            <w:tcW w:w="4816" w:type="dxa"/>
          </w:tcPr>
          <w:p w14:paraId="69C8C002"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43566271"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68958735" w14:textId="6553803E" w:rsidR="008667A0" w:rsidRDefault="00165603">
            <w:r>
              <w:t xml:space="preserve">Atchison </w:t>
            </w:r>
            <w:r w:rsidR="00E24120">
              <w:t>Active</w:t>
            </w:r>
            <w:r>
              <w:t xml:space="preserve"> 20 P1</w:t>
            </w:r>
          </w:p>
        </w:tc>
        <w:tc>
          <w:tcPr>
            <w:tcW w:w="4816" w:type="dxa"/>
          </w:tcPr>
          <w:p w14:paraId="4B70D98A"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5D7D7344"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640B64B0" w14:textId="738CA76A" w:rsidR="008667A0" w:rsidRDefault="00165603">
            <w:r>
              <w:t xml:space="preserve">Atchison </w:t>
            </w:r>
            <w:r w:rsidR="00E24120">
              <w:t>Active</w:t>
            </w:r>
            <w:r>
              <w:t xml:space="preserve"> 20 P2</w:t>
            </w:r>
          </w:p>
        </w:tc>
        <w:tc>
          <w:tcPr>
            <w:tcW w:w="4816" w:type="dxa"/>
          </w:tcPr>
          <w:p w14:paraId="24229366" w14:textId="77777777" w:rsidR="008667A0" w:rsidRDefault="00165603">
            <w:pPr>
              <w:cnfStyle w:val="000000000000" w:firstRow="0" w:lastRow="0" w:firstColumn="0" w:lastColumn="0" w:oddVBand="0" w:evenVBand="0" w:oddHBand="0" w:evenHBand="0" w:firstRowFirstColumn="0" w:firstRowLastColumn="0" w:lastRowFirstColumn="0" w:lastRowLastColumn="0"/>
            </w:pPr>
            <w:r>
              <w:t>5</w:t>
            </w:r>
          </w:p>
        </w:tc>
      </w:tr>
      <w:tr w:rsidR="008667A0" w14:paraId="3D1437D6"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30BBCEEC" w14:textId="6676A1AD" w:rsidR="008667A0" w:rsidRDefault="00165603">
            <w:r>
              <w:t xml:space="preserve">Atchison </w:t>
            </w:r>
            <w:r w:rsidR="00E24120">
              <w:t>Active</w:t>
            </w:r>
            <w:r>
              <w:t xml:space="preserve"> 40 Current SAA</w:t>
            </w:r>
          </w:p>
        </w:tc>
        <w:tc>
          <w:tcPr>
            <w:tcW w:w="4816" w:type="dxa"/>
          </w:tcPr>
          <w:p w14:paraId="2FFDF7B2"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3A9DE0F7"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4BAEF438" w14:textId="616BBF8E" w:rsidR="008667A0" w:rsidRDefault="00165603">
            <w:r>
              <w:t xml:space="preserve">Atchison </w:t>
            </w:r>
            <w:r w:rsidR="00E24120">
              <w:t>Active</w:t>
            </w:r>
            <w:r>
              <w:t xml:space="preserve"> 40 P1</w:t>
            </w:r>
          </w:p>
        </w:tc>
        <w:tc>
          <w:tcPr>
            <w:tcW w:w="4816" w:type="dxa"/>
          </w:tcPr>
          <w:p w14:paraId="11DBDC44"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669669EB"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55CC296A" w14:textId="14B6FC3C" w:rsidR="008667A0" w:rsidRDefault="00165603">
            <w:r>
              <w:t xml:space="preserve">Atchison </w:t>
            </w:r>
            <w:r w:rsidR="00E24120">
              <w:t>Active</w:t>
            </w:r>
            <w:r>
              <w:t xml:space="preserve"> 40 P2</w:t>
            </w:r>
          </w:p>
        </w:tc>
        <w:tc>
          <w:tcPr>
            <w:tcW w:w="4816" w:type="dxa"/>
          </w:tcPr>
          <w:p w14:paraId="145D9E81"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206FDF57"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336A38E9" w14:textId="0B2CEA23" w:rsidR="008667A0" w:rsidRDefault="00165603">
            <w:r>
              <w:t xml:space="preserve">Atchison </w:t>
            </w:r>
            <w:r w:rsidR="00E24120">
              <w:t>Active</w:t>
            </w:r>
            <w:r>
              <w:t xml:space="preserve"> 55 Current SAA</w:t>
            </w:r>
          </w:p>
        </w:tc>
        <w:tc>
          <w:tcPr>
            <w:tcW w:w="4816" w:type="dxa"/>
          </w:tcPr>
          <w:p w14:paraId="0D1602A3"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339535B4"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7ED7C1F3" w14:textId="21C3F3DE" w:rsidR="008667A0" w:rsidRDefault="00165603">
            <w:r>
              <w:t xml:space="preserve">Atchison </w:t>
            </w:r>
            <w:r w:rsidR="00E24120">
              <w:t>Active</w:t>
            </w:r>
            <w:r>
              <w:t xml:space="preserve"> 55 P1</w:t>
            </w:r>
          </w:p>
        </w:tc>
        <w:tc>
          <w:tcPr>
            <w:tcW w:w="4816" w:type="dxa"/>
          </w:tcPr>
          <w:p w14:paraId="36389412" w14:textId="77777777" w:rsidR="008667A0" w:rsidRDefault="00165603">
            <w:pPr>
              <w:cnfStyle w:val="000000000000" w:firstRow="0" w:lastRow="0" w:firstColumn="0" w:lastColumn="0" w:oddVBand="0" w:evenVBand="0" w:oddHBand="0" w:evenHBand="0" w:firstRowFirstColumn="0" w:firstRowLastColumn="0" w:lastRowFirstColumn="0" w:lastRowLastColumn="0"/>
            </w:pPr>
            <w:r>
              <w:t>5</w:t>
            </w:r>
          </w:p>
        </w:tc>
      </w:tr>
      <w:tr w:rsidR="008667A0" w14:paraId="34B70D63"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7E3A18F2" w14:textId="4BF750B4" w:rsidR="008667A0" w:rsidRDefault="00165603">
            <w:r>
              <w:t xml:space="preserve">Atchison </w:t>
            </w:r>
            <w:r w:rsidR="00E24120">
              <w:t>Active</w:t>
            </w:r>
            <w:r>
              <w:t xml:space="preserve"> 55 P2</w:t>
            </w:r>
          </w:p>
        </w:tc>
        <w:tc>
          <w:tcPr>
            <w:tcW w:w="4816" w:type="dxa"/>
          </w:tcPr>
          <w:p w14:paraId="15DC04F6" w14:textId="77777777" w:rsidR="008667A0" w:rsidRDefault="00165603">
            <w:pPr>
              <w:cnfStyle w:val="000000000000" w:firstRow="0" w:lastRow="0" w:firstColumn="0" w:lastColumn="0" w:oddVBand="0" w:evenVBand="0" w:oddHBand="0" w:evenHBand="0" w:firstRowFirstColumn="0" w:firstRowLastColumn="0" w:lastRowFirstColumn="0" w:lastRowLastColumn="0"/>
            </w:pPr>
            <w:r>
              <w:t>5</w:t>
            </w:r>
          </w:p>
        </w:tc>
      </w:tr>
      <w:tr w:rsidR="008667A0" w14:paraId="6F8CCB02"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6D895565" w14:textId="4FC38195" w:rsidR="008667A0" w:rsidRDefault="00165603">
            <w:r>
              <w:t xml:space="preserve">Atchison </w:t>
            </w:r>
            <w:r w:rsidR="00E24120">
              <w:t>Active</w:t>
            </w:r>
            <w:r>
              <w:t xml:space="preserve"> 70 Current SAA</w:t>
            </w:r>
          </w:p>
        </w:tc>
        <w:tc>
          <w:tcPr>
            <w:tcW w:w="4816" w:type="dxa"/>
          </w:tcPr>
          <w:p w14:paraId="489DFA01"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7C69A2E3"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0754F2FB" w14:textId="690DB39A" w:rsidR="008667A0" w:rsidRDefault="00165603">
            <w:r>
              <w:t xml:space="preserve">Atchison </w:t>
            </w:r>
            <w:r w:rsidR="00E24120">
              <w:t>Active</w:t>
            </w:r>
            <w:r>
              <w:t xml:space="preserve"> 70 P1</w:t>
            </w:r>
          </w:p>
        </w:tc>
        <w:tc>
          <w:tcPr>
            <w:tcW w:w="4816" w:type="dxa"/>
          </w:tcPr>
          <w:p w14:paraId="60FA4659"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05DE4F2F"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7B9AE781" w14:textId="77E0548B" w:rsidR="008667A0" w:rsidRDefault="00165603">
            <w:r>
              <w:t xml:space="preserve">Atchison </w:t>
            </w:r>
            <w:r w:rsidR="00E24120">
              <w:t>Active</w:t>
            </w:r>
            <w:r>
              <w:t xml:space="preserve"> 70 P2</w:t>
            </w:r>
          </w:p>
        </w:tc>
        <w:tc>
          <w:tcPr>
            <w:tcW w:w="4816" w:type="dxa"/>
          </w:tcPr>
          <w:p w14:paraId="00B0489D"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3544BA07"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3C906EA1" w14:textId="6360702C" w:rsidR="008667A0" w:rsidRDefault="00165603">
            <w:r>
              <w:t xml:space="preserve">Atchison </w:t>
            </w:r>
            <w:r w:rsidR="00E24120">
              <w:t>Active</w:t>
            </w:r>
            <w:r>
              <w:t xml:space="preserve"> 85 Current SAA</w:t>
            </w:r>
          </w:p>
        </w:tc>
        <w:tc>
          <w:tcPr>
            <w:tcW w:w="4816" w:type="dxa"/>
          </w:tcPr>
          <w:p w14:paraId="0BF0F070"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47C95DEF"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28A16102" w14:textId="1F0E1A72" w:rsidR="008667A0" w:rsidRDefault="00165603">
            <w:r>
              <w:t xml:space="preserve">Atchison </w:t>
            </w:r>
            <w:r w:rsidR="00E24120">
              <w:t>Active</w:t>
            </w:r>
            <w:r>
              <w:t xml:space="preserve"> 85 P1</w:t>
            </w:r>
          </w:p>
        </w:tc>
        <w:tc>
          <w:tcPr>
            <w:tcW w:w="4816" w:type="dxa"/>
          </w:tcPr>
          <w:p w14:paraId="5213419F"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073AD4ED"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13256641" w14:textId="13B57A54" w:rsidR="008667A0" w:rsidRDefault="00165603">
            <w:r>
              <w:t xml:space="preserve">Atchison </w:t>
            </w:r>
            <w:r w:rsidR="00E24120">
              <w:t>Active</w:t>
            </w:r>
            <w:r>
              <w:t xml:space="preserve"> 85 P2</w:t>
            </w:r>
          </w:p>
        </w:tc>
        <w:tc>
          <w:tcPr>
            <w:tcW w:w="4816" w:type="dxa"/>
          </w:tcPr>
          <w:p w14:paraId="1CD08995"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40041923"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7707399F" w14:textId="3020216D" w:rsidR="008667A0" w:rsidRDefault="00165603">
            <w:r>
              <w:t xml:space="preserve">Atchison </w:t>
            </w:r>
            <w:r w:rsidR="00E24120">
              <w:t>Active</w:t>
            </w:r>
            <w:r>
              <w:t xml:space="preserve"> 100 Current SAA</w:t>
            </w:r>
          </w:p>
        </w:tc>
        <w:tc>
          <w:tcPr>
            <w:tcW w:w="4816" w:type="dxa"/>
          </w:tcPr>
          <w:p w14:paraId="6B3A8B6F"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439BAE91"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78451845" w14:textId="6AD84FE4" w:rsidR="008667A0" w:rsidRDefault="00165603">
            <w:r>
              <w:t xml:space="preserve">Atchison </w:t>
            </w:r>
            <w:r w:rsidR="00E24120">
              <w:t>Active</w:t>
            </w:r>
            <w:r>
              <w:t xml:space="preserve"> 100 P1</w:t>
            </w:r>
          </w:p>
        </w:tc>
        <w:tc>
          <w:tcPr>
            <w:tcW w:w="4816" w:type="dxa"/>
          </w:tcPr>
          <w:p w14:paraId="0DC116FD"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3C85D071"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4684D587" w14:textId="00884401" w:rsidR="008667A0" w:rsidRDefault="00165603">
            <w:r>
              <w:t xml:space="preserve">Atchison </w:t>
            </w:r>
            <w:r w:rsidR="00E24120">
              <w:t>Active</w:t>
            </w:r>
            <w:r>
              <w:t xml:space="preserve"> 100 P2</w:t>
            </w:r>
          </w:p>
        </w:tc>
        <w:tc>
          <w:tcPr>
            <w:tcW w:w="4816" w:type="dxa"/>
          </w:tcPr>
          <w:p w14:paraId="7100889D"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bl>
    <w:p w14:paraId="749A5DFB" w14:textId="77777777" w:rsidR="008667A0" w:rsidRDefault="00165603">
      <w:pPr>
        <w:pStyle w:val="Heading2"/>
      </w:pPr>
      <w:bookmarkStart w:id="2436" w:name="_Toc147237966"/>
      <w:r>
        <w:t>Trigger levels</w:t>
      </w:r>
      <w:bookmarkEnd w:id="2436"/>
    </w:p>
    <w:p w14:paraId="61146BB4" w14:textId="77777777" w:rsidR="008667A0" w:rsidRDefault="00165603">
      <w:pPr>
        <w:pStyle w:val="BodyStyle"/>
      </w:pPr>
      <w:r>
        <w:t>Whilst it is proposed that Atchison be reviewed annually, a trigger level has been defined to approximate a loss or minimum return that will erode the level of confidence in achieving the investment objective of Atchison over the defined investment horizon to a probability of less than 50%.</w:t>
      </w:r>
    </w:p>
    <w:p w14:paraId="6774CC9A" w14:textId="77777777" w:rsidR="008667A0" w:rsidRDefault="00165603">
      <w:pPr>
        <w:pStyle w:val="BodyStyle"/>
      </w:pPr>
      <w:r>
        <w:t>On a quarterly basis, performance of Atchison is to be monitored against the trigger level to ensure that Atchison maintains at least a 50% probability to achieve its investment objective</w:t>
      </w:r>
    </w:p>
    <w:p w14:paraId="06DA2596" w14:textId="77777777" w:rsidR="008667A0" w:rsidRDefault="00165603">
      <w:pPr>
        <w:pStyle w:val="BodyStyle"/>
      </w:pPr>
      <w:r>
        <w:t>A breach of the trigger level i.e. a defined loss or minimum return to be achieved by Atchison between formal annual reviews, should prompt a review of the causes of the loss and/or reconsider the ongoing suitability of Atchison underlying strategy.</w:t>
      </w:r>
    </w:p>
    <w:p w14:paraId="79E0A5B5" w14:textId="77777777" w:rsidR="008667A0" w:rsidRDefault="00165603">
      <w:pPr>
        <w:pStyle w:val="BodyStyle"/>
      </w:pPr>
      <w:r>
        <w:t>Trigger level have been determined for Atchison and provided in Table 32 below.</w:t>
      </w:r>
    </w:p>
    <w:p w14:paraId="3A421620" w14:textId="77777777" w:rsidR="008667A0" w:rsidRDefault="00165603">
      <w:pPr>
        <w:pStyle w:val="T-Title"/>
      </w:pPr>
      <w:r>
        <w:t>Table 32: Trigger Levels</w:t>
      </w:r>
    </w:p>
    <w:tbl>
      <w:tblPr>
        <w:tblStyle w:val="Table2"/>
        <w:tblW w:w="0" w:type="auto"/>
        <w:tblLook w:val="04A0" w:firstRow="1" w:lastRow="0" w:firstColumn="1" w:lastColumn="0" w:noHBand="0" w:noVBand="1"/>
      </w:tblPr>
      <w:tblGrid>
        <w:gridCol w:w="4816"/>
        <w:gridCol w:w="4816"/>
      </w:tblGrid>
      <w:tr w:rsidR="008667A0" w14:paraId="70379660"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6" w:type="dxa"/>
          </w:tcPr>
          <w:p w14:paraId="1457AFC1" w14:textId="77777777" w:rsidR="008667A0" w:rsidRDefault="00165603">
            <w:r>
              <w:t>Portfolios</w:t>
            </w:r>
          </w:p>
        </w:tc>
        <w:tc>
          <w:tcPr>
            <w:tcW w:w="4816" w:type="dxa"/>
          </w:tcPr>
          <w:p w14:paraId="02FE48B2" w14:textId="77777777" w:rsidR="008667A0" w:rsidRDefault="00165603">
            <w:pPr>
              <w:cnfStyle w:val="100000000000" w:firstRow="1" w:lastRow="0" w:firstColumn="0" w:lastColumn="0" w:oddVBand="0" w:evenVBand="0" w:oddHBand="0" w:evenHBand="0" w:firstRowFirstColumn="0" w:firstRowLastColumn="0" w:lastRowFirstColumn="0" w:lastRowLastColumn="0"/>
            </w:pPr>
            <w:r>
              <w:t>Trigger Level(% p.a.)</w:t>
            </w:r>
          </w:p>
        </w:tc>
      </w:tr>
      <w:tr w:rsidR="008667A0" w14:paraId="4563E2FF"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1F90C62F" w14:textId="1989D3E9" w:rsidR="008667A0" w:rsidRDefault="00165603">
            <w:r>
              <w:t xml:space="preserve">Atchison </w:t>
            </w:r>
            <w:r w:rsidR="00E24120">
              <w:t>Active</w:t>
            </w:r>
            <w:r>
              <w:t xml:space="preserve"> 20 Current SAA</w:t>
            </w:r>
          </w:p>
        </w:tc>
        <w:tc>
          <w:tcPr>
            <w:tcW w:w="4816" w:type="dxa"/>
          </w:tcPr>
          <w:p w14:paraId="100FB372" w14:textId="77777777" w:rsidR="008667A0" w:rsidRDefault="00165603">
            <w:pPr>
              <w:cnfStyle w:val="000000000000" w:firstRow="0" w:lastRow="0" w:firstColumn="0" w:lastColumn="0" w:oddVBand="0" w:evenVBand="0" w:oddHBand="0" w:evenHBand="0" w:firstRowFirstColumn="0" w:firstRowLastColumn="0" w:lastRowFirstColumn="0" w:lastRowLastColumn="0"/>
            </w:pPr>
            <w:r>
              <w:t>-3.9</w:t>
            </w:r>
          </w:p>
        </w:tc>
      </w:tr>
      <w:tr w:rsidR="008667A0" w14:paraId="7D7A4EC1"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24082E86" w14:textId="476F0E47" w:rsidR="008667A0" w:rsidRDefault="00165603">
            <w:r>
              <w:t xml:space="preserve">Atchison </w:t>
            </w:r>
            <w:r w:rsidR="00E24120">
              <w:t>Active</w:t>
            </w:r>
            <w:r>
              <w:t xml:space="preserve"> 20 P1</w:t>
            </w:r>
          </w:p>
        </w:tc>
        <w:tc>
          <w:tcPr>
            <w:tcW w:w="4816" w:type="dxa"/>
          </w:tcPr>
          <w:p w14:paraId="68ED9502" w14:textId="77777777" w:rsidR="008667A0" w:rsidRDefault="00165603">
            <w:pPr>
              <w:cnfStyle w:val="000000000000" w:firstRow="0" w:lastRow="0" w:firstColumn="0" w:lastColumn="0" w:oddVBand="0" w:evenVBand="0" w:oddHBand="0" w:evenHBand="0" w:firstRowFirstColumn="0" w:firstRowLastColumn="0" w:lastRowFirstColumn="0" w:lastRowLastColumn="0"/>
            </w:pPr>
            <w:r>
              <w:t>-5.2</w:t>
            </w:r>
          </w:p>
        </w:tc>
      </w:tr>
      <w:tr w:rsidR="008667A0" w14:paraId="56A0BCA3"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582C4AEE" w14:textId="76CEA7FC" w:rsidR="008667A0" w:rsidRDefault="00165603">
            <w:r>
              <w:t xml:space="preserve">Atchison </w:t>
            </w:r>
            <w:r w:rsidR="00E24120">
              <w:t>Active</w:t>
            </w:r>
            <w:r>
              <w:t xml:space="preserve"> 20 P2</w:t>
            </w:r>
          </w:p>
        </w:tc>
        <w:tc>
          <w:tcPr>
            <w:tcW w:w="4816" w:type="dxa"/>
          </w:tcPr>
          <w:p w14:paraId="36438060" w14:textId="77777777" w:rsidR="008667A0" w:rsidRDefault="00165603">
            <w:pPr>
              <w:cnfStyle w:val="000000000000" w:firstRow="0" w:lastRow="0" w:firstColumn="0" w:lastColumn="0" w:oddVBand="0" w:evenVBand="0" w:oddHBand="0" w:evenHBand="0" w:firstRowFirstColumn="0" w:firstRowLastColumn="0" w:lastRowFirstColumn="0" w:lastRowLastColumn="0"/>
            </w:pPr>
            <w:r>
              <w:t>-2.2</w:t>
            </w:r>
          </w:p>
        </w:tc>
      </w:tr>
      <w:tr w:rsidR="008667A0" w14:paraId="364892F9"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6F71AA47" w14:textId="74DCB2BD" w:rsidR="008667A0" w:rsidRDefault="00165603">
            <w:r>
              <w:t xml:space="preserve">Atchison </w:t>
            </w:r>
            <w:r w:rsidR="00E24120">
              <w:t>Active</w:t>
            </w:r>
            <w:r>
              <w:t xml:space="preserve"> 40 Current SAA</w:t>
            </w:r>
          </w:p>
        </w:tc>
        <w:tc>
          <w:tcPr>
            <w:tcW w:w="4816" w:type="dxa"/>
          </w:tcPr>
          <w:p w14:paraId="769E69AA" w14:textId="77777777" w:rsidR="008667A0" w:rsidRDefault="00165603">
            <w:pPr>
              <w:cnfStyle w:val="000000000000" w:firstRow="0" w:lastRow="0" w:firstColumn="0" w:lastColumn="0" w:oddVBand="0" w:evenVBand="0" w:oddHBand="0" w:evenHBand="0" w:firstRowFirstColumn="0" w:firstRowLastColumn="0" w:lastRowFirstColumn="0" w:lastRowLastColumn="0"/>
            </w:pPr>
            <w:r>
              <w:t>-6.9</w:t>
            </w:r>
          </w:p>
        </w:tc>
      </w:tr>
      <w:tr w:rsidR="008667A0" w14:paraId="0D1ECFDB"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193B29CF" w14:textId="1AAF74CB" w:rsidR="008667A0" w:rsidRDefault="00165603">
            <w:r>
              <w:t xml:space="preserve">Atchison </w:t>
            </w:r>
            <w:r w:rsidR="00E24120">
              <w:t>Active</w:t>
            </w:r>
            <w:r>
              <w:t xml:space="preserve"> 40 P1</w:t>
            </w:r>
          </w:p>
        </w:tc>
        <w:tc>
          <w:tcPr>
            <w:tcW w:w="4816" w:type="dxa"/>
          </w:tcPr>
          <w:p w14:paraId="0DBFAB64" w14:textId="77777777" w:rsidR="008667A0" w:rsidRDefault="00165603">
            <w:pPr>
              <w:cnfStyle w:val="000000000000" w:firstRow="0" w:lastRow="0" w:firstColumn="0" w:lastColumn="0" w:oddVBand="0" w:evenVBand="0" w:oddHBand="0" w:evenHBand="0" w:firstRowFirstColumn="0" w:firstRowLastColumn="0" w:lastRowFirstColumn="0" w:lastRowLastColumn="0"/>
            </w:pPr>
            <w:r>
              <w:t>-8.5</w:t>
            </w:r>
          </w:p>
        </w:tc>
      </w:tr>
      <w:tr w:rsidR="008667A0" w14:paraId="734E9889"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7218C4B2" w14:textId="69A2C929" w:rsidR="008667A0" w:rsidRDefault="00165603">
            <w:r>
              <w:t xml:space="preserve">Atchison </w:t>
            </w:r>
            <w:r w:rsidR="00E24120">
              <w:t>Active</w:t>
            </w:r>
            <w:r>
              <w:t xml:space="preserve"> 40 P2</w:t>
            </w:r>
          </w:p>
        </w:tc>
        <w:tc>
          <w:tcPr>
            <w:tcW w:w="4816" w:type="dxa"/>
          </w:tcPr>
          <w:p w14:paraId="3B3ECD16" w14:textId="77777777" w:rsidR="008667A0" w:rsidRDefault="00165603">
            <w:pPr>
              <w:cnfStyle w:val="000000000000" w:firstRow="0" w:lastRow="0" w:firstColumn="0" w:lastColumn="0" w:oddVBand="0" w:evenVBand="0" w:oddHBand="0" w:evenHBand="0" w:firstRowFirstColumn="0" w:firstRowLastColumn="0" w:lastRowFirstColumn="0" w:lastRowLastColumn="0"/>
            </w:pPr>
            <w:r>
              <w:t>-5.5</w:t>
            </w:r>
          </w:p>
        </w:tc>
      </w:tr>
      <w:tr w:rsidR="008667A0" w14:paraId="53572C78"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293EADEA" w14:textId="5BDAD3BB" w:rsidR="008667A0" w:rsidRDefault="00165603">
            <w:r>
              <w:t xml:space="preserve">Atchison </w:t>
            </w:r>
            <w:r w:rsidR="00E24120">
              <w:t>Active</w:t>
            </w:r>
            <w:r>
              <w:t xml:space="preserve"> 55 Current SAA</w:t>
            </w:r>
          </w:p>
        </w:tc>
        <w:tc>
          <w:tcPr>
            <w:tcW w:w="4816" w:type="dxa"/>
          </w:tcPr>
          <w:p w14:paraId="64A2C472" w14:textId="77777777" w:rsidR="008667A0" w:rsidRDefault="00165603">
            <w:pPr>
              <w:cnfStyle w:val="000000000000" w:firstRow="0" w:lastRow="0" w:firstColumn="0" w:lastColumn="0" w:oddVBand="0" w:evenVBand="0" w:oddHBand="0" w:evenHBand="0" w:firstRowFirstColumn="0" w:firstRowLastColumn="0" w:lastRowFirstColumn="0" w:lastRowLastColumn="0"/>
            </w:pPr>
            <w:r>
              <w:t>-9.3</w:t>
            </w:r>
          </w:p>
        </w:tc>
      </w:tr>
      <w:tr w:rsidR="008667A0" w14:paraId="3AA93CD0"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5251D661" w14:textId="25E4B263" w:rsidR="008667A0" w:rsidRDefault="00165603">
            <w:r>
              <w:t xml:space="preserve">Atchison </w:t>
            </w:r>
            <w:r w:rsidR="00E24120">
              <w:t>Active</w:t>
            </w:r>
            <w:r>
              <w:t xml:space="preserve"> 55 P1</w:t>
            </w:r>
          </w:p>
        </w:tc>
        <w:tc>
          <w:tcPr>
            <w:tcW w:w="4816" w:type="dxa"/>
          </w:tcPr>
          <w:p w14:paraId="289A1876" w14:textId="77777777" w:rsidR="008667A0" w:rsidRDefault="00165603">
            <w:pPr>
              <w:cnfStyle w:val="000000000000" w:firstRow="0" w:lastRow="0" w:firstColumn="0" w:lastColumn="0" w:oddVBand="0" w:evenVBand="0" w:oddHBand="0" w:evenHBand="0" w:firstRowFirstColumn="0" w:firstRowLastColumn="0" w:lastRowFirstColumn="0" w:lastRowLastColumn="0"/>
            </w:pPr>
            <w:r>
              <w:t>-11.2</w:t>
            </w:r>
          </w:p>
        </w:tc>
      </w:tr>
      <w:tr w:rsidR="008667A0" w14:paraId="5BB79C97"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098EB828" w14:textId="70AD84E0" w:rsidR="008667A0" w:rsidRDefault="00165603">
            <w:r>
              <w:t xml:space="preserve">Atchison </w:t>
            </w:r>
            <w:r w:rsidR="00E24120">
              <w:t>Active</w:t>
            </w:r>
            <w:r>
              <w:t xml:space="preserve"> 55 P2</w:t>
            </w:r>
          </w:p>
        </w:tc>
        <w:tc>
          <w:tcPr>
            <w:tcW w:w="4816" w:type="dxa"/>
          </w:tcPr>
          <w:p w14:paraId="433B79AC" w14:textId="77777777" w:rsidR="008667A0" w:rsidRDefault="00165603">
            <w:pPr>
              <w:cnfStyle w:val="000000000000" w:firstRow="0" w:lastRow="0" w:firstColumn="0" w:lastColumn="0" w:oddVBand="0" w:evenVBand="0" w:oddHBand="0" w:evenHBand="0" w:firstRowFirstColumn="0" w:firstRowLastColumn="0" w:lastRowFirstColumn="0" w:lastRowLastColumn="0"/>
            </w:pPr>
            <w:r>
              <w:t>-7.5</w:t>
            </w:r>
          </w:p>
        </w:tc>
      </w:tr>
      <w:tr w:rsidR="008667A0" w14:paraId="44BF61E4"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2DFF3648" w14:textId="711C6957" w:rsidR="008667A0" w:rsidRDefault="00165603">
            <w:r>
              <w:t xml:space="preserve">Atchison </w:t>
            </w:r>
            <w:r w:rsidR="00E24120">
              <w:t>Active</w:t>
            </w:r>
            <w:r>
              <w:t xml:space="preserve"> 70 Current SAA</w:t>
            </w:r>
          </w:p>
        </w:tc>
        <w:tc>
          <w:tcPr>
            <w:tcW w:w="4816" w:type="dxa"/>
          </w:tcPr>
          <w:p w14:paraId="32D23170" w14:textId="77777777" w:rsidR="008667A0" w:rsidRDefault="00165603">
            <w:pPr>
              <w:cnfStyle w:val="000000000000" w:firstRow="0" w:lastRow="0" w:firstColumn="0" w:lastColumn="0" w:oddVBand="0" w:evenVBand="0" w:oddHBand="0" w:evenHBand="0" w:firstRowFirstColumn="0" w:firstRowLastColumn="0" w:lastRowFirstColumn="0" w:lastRowLastColumn="0"/>
            </w:pPr>
            <w:r>
              <w:t>-11.6</w:t>
            </w:r>
          </w:p>
        </w:tc>
      </w:tr>
      <w:tr w:rsidR="008667A0" w14:paraId="250FDC69"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7D1B3740" w14:textId="6F9CBA99" w:rsidR="008667A0" w:rsidRDefault="00165603">
            <w:r>
              <w:t xml:space="preserve">Atchison </w:t>
            </w:r>
            <w:r w:rsidR="00E24120">
              <w:t>Active</w:t>
            </w:r>
            <w:r>
              <w:t xml:space="preserve"> 70 P1</w:t>
            </w:r>
          </w:p>
        </w:tc>
        <w:tc>
          <w:tcPr>
            <w:tcW w:w="4816" w:type="dxa"/>
          </w:tcPr>
          <w:p w14:paraId="182380C6" w14:textId="77777777" w:rsidR="008667A0" w:rsidRDefault="00165603">
            <w:pPr>
              <w:cnfStyle w:val="000000000000" w:firstRow="0" w:lastRow="0" w:firstColumn="0" w:lastColumn="0" w:oddVBand="0" w:evenVBand="0" w:oddHBand="0" w:evenHBand="0" w:firstRowFirstColumn="0" w:firstRowLastColumn="0" w:lastRowFirstColumn="0" w:lastRowLastColumn="0"/>
            </w:pPr>
            <w:r>
              <w:t>-12.8</w:t>
            </w:r>
          </w:p>
        </w:tc>
      </w:tr>
      <w:tr w:rsidR="008667A0" w14:paraId="74D15098"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6C876FA0" w14:textId="67A6CC48" w:rsidR="008667A0" w:rsidRDefault="00165603">
            <w:r>
              <w:t xml:space="preserve">Atchison </w:t>
            </w:r>
            <w:r w:rsidR="00E24120">
              <w:t>Active</w:t>
            </w:r>
            <w:r>
              <w:t xml:space="preserve"> 70 P2</w:t>
            </w:r>
          </w:p>
        </w:tc>
        <w:tc>
          <w:tcPr>
            <w:tcW w:w="4816" w:type="dxa"/>
          </w:tcPr>
          <w:p w14:paraId="22D231E8" w14:textId="77777777" w:rsidR="008667A0" w:rsidRDefault="00165603">
            <w:pPr>
              <w:cnfStyle w:val="000000000000" w:firstRow="0" w:lastRow="0" w:firstColumn="0" w:lastColumn="0" w:oddVBand="0" w:evenVBand="0" w:oddHBand="0" w:evenHBand="0" w:firstRowFirstColumn="0" w:firstRowLastColumn="0" w:lastRowFirstColumn="0" w:lastRowLastColumn="0"/>
            </w:pPr>
            <w:r>
              <w:t>-10.7</w:t>
            </w:r>
          </w:p>
        </w:tc>
      </w:tr>
      <w:tr w:rsidR="008667A0" w14:paraId="68FAA36D"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1D0DC3B8" w14:textId="33505FFC" w:rsidR="008667A0" w:rsidRDefault="00165603">
            <w:r>
              <w:t xml:space="preserve">Atchison </w:t>
            </w:r>
            <w:r w:rsidR="00E24120">
              <w:t>Active</w:t>
            </w:r>
            <w:r>
              <w:t xml:space="preserve"> 85 Current SAA</w:t>
            </w:r>
          </w:p>
        </w:tc>
        <w:tc>
          <w:tcPr>
            <w:tcW w:w="4816" w:type="dxa"/>
          </w:tcPr>
          <w:p w14:paraId="341A1DEC" w14:textId="77777777" w:rsidR="008667A0" w:rsidRDefault="00165603">
            <w:pPr>
              <w:cnfStyle w:val="000000000000" w:firstRow="0" w:lastRow="0" w:firstColumn="0" w:lastColumn="0" w:oddVBand="0" w:evenVBand="0" w:oddHBand="0" w:evenHBand="0" w:firstRowFirstColumn="0" w:firstRowLastColumn="0" w:lastRowFirstColumn="0" w:lastRowLastColumn="0"/>
            </w:pPr>
            <w:r>
              <w:t>-13.9</w:t>
            </w:r>
          </w:p>
        </w:tc>
      </w:tr>
      <w:tr w:rsidR="008667A0" w14:paraId="63B8F798"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725C6B61" w14:textId="010D2783" w:rsidR="008667A0" w:rsidRDefault="00165603">
            <w:r>
              <w:t xml:space="preserve">Atchison </w:t>
            </w:r>
            <w:r w:rsidR="00E24120">
              <w:t>Active</w:t>
            </w:r>
            <w:r>
              <w:t xml:space="preserve"> 85 P1</w:t>
            </w:r>
          </w:p>
        </w:tc>
        <w:tc>
          <w:tcPr>
            <w:tcW w:w="4816" w:type="dxa"/>
          </w:tcPr>
          <w:p w14:paraId="5E905FD3" w14:textId="77777777" w:rsidR="008667A0" w:rsidRDefault="00165603">
            <w:pPr>
              <w:cnfStyle w:val="000000000000" w:firstRow="0" w:lastRow="0" w:firstColumn="0" w:lastColumn="0" w:oddVBand="0" w:evenVBand="0" w:oddHBand="0" w:evenHBand="0" w:firstRowFirstColumn="0" w:firstRowLastColumn="0" w:lastRowFirstColumn="0" w:lastRowLastColumn="0"/>
            </w:pPr>
            <w:r>
              <w:t>-16.3</w:t>
            </w:r>
          </w:p>
        </w:tc>
      </w:tr>
      <w:tr w:rsidR="008667A0" w14:paraId="529E4A84"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49FF692C" w14:textId="63DB85BC" w:rsidR="008667A0" w:rsidRDefault="00165603">
            <w:r>
              <w:t xml:space="preserve">Atchison </w:t>
            </w:r>
            <w:r w:rsidR="00E24120">
              <w:t>Active</w:t>
            </w:r>
            <w:r>
              <w:t xml:space="preserve"> 85 P2</w:t>
            </w:r>
          </w:p>
        </w:tc>
        <w:tc>
          <w:tcPr>
            <w:tcW w:w="4816" w:type="dxa"/>
          </w:tcPr>
          <w:p w14:paraId="6672867D" w14:textId="77777777" w:rsidR="008667A0" w:rsidRDefault="00165603">
            <w:pPr>
              <w:cnfStyle w:val="000000000000" w:firstRow="0" w:lastRow="0" w:firstColumn="0" w:lastColumn="0" w:oddVBand="0" w:evenVBand="0" w:oddHBand="0" w:evenHBand="0" w:firstRowFirstColumn="0" w:firstRowLastColumn="0" w:lastRowFirstColumn="0" w:lastRowLastColumn="0"/>
            </w:pPr>
            <w:r>
              <w:t>-11.9</w:t>
            </w:r>
          </w:p>
        </w:tc>
      </w:tr>
      <w:tr w:rsidR="008667A0" w14:paraId="4578EF85"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1D9D9361" w14:textId="48437385" w:rsidR="008667A0" w:rsidRDefault="00165603">
            <w:r>
              <w:t xml:space="preserve">Atchison </w:t>
            </w:r>
            <w:r w:rsidR="00E24120">
              <w:t>Active</w:t>
            </w:r>
            <w:r>
              <w:t xml:space="preserve"> 100 Current SAA</w:t>
            </w:r>
          </w:p>
        </w:tc>
        <w:tc>
          <w:tcPr>
            <w:tcW w:w="4816" w:type="dxa"/>
          </w:tcPr>
          <w:p w14:paraId="412BB985" w14:textId="77777777" w:rsidR="008667A0" w:rsidRDefault="00165603">
            <w:pPr>
              <w:cnfStyle w:val="000000000000" w:firstRow="0" w:lastRow="0" w:firstColumn="0" w:lastColumn="0" w:oddVBand="0" w:evenVBand="0" w:oddHBand="0" w:evenHBand="0" w:firstRowFirstColumn="0" w:firstRowLastColumn="0" w:lastRowFirstColumn="0" w:lastRowLastColumn="0"/>
            </w:pPr>
            <w:r>
              <w:t>-16.0</w:t>
            </w:r>
          </w:p>
        </w:tc>
      </w:tr>
      <w:tr w:rsidR="008667A0" w14:paraId="6708687A"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4B8990BD" w14:textId="27265E9F" w:rsidR="008667A0" w:rsidRDefault="00165603">
            <w:r>
              <w:t xml:space="preserve">Atchison </w:t>
            </w:r>
            <w:r w:rsidR="00E24120">
              <w:t>Active</w:t>
            </w:r>
            <w:r>
              <w:t xml:space="preserve"> 100 P1</w:t>
            </w:r>
          </w:p>
        </w:tc>
        <w:tc>
          <w:tcPr>
            <w:tcW w:w="4816" w:type="dxa"/>
          </w:tcPr>
          <w:p w14:paraId="7782912D" w14:textId="77777777" w:rsidR="008667A0" w:rsidRDefault="00165603">
            <w:pPr>
              <w:cnfStyle w:val="000000000000" w:firstRow="0" w:lastRow="0" w:firstColumn="0" w:lastColumn="0" w:oddVBand="0" w:evenVBand="0" w:oddHBand="0" w:evenHBand="0" w:firstRowFirstColumn="0" w:firstRowLastColumn="0" w:lastRowFirstColumn="0" w:lastRowLastColumn="0"/>
            </w:pPr>
            <w:r>
              <w:t>-18.3</w:t>
            </w:r>
          </w:p>
        </w:tc>
      </w:tr>
      <w:tr w:rsidR="008667A0" w14:paraId="03E878D3"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489CF759" w14:textId="1A4BDC66" w:rsidR="008667A0" w:rsidRDefault="00165603">
            <w:r>
              <w:t xml:space="preserve">Atchison </w:t>
            </w:r>
            <w:r w:rsidR="00E24120">
              <w:t>Active</w:t>
            </w:r>
            <w:r>
              <w:t xml:space="preserve"> 100 P2</w:t>
            </w:r>
          </w:p>
        </w:tc>
        <w:tc>
          <w:tcPr>
            <w:tcW w:w="4816" w:type="dxa"/>
          </w:tcPr>
          <w:p w14:paraId="48C9E1CE" w14:textId="77777777" w:rsidR="008667A0" w:rsidRDefault="00165603">
            <w:pPr>
              <w:cnfStyle w:val="000000000000" w:firstRow="0" w:lastRow="0" w:firstColumn="0" w:lastColumn="0" w:oddVBand="0" w:evenVBand="0" w:oddHBand="0" w:evenHBand="0" w:firstRowFirstColumn="0" w:firstRowLastColumn="0" w:lastRowFirstColumn="0" w:lastRowLastColumn="0"/>
            </w:pPr>
            <w:r>
              <w:t>-14.7</w:t>
            </w:r>
          </w:p>
        </w:tc>
      </w:tr>
    </w:tbl>
    <w:p w14:paraId="086FFA17" w14:textId="77777777" w:rsidR="008667A0" w:rsidRDefault="00165603">
      <w:r>
        <w:br w:type="page"/>
      </w:r>
    </w:p>
    <w:p w14:paraId="4ADA0A1D" w14:textId="77777777" w:rsidR="008667A0" w:rsidRDefault="00165603">
      <w:pPr>
        <w:pStyle w:val="Heading1"/>
      </w:pPr>
      <w:bookmarkStart w:id="2437" w:name="_Toc147237967"/>
      <w:r>
        <w:lastRenderedPageBreak/>
        <w:t>Appendix C - Liquidity Stress Testing</w:t>
      </w:r>
      <w:bookmarkEnd w:id="2437"/>
    </w:p>
    <w:p w14:paraId="29C2D87F" w14:textId="77777777" w:rsidR="008667A0" w:rsidRDefault="00165603">
      <w:pPr>
        <w:pStyle w:val="BodyStyle"/>
      </w:pPr>
      <w:r>
        <w:t>The SIS Act requires an RSE licensee to consider the liquidity of investments when formulating and implementing an investment strategy, while also considering the expected cash flow requirements of the RSE. Given the unique nature and asset allocations, the approach taken to managing liquidity risk is primarily focused on the Atchison meeting its financial obligations and cash flow requirements in the best interests of the Trust members.</w:t>
      </w:r>
    </w:p>
    <w:p w14:paraId="32F8516F" w14:textId="77777777" w:rsidR="008667A0" w:rsidRDefault="00165603">
      <w:pPr>
        <w:pStyle w:val="BodyStyle"/>
      </w:pPr>
      <w:r>
        <w:t xml:space="preserve">In view of the nature of the underlying investment, the Asset Consultant concludes that performing, in accordance with the APRA Prudential Standard SPS 530 liquidity stress testing programs, is deemed appropriate as there are adequate liquid assets in the asset allocations to meet fund members’ redemption requests. </w:t>
      </w:r>
    </w:p>
    <w:p w14:paraId="7B58EC3B" w14:textId="77777777" w:rsidR="008667A0" w:rsidRDefault="00165603">
      <w:pPr>
        <w:pStyle w:val="BodyStyle"/>
      </w:pPr>
      <w:r>
        <w:t>The tables below show the liquidity assets allocation of the current SAA in normal and stressed liquidity condition. The assets that cannot be readily liquidated within 30 days are deemed illiquid.</w:t>
      </w:r>
    </w:p>
    <w:p w14:paraId="1D6B9CA1" w14:textId="673974DE" w:rsidR="008667A0" w:rsidRDefault="00165603">
      <w:pPr>
        <w:pStyle w:val="T-Title"/>
      </w:pPr>
      <w:r>
        <w:t xml:space="preserve">Table 33: Liquidity asset allocation for Atchison </w:t>
      </w:r>
      <w:r w:rsidR="00E24120">
        <w:t>Active</w:t>
      </w:r>
      <w:r>
        <w:t xml:space="preserve"> 20</w:t>
      </w:r>
    </w:p>
    <w:tbl>
      <w:tblPr>
        <w:tblStyle w:val="Table2"/>
        <w:tblW w:w="0" w:type="auto"/>
        <w:tblLook w:val="04A0" w:firstRow="1" w:lastRow="0" w:firstColumn="1" w:lastColumn="0" w:noHBand="0" w:noVBand="1"/>
      </w:tblPr>
      <w:tblGrid>
        <w:gridCol w:w="3210"/>
        <w:gridCol w:w="3211"/>
        <w:gridCol w:w="3211"/>
      </w:tblGrid>
      <w:tr w:rsidR="008667A0" w14:paraId="1A1FB042"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tcPr>
          <w:p w14:paraId="44649671" w14:textId="77777777" w:rsidR="008667A0" w:rsidRDefault="00165603">
            <w:r>
              <w:t>Liquidity</w:t>
            </w:r>
          </w:p>
        </w:tc>
        <w:tc>
          <w:tcPr>
            <w:tcW w:w="3211" w:type="dxa"/>
          </w:tcPr>
          <w:p w14:paraId="61EC519A"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 Normal(%)</w:t>
            </w:r>
          </w:p>
        </w:tc>
        <w:tc>
          <w:tcPr>
            <w:tcW w:w="3211" w:type="dxa"/>
          </w:tcPr>
          <w:p w14:paraId="42037802"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 Stressed(%)</w:t>
            </w:r>
          </w:p>
        </w:tc>
      </w:tr>
      <w:tr w:rsidR="008667A0" w14:paraId="7A8A8A98"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4CB98B0C" w14:textId="77777777" w:rsidR="008667A0" w:rsidRDefault="00165603">
            <w:r>
              <w:t>Liquid assets (&lt;= 30 days)</w:t>
            </w:r>
          </w:p>
        </w:tc>
        <w:tc>
          <w:tcPr>
            <w:tcW w:w="3211" w:type="dxa"/>
          </w:tcPr>
          <w:p w14:paraId="0518389C" w14:textId="77777777" w:rsidR="008667A0" w:rsidRDefault="00165603">
            <w:pPr>
              <w:cnfStyle w:val="000000000000" w:firstRow="0" w:lastRow="0" w:firstColumn="0" w:lastColumn="0" w:oddVBand="0" w:evenVBand="0" w:oddHBand="0" w:evenHBand="0" w:firstRowFirstColumn="0" w:firstRowLastColumn="0" w:lastRowFirstColumn="0" w:lastRowLastColumn="0"/>
            </w:pPr>
            <w:r>
              <w:t>97.5</w:t>
            </w:r>
          </w:p>
        </w:tc>
        <w:tc>
          <w:tcPr>
            <w:tcW w:w="3211" w:type="dxa"/>
          </w:tcPr>
          <w:p w14:paraId="0D4065B5" w14:textId="77777777" w:rsidR="008667A0" w:rsidRDefault="00165603">
            <w:pPr>
              <w:cnfStyle w:val="000000000000" w:firstRow="0" w:lastRow="0" w:firstColumn="0" w:lastColumn="0" w:oddVBand="0" w:evenVBand="0" w:oddHBand="0" w:evenHBand="0" w:firstRowFirstColumn="0" w:firstRowLastColumn="0" w:lastRowFirstColumn="0" w:lastRowLastColumn="0"/>
            </w:pPr>
            <w:r>
              <w:t>70.0</w:t>
            </w:r>
          </w:p>
        </w:tc>
      </w:tr>
      <w:tr w:rsidR="008667A0" w14:paraId="352BEC1F"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2FF3F21D" w14:textId="77777777" w:rsidR="008667A0" w:rsidRDefault="00165603">
            <w:r>
              <w:t>Illiquid assets (&gt; 30 days)</w:t>
            </w:r>
          </w:p>
        </w:tc>
        <w:tc>
          <w:tcPr>
            <w:tcW w:w="3211" w:type="dxa"/>
          </w:tcPr>
          <w:p w14:paraId="3C9C16FB" w14:textId="77777777" w:rsidR="008667A0" w:rsidRDefault="00165603">
            <w:pPr>
              <w:cnfStyle w:val="000000000000" w:firstRow="0" w:lastRow="0" w:firstColumn="0" w:lastColumn="0" w:oddVBand="0" w:evenVBand="0" w:oddHBand="0" w:evenHBand="0" w:firstRowFirstColumn="0" w:firstRowLastColumn="0" w:lastRowFirstColumn="0" w:lastRowLastColumn="0"/>
            </w:pPr>
            <w:r>
              <w:t>2.5</w:t>
            </w:r>
          </w:p>
        </w:tc>
        <w:tc>
          <w:tcPr>
            <w:tcW w:w="3211" w:type="dxa"/>
          </w:tcPr>
          <w:p w14:paraId="4B2A69DC"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r>
    </w:tbl>
    <w:p w14:paraId="710E3AE0" w14:textId="5AE2CFBB" w:rsidR="008667A0" w:rsidRDefault="00165603">
      <w:pPr>
        <w:pStyle w:val="T-Title"/>
      </w:pPr>
      <w:r>
        <w:t xml:space="preserve">Table 34: Liquidity asset allocation for Atchison </w:t>
      </w:r>
      <w:r w:rsidR="00E24120">
        <w:t>Active</w:t>
      </w:r>
      <w:r>
        <w:t xml:space="preserve"> 40</w:t>
      </w:r>
    </w:p>
    <w:tbl>
      <w:tblPr>
        <w:tblStyle w:val="Table2"/>
        <w:tblW w:w="0" w:type="auto"/>
        <w:tblLook w:val="04A0" w:firstRow="1" w:lastRow="0" w:firstColumn="1" w:lastColumn="0" w:noHBand="0" w:noVBand="1"/>
      </w:tblPr>
      <w:tblGrid>
        <w:gridCol w:w="3210"/>
        <w:gridCol w:w="3211"/>
        <w:gridCol w:w="3211"/>
      </w:tblGrid>
      <w:tr w:rsidR="008667A0" w14:paraId="615DE8DB"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tcPr>
          <w:p w14:paraId="49F58681" w14:textId="77777777" w:rsidR="008667A0" w:rsidRDefault="00165603">
            <w:r>
              <w:t>Liquidity</w:t>
            </w:r>
          </w:p>
        </w:tc>
        <w:tc>
          <w:tcPr>
            <w:tcW w:w="3211" w:type="dxa"/>
          </w:tcPr>
          <w:p w14:paraId="6B35E8B0"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 Normal(%)</w:t>
            </w:r>
          </w:p>
        </w:tc>
        <w:tc>
          <w:tcPr>
            <w:tcW w:w="3211" w:type="dxa"/>
          </w:tcPr>
          <w:p w14:paraId="0E2CA260"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 Stressed(%)</w:t>
            </w:r>
          </w:p>
        </w:tc>
      </w:tr>
      <w:tr w:rsidR="008667A0" w14:paraId="7B259D46"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6ABB0B4C" w14:textId="77777777" w:rsidR="008667A0" w:rsidRDefault="00165603">
            <w:r>
              <w:t>Liquid assets (&lt;= 30 days)</w:t>
            </w:r>
          </w:p>
        </w:tc>
        <w:tc>
          <w:tcPr>
            <w:tcW w:w="3211" w:type="dxa"/>
          </w:tcPr>
          <w:p w14:paraId="24AD5879" w14:textId="77777777" w:rsidR="008667A0" w:rsidRDefault="00165603">
            <w:pPr>
              <w:cnfStyle w:val="000000000000" w:firstRow="0" w:lastRow="0" w:firstColumn="0" w:lastColumn="0" w:oddVBand="0" w:evenVBand="0" w:oddHBand="0" w:evenHBand="0" w:firstRowFirstColumn="0" w:firstRowLastColumn="0" w:lastRowFirstColumn="0" w:lastRowLastColumn="0"/>
            </w:pPr>
            <w:r>
              <w:t>95.0</w:t>
            </w:r>
          </w:p>
        </w:tc>
        <w:tc>
          <w:tcPr>
            <w:tcW w:w="3211" w:type="dxa"/>
          </w:tcPr>
          <w:p w14:paraId="2927E915" w14:textId="77777777" w:rsidR="008667A0" w:rsidRDefault="00165603">
            <w:pPr>
              <w:cnfStyle w:val="000000000000" w:firstRow="0" w:lastRow="0" w:firstColumn="0" w:lastColumn="0" w:oddVBand="0" w:evenVBand="0" w:oddHBand="0" w:evenHBand="0" w:firstRowFirstColumn="0" w:firstRowLastColumn="0" w:lastRowFirstColumn="0" w:lastRowLastColumn="0"/>
            </w:pPr>
            <w:r>
              <w:t>70.0</w:t>
            </w:r>
          </w:p>
        </w:tc>
      </w:tr>
      <w:tr w:rsidR="008667A0" w14:paraId="3A7ACCE5"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6D0F6DAE" w14:textId="77777777" w:rsidR="008667A0" w:rsidRDefault="00165603">
            <w:r>
              <w:t>Illiquid assets (&gt; 30 days)</w:t>
            </w:r>
          </w:p>
        </w:tc>
        <w:tc>
          <w:tcPr>
            <w:tcW w:w="3211" w:type="dxa"/>
          </w:tcPr>
          <w:p w14:paraId="03EF91BE"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3211" w:type="dxa"/>
          </w:tcPr>
          <w:p w14:paraId="18B6DE4C"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r>
    </w:tbl>
    <w:p w14:paraId="14134B61" w14:textId="4A1646D3" w:rsidR="008667A0" w:rsidRDefault="00165603">
      <w:pPr>
        <w:pStyle w:val="T-Title"/>
      </w:pPr>
      <w:r>
        <w:t xml:space="preserve">Table 35: Liquidity asset allocation for Atchison </w:t>
      </w:r>
      <w:r w:rsidR="00E24120">
        <w:t>Active</w:t>
      </w:r>
      <w:r>
        <w:t xml:space="preserve"> 55</w:t>
      </w:r>
    </w:p>
    <w:tbl>
      <w:tblPr>
        <w:tblStyle w:val="Table2"/>
        <w:tblW w:w="0" w:type="auto"/>
        <w:tblLook w:val="04A0" w:firstRow="1" w:lastRow="0" w:firstColumn="1" w:lastColumn="0" w:noHBand="0" w:noVBand="1"/>
      </w:tblPr>
      <w:tblGrid>
        <w:gridCol w:w="3210"/>
        <w:gridCol w:w="3211"/>
        <w:gridCol w:w="3211"/>
      </w:tblGrid>
      <w:tr w:rsidR="008667A0" w14:paraId="6B164FC7"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tcPr>
          <w:p w14:paraId="433F8814" w14:textId="77777777" w:rsidR="008667A0" w:rsidRDefault="00165603">
            <w:r>
              <w:t>Liquidity</w:t>
            </w:r>
          </w:p>
        </w:tc>
        <w:tc>
          <w:tcPr>
            <w:tcW w:w="3211" w:type="dxa"/>
          </w:tcPr>
          <w:p w14:paraId="775437CF"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 Normal(%)</w:t>
            </w:r>
          </w:p>
        </w:tc>
        <w:tc>
          <w:tcPr>
            <w:tcW w:w="3211" w:type="dxa"/>
          </w:tcPr>
          <w:p w14:paraId="74EE0A84"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 Stressed(%)</w:t>
            </w:r>
          </w:p>
        </w:tc>
      </w:tr>
      <w:tr w:rsidR="008667A0" w14:paraId="7FC1A98F"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51FF7FCD" w14:textId="77777777" w:rsidR="008667A0" w:rsidRDefault="00165603">
            <w:r>
              <w:t>Liquid assets (&lt;= 30 days)</w:t>
            </w:r>
          </w:p>
        </w:tc>
        <w:tc>
          <w:tcPr>
            <w:tcW w:w="3211" w:type="dxa"/>
          </w:tcPr>
          <w:p w14:paraId="51D6B4B6" w14:textId="77777777" w:rsidR="008667A0" w:rsidRDefault="00165603">
            <w:pPr>
              <w:cnfStyle w:val="000000000000" w:firstRow="0" w:lastRow="0" w:firstColumn="0" w:lastColumn="0" w:oddVBand="0" w:evenVBand="0" w:oddHBand="0" w:evenHBand="0" w:firstRowFirstColumn="0" w:firstRowLastColumn="0" w:lastRowFirstColumn="0" w:lastRowLastColumn="0"/>
            </w:pPr>
            <w:r>
              <w:t>90.0</w:t>
            </w:r>
          </w:p>
        </w:tc>
        <w:tc>
          <w:tcPr>
            <w:tcW w:w="3211" w:type="dxa"/>
          </w:tcPr>
          <w:p w14:paraId="34DF90C5" w14:textId="77777777" w:rsidR="008667A0" w:rsidRDefault="00165603">
            <w:pPr>
              <w:cnfStyle w:val="000000000000" w:firstRow="0" w:lastRow="0" w:firstColumn="0" w:lastColumn="0" w:oddVBand="0" w:evenVBand="0" w:oddHBand="0" w:evenHBand="0" w:firstRowFirstColumn="0" w:firstRowLastColumn="0" w:lastRowFirstColumn="0" w:lastRowLastColumn="0"/>
            </w:pPr>
            <w:r>
              <w:t>62.5</w:t>
            </w:r>
          </w:p>
        </w:tc>
      </w:tr>
      <w:tr w:rsidR="008667A0" w14:paraId="3705BBF9"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4392C48A" w14:textId="77777777" w:rsidR="008667A0" w:rsidRDefault="00165603">
            <w:r>
              <w:t>Illiquid assets (&gt; 30 days)</w:t>
            </w:r>
          </w:p>
        </w:tc>
        <w:tc>
          <w:tcPr>
            <w:tcW w:w="3211" w:type="dxa"/>
          </w:tcPr>
          <w:p w14:paraId="708ACA0E"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3211" w:type="dxa"/>
          </w:tcPr>
          <w:p w14:paraId="177678D2" w14:textId="77777777" w:rsidR="008667A0" w:rsidRDefault="00165603">
            <w:pPr>
              <w:cnfStyle w:val="000000000000" w:firstRow="0" w:lastRow="0" w:firstColumn="0" w:lastColumn="0" w:oddVBand="0" w:evenVBand="0" w:oddHBand="0" w:evenHBand="0" w:firstRowFirstColumn="0" w:firstRowLastColumn="0" w:lastRowFirstColumn="0" w:lastRowLastColumn="0"/>
            </w:pPr>
            <w:r>
              <w:t>37.5</w:t>
            </w:r>
          </w:p>
        </w:tc>
      </w:tr>
    </w:tbl>
    <w:p w14:paraId="72091552" w14:textId="6D3C2AAE" w:rsidR="008667A0" w:rsidRDefault="00165603">
      <w:pPr>
        <w:pStyle w:val="T-Title"/>
      </w:pPr>
      <w:r>
        <w:t xml:space="preserve">Table 36: Liquidity asset allocation for Atchison </w:t>
      </w:r>
      <w:r w:rsidR="00E24120">
        <w:t>Active</w:t>
      </w:r>
      <w:r>
        <w:t xml:space="preserve"> 70</w:t>
      </w:r>
    </w:p>
    <w:tbl>
      <w:tblPr>
        <w:tblStyle w:val="Table2"/>
        <w:tblW w:w="0" w:type="auto"/>
        <w:tblLook w:val="04A0" w:firstRow="1" w:lastRow="0" w:firstColumn="1" w:lastColumn="0" w:noHBand="0" w:noVBand="1"/>
      </w:tblPr>
      <w:tblGrid>
        <w:gridCol w:w="3210"/>
        <w:gridCol w:w="3211"/>
        <w:gridCol w:w="3211"/>
      </w:tblGrid>
      <w:tr w:rsidR="008667A0" w14:paraId="61695D14"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tcPr>
          <w:p w14:paraId="6183F122" w14:textId="77777777" w:rsidR="008667A0" w:rsidRDefault="00165603">
            <w:r>
              <w:t>Liquidity</w:t>
            </w:r>
          </w:p>
        </w:tc>
        <w:tc>
          <w:tcPr>
            <w:tcW w:w="3211" w:type="dxa"/>
          </w:tcPr>
          <w:p w14:paraId="1DC6996B"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 Normal(%)</w:t>
            </w:r>
          </w:p>
        </w:tc>
        <w:tc>
          <w:tcPr>
            <w:tcW w:w="3211" w:type="dxa"/>
          </w:tcPr>
          <w:p w14:paraId="66F85F35"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 Stressed(%)</w:t>
            </w:r>
          </w:p>
        </w:tc>
      </w:tr>
      <w:tr w:rsidR="008667A0" w14:paraId="4260FA17"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2224A687" w14:textId="77777777" w:rsidR="008667A0" w:rsidRDefault="00165603">
            <w:r>
              <w:t>Liquid assets (&lt;= 30 days)</w:t>
            </w:r>
          </w:p>
        </w:tc>
        <w:tc>
          <w:tcPr>
            <w:tcW w:w="3211" w:type="dxa"/>
          </w:tcPr>
          <w:p w14:paraId="73154FD9" w14:textId="77777777" w:rsidR="008667A0" w:rsidRDefault="00165603">
            <w:pPr>
              <w:cnfStyle w:val="000000000000" w:firstRow="0" w:lastRow="0" w:firstColumn="0" w:lastColumn="0" w:oddVBand="0" w:evenVBand="0" w:oddHBand="0" w:evenHBand="0" w:firstRowFirstColumn="0" w:firstRowLastColumn="0" w:lastRowFirstColumn="0" w:lastRowLastColumn="0"/>
            </w:pPr>
            <w:r>
              <w:t>87.5</w:t>
            </w:r>
          </w:p>
        </w:tc>
        <w:tc>
          <w:tcPr>
            <w:tcW w:w="3211" w:type="dxa"/>
          </w:tcPr>
          <w:p w14:paraId="13A52AA0" w14:textId="77777777" w:rsidR="008667A0" w:rsidRDefault="00165603">
            <w:pPr>
              <w:cnfStyle w:val="000000000000" w:firstRow="0" w:lastRow="0" w:firstColumn="0" w:lastColumn="0" w:oddVBand="0" w:evenVBand="0" w:oddHBand="0" w:evenHBand="0" w:firstRowFirstColumn="0" w:firstRowLastColumn="0" w:lastRowFirstColumn="0" w:lastRowLastColumn="0"/>
            </w:pPr>
            <w:r>
              <w:t>62.5</w:t>
            </w:r>
          </w:p>
        </w:tc>
      </w:tr>
      <w:tr w:rsidR="008667A0" w14:paraId="2214A916"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1D672684" w14:textId="77777777" w:rsidR="008667A0" w:rsidRDefault="00165603">
            <w:r>
              <w:t>Illiquid assets (&gt; 30 days)</w:t>
            </w:r>
          </w:p>
        </w:tc>
        <w:tc>
          <w:tcPr>
            <w:tcW w:w="3211" w:type="dxa"/>
          </w:tcPr>
          <w:p w14:paraId="193D477C" w14:textId="77777777" w:rsidR="008667A0" w:rsidRDefault="00165603">
            <w:pPr>
              <w:cnfStyle w:val="000000000000" w:firstRow="0" w:lastRow="0" w:firstColumn="0" w:lastColumn="0" w:oddVBand="0" w:evenVBand="0" w:oddHBand="0" w:evenHBand="0" w:firstRowFirstColumn="0" w:firstRowLastColumn="0" w:lastRowFirstColumn="0" w:lastRowLastColumn="0"/>
            </w:pPr>
            <w:r>
              <w:t>12.5</w:t>
            </w:r>
          </w:p>
        </w:tc>
        <w:tc>
          <w:tcPr>
            <w:tcW w:w="3211" w:type="dxa"/>
          </w:tcPr>
          <w:p w14:paraId="5EEC15FE" w14:textId="77777777" w:rsidR="008667A0" w:rsidRDefault="00165603">
            <w:pPr>
              <w:cnfStyle w:val="000000000000" w:firstRow="0" w:lastRow="0" w:firstColumn="0" w:lastColumn="0" w:oddVBand="0" w:evenVBand="0" w:oddHBand="0" w:evenHBand="0" w:firstRowFirstColumn="0" w:firstRowLastColumn="0" w:lastRowFirstColumn="0" w:lastRowLastColumn="0"/>
            </w:pPr>
            <w:r>
              <w:t>37.5</w:t>
            </w:r>
          </w:p>
        </w:tc>
      </w:tr>
    </w:tbl>
    <w:p w14:paraId="0DA7757B" w14:textId="4AD84FD3" w:rsidR="008667A0" w:rsidRDefault="00165603">
      <w:pPr>
        <w:pStyle w:val="T-Title"/>
      </w:pPr>
      <w:r>
        <w:t xml:space="preserve">Table 37: Liquidity asset allocation for Atchison </w:t>
      </w:r>
      <w:r w:rsidR="00E24120">
        <w:t>Active</w:t>
      </w:r>
      <w:r>
        <w:t xml:space="preserve"> 85</w:t>
      </w:r>
    </w:p>
    <w:tbl>
      <w:tblPr>
        <w:tblStyle w:val="Table2"/>
        <w:tblW w:w="0" w:type="auto"/>
        <w:tblLook w:val="04A0" w:firstRow="1" w:lastRow="0" w:firstColumn="1" w:lastColumn="0" w:noHBand="0" w:noVBand="1"/>
      </w:tblPr>
      <w:tblGrid>
        <w:gridCol w:w="3210"/>
        <w:gridCol w:w="3211"/>
        <w:gridCol w:w="3211"/>
      </w:tblGrid>
      <w:tr w:rsidR="008667A0" w14:paraId="0B08956F"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tcPr>
          <w:p w14:paraId="6C52A3E8" w14:textId="77777777" w:rsidR="008667A0" w:rsidRDefault="00165603">
            <w:r>
              <w:t>Liquidity</w:t>
            </w:r>
          </w:p>
        </w:tc>
        <w:tc>
          <w:tcPr>
            <w:tcW w:w="3211" w:type="dxa"/>
          </w:tcPr>
          <w:p w14:paraId="3966EC46"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 Normal(%)</w:t>
            </w:r>
          </w:p>
        </w:tc>
        <w:tc>
          <w:tcPr>
            <w:tcW w:w="3211" w:type="dxa"/>
          </w:tcPr>
          <w:p w14:paraId="3C830FF9"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 Stressed(%)</w:t>
            </w:r>
          </w:p>
        </w:tc>
      </w:tr>
      <w:tr w:rsidR="008667A0" w14:paraId="512DF813"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63596BDC" w14:textId="77777777" w:rsidR="008667A0" w:rsidRDefault="00165603">
            <w:r>
              <w:t>Liquid assets (&lt;= 30 days)</w:t>
            </w:r>
          </w:p>
        </w:tc>
        <w:tc>
          <w:tcPr>
            <w:tcW w:w="3211" w:type="dxa"/>
          </w:tcPr>
          <w:p w14:paraId="788BBB06" w14:textId="77777777" w:rsidR="008667A0" w:rsidRDefault="00165603">
            <w:pPr>
              <w:cnfStyle w:val="000000000000" w:firstRow="0" w:lastRow="0" w:firstColumn="0" w:lastColumn="0" w:oddVBand="0" w:evenVBand="0" w:oddHBand="0" w:evenHBand="0" w:firstRowFirstColumn="0" w:firstRowLastColumn="0" w:lastRowFirstColumn="0" w:lastRowLastColumn="0"/>
            </w:pPr>
            <w:r>
              <w:t>92.0</w:t>
            </w:r>
          </w:p>
        </w:tc>
        <w:tc>
          <w:tcPr>
            <w:tcW w:w="3211" w:type="dxa"/>
          </w:tcPr>
          <w:p w14:paraId="2392C8CC" w14:textId="77777777" w:rsidR="008667A0" w:rsidRDefault="00165603">
            <w:pPr>
              <w:cnfStyle w:val="000000000000" w:firstRow="0" w:lastRow="0" w:firstColumn="0" w:lastColumn="0" w:oddVBand="0" w:evenVBand="0" w:oddHBand="0" w:evenHBand="0" w:firstRowFirstColumn="0" w:firstRowLastColumn="0" w:lastRowFirstColumn="0" w:lastRowLastColumn="0"/>
            </w:pPr>
            <w:r>
              <w:t>73.0</w:t>
            </w:r>
          </w:p>
        </w:tc>
      </w:tr>
      <w:tr w:rsidR="008667A0" w14:paraId="0F2347C4"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6B92D30E" w14:textId="77777777" w:rsidR="008667A0" w:rsidRDefault="00165603">
            <w:r>
              <w:t>Illiquid assets (&gt; 30 days)</w:t>
            </w:r>
          </w:p>
        </w:tc>
        <w:tc>
          <w:tcPr>
            <w:tcW w:w="3211" w:type="dxa"/>
          </w:tcPr>
          <w:p w14:paraId="7AB7BE56" w14:textId="77777777" w:rsidR="008667A0" w:rsidRDefault="00165603">
            <w:pPr>
              <w:cnfStyle w:val="000000000000" w:firstRow="0" w:lastRow="0" w:firstColumn="0" w:lastColumn="0" w:oddVBand="0" w:evenVBand="0" w:oddHBand="0" w:evenHBand="0" w:firstRowFirstColumn="0" w:firstRowLastColumn="0" w:lastRowFirstColumn="0" w:lastRowLastColumn="0"/>
            </w:pPr>
            <w:r>
              <w:t>8.0</w:t>
            </w:r>
          </w:p>
        </w:tc>
        <w:tc>
          <w:tcPr>
            <w:tcW w:w="3211" w:type="dxa"/>
          </w:tcPr>
          <w:p w14:paraId="760DEBFD" w14:textId="77777777" w:rsidR="008667A0" w:rsidRDefault="00165603">
            <w:pPr>
              <w:cnfStyle w:val="000000000000" w:firstRow="0" w:lastRow="0" w:firstColumn="0" w:lastColumn="0" w:oddVBand="0" w:evenVBand="0" w:oddHBand="0" w:evenHBand="0" w:firstRowFirstColumn="0" w:firstRowLastColumn="0" w:lastRowFirstColumn="0" w:lastRowLastColumn="0"/>
            </w:pPr>
            <w:r>
              <w:t>27.0</w:t>
            </w:r>
          </w:p>
        </w:tc>
      </w:tr>
    </w:tbl>
    <w:p w14:paraId="5784F19C" w14:textId="79494913" w:rsidR="008667A0" w:rsidRDefault="00165603">
      <w:pPr>
        <w:pStyle w:val="T-Title"/>
      </w:pPr>
      <w:r>
        <w:t xml:space="preserve">Table 38: Liquidity asset allocation for Atchison </w:t>
      </w:r>
      <w:r w:rsidR="00E24120">
        <w:t>Active</w:t>
      </w:r>
      <w:r>
        <w:t xml:space="preserve"> 100</w:t>
      </w:r>
    </w:p>
    <w:tbl>
      <w:tblPr>
        <w:tblStyle w:val="Table2"/>
        <w:tblW w:w="0" w:type="auto"/>
        <w:tblLook w:val="04A0" w:firstRow="1" w:lastRow="0" w:firstColumn="1" w:lastColumn="0" w:noHBand="0" w:noVBand="1"/>
      </w:tblPr>
      <w:tblGrid>
        <w:gridCol w:w="3210"/>
        <w:gridCol w:w="3211"/>
        <w:gridCol w:w="3211"/>
      </w:tblGrid>
      <w:tr w:rsidR="008667A0" w14:paraId="48DE13E8"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tcPr>
          <w:p w14:paraId="2235CB7C" w14:textId="77777777" w:rsidR="008667A0" w:rsidRDefault="00165603">
            <w:r>
              <w:t>Liquidity</w:t>
            </w:r>
          </w:p>
        </w:tc>
        <w:tc>
          <w:tcPr>
            <w:tcW w:w="3211" w:type="dxa"/>
          </w:tcPr>
          <w:p w14:paraId="04CC1769"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 Normal(%)</w:t>
            </w:r>
          </w:p>
        </w:tc>
        <w:tc>
          <w:tcPr>
            <w:tcW w:w="3211" w:type="dxa"/>
          </w:tcPr>
          <w:p w14:paraId="24AAD5F0"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 Stressed(%)</w:t>
            </w:r>
          </w:p>
        </w:tc>
      </w:tr>
      <w:tr w:rsidR="008667A0" w14:paraId="07A9C515"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0AAE7C35" w14:textId="77777777" w:rsidR="008667A0" w:rsidRDefault="00165603">
            <w:r>
              <w:t>Liquid assets (&lt;= 30 days)</w:t>
            </w:r>
          </w:p>
        </w:tc>
        <w:tc>
          <w:tcPr>
            <w:tcW w:w="3211" w:type="dxa"/>
          </w:tcPr>
          <w:p w14:paraId="62DFB752" w14:textId="77777777" w:rsidR="008667A0" w:rsidRDefault="00165603">
            <w:pPr>
              <w:cnfStyle w:val="000000000000" w:firstRow="0" w:lastRow="0" w:firstColumn="0" w:lastColumn="0" w:oddVBand="0" w:evenVBand="0" w:oddHBand="0" w:evenHBand="0" w:firstRowFirstColumn="0" w:firstRowLastColumn="0" w:lastRowFirstColumn="0" w:lastRowLastColumn="0"/>
            </w:pPr>
            <w:r>
              <w:t>96.0</w:t>
            </w:r>
          </w:p>
        </w:tc>
        <w:tc>
          <w:tcPr>
            <w:tcW w:w="3211" w:type="dxa"/>
          </w:tcPr>
          <w:p w14:paraId="3B88BC3A" w14:textId="77777777" w:rsidR="008667A0" w:rsidRDefault="00165603">
            <w:pPr>
              <w:cnfStyle w:val="000000000000" w:firstRow="0" w:lastRow="0" w:firstColumn="0" w:lastColumn="0" w:oddVBand="0" w:evenVBand="0" w:oddHBand="0" w:evenHBand="0" w:firstRowFirstColumn="0" w:firstRowLastColumn="0" w:lastRowFirstColumn="0" w:lastRowLastColumn="0"/>
            </w:pPr>
            <w:r>
              <w:t>81.0</w:t>
            </w:r>
          </w:p>
        </w:tc>
      </w:tr>
      <w:tr w:rsidR="008667A0" w14:paraId="378C481A"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16FA5919" w14:textId="77777777" w:rsidR="008667A0" w:rsidRDefault="00165603">
            <w:r>
              <w:t>Illiquid assets (&gt; 30 days)</w:t>
            </w:r>
          </w:p>
        </w:tc>
        <w:tc>
          <w:tcPr>
            <w:tcW w:w="3211" w:type="dxa"/>
          </w:tcPr>
          <w:p w14:paraId="1D38DCD7" w14:textId="77777777" w:rsidR="008667A0" w:rsidRDefault="00165603">
            <w:pPr>
              <w:cnfStyle w:val="000000000000" w:firstRow="0" w:lastRow="0" w:firstColumn="0" w:lastColumn="0" w:oddVBand="0" w:evenVBand="0" w:oddHBand="0" w:evenHBand="0" w:firstRowFirstColumn="0" w:firstRowLastColumn="0" w:lastRowFirstColumn="0" w:lastRowLastColumn="0"/>
            </w:pPr>
            <w:r>
              <w:t>4.0</w:t>
            </w:r>
          </w:p>
        </w:tc>
        <w:tc>
          <w:tcPr>
            <w:tcW w:w="3211" w:type="dxa"/>
          </w:tcPr>
          <w:p w14:paraId="297CE5E5" w14:textId="77777777" w:rsidR="008667A0" w:rsidRDefault="00165603">
            <w:pPr>
              <w:cnfStyle w:val="000000000000" w:firstRow="0" w:lastRow="0" w:firstColumn="0" w:lastColumn="0" w:oddVBand="0" w:evenVBand="0" w:oddHBand="0" w:evenHBand="0" w:firstRowFirstColumn="0" w:firstRowLastColumn="0" w:lastRowFirstColumn="0" w:lastRowLastColumn="0"/>
            </w:pPr>
            <w:r>
              <w:t>19.0</w:t>
            </w:r>
          </w:p>
        </w:tc>
      </w:tr>
    </w:tbl>
    <w:p w14:paraId="1BB6D2FB" w14:textId="77777777" w:rsidR="008667A0" w:rsidRDefault="00165603">
      <w:pPr>
        <w:pStyle w:val="Heading2"/>
      </w:pPr>
      <w:bookmarkStart w:id="2438" w:name="_Toc147237968"/>
      <w:r>
        <w:t>Liquidity Profile</w:t>
      </w:r>
      <w:bookmarkEnd w:id="2438"/>
    </w:p>
    <w:p w14:paraId="4FC8B03D" w14:textId="77777777" w:rsidR="008667A0" w:rsidRDefault="00165603">
      <w:pPr>
        <w:pStyle w:val="BodyStyle"/>
      </w:pPr>
      <w:r>
        <w:t>The tables below indicate the Asset Consultants expected time to liquidate assets within each single asset class and each allocation under a normal and stressed economic environment and the stacked bar charts display the liquidity profile of both the actual and strategic asset allocations under normal and stressed liquidity conditions. The licensee is required to be aware of the likely liquidity of different underlying investment strategies under stressed financial market conditions.</w:t>
      </w:r>
    </w:p>
    <w:p w14:paraId="611DF1D2" w14:textId="77777777" w:rsidR="008667A0" w:rsidRDefault="00165603">
      <w:pPr>
        <w:pStyle w:val="T-Title"/>
      </w:pPr>
      <w:r>
        <w:t>Table 39: Liquidity in days per asset class</w:t>
      </w:r>
    </w:p>
    <w:tbl>
      <w:tblPr>
        <w:tblStyle w:val="Table2"/>
        <w:tblW w:w="0" w:type="auto"/>
        <w:tblLook w:val="04A0" w:firstRow="1" w:lastRow="0" w:firstColumn="1" w:lastColumn="0" w:noHBand="0" w:noVBand="1"/>
      </w:tblPr>
      <w:tblGrid>
        <w:gridCol w:w="3210"/>
        <w:gridCol w:w="3211"/>
        <w:gridCol w:w="3211"/>
      </w:tblGrid>
      <w:tr w:rsidR="008667A0" w14:paraId="06908485"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tcPr>
          <w:p w14:paraId="54D2E113" w14:textId="77777777" w:rsidR="008667A0" w:rsidRDefault="00165603">
            <w:r>
              <w:t>Asset Classes</w:t>
            </w:r>
          </w:p>
        </w:tc>
        <w:tc>
          <w:tcPr>
            <w:tcW w:w="3211" w:type="dxa"/>
          </w:tcPr>
          <w:p w14:paraId="3911834C" w14:textId="77777777" w:rsidR="008667A0" w:rsidRDefault="00165603">
            <w:pPr>
              <w:cnfStyle w:val="100000000000" w:firstRow="1" w:lastRow="0" w:firstColumn="0" w:lastColumn="0" w:oddVBand="0" w:evenVBand="0" w:oddHBand="0" w:evenHBand="0" w:firstRowFirstColumn="0" w:firstRowLastColumn="0" w:lastRowFirstColumn="0" w:lastRowLastColumn="0"/>
            </w:pPr>
            <w:r>
              <w:t>Normal Liquidity (Days)</w:t>
            </w:r>
          </w:p>
        </w:tc>
        <w:tc>
          <w:tcPr>
            <w:tcW w:w="3211" w:type="dxa"/>
          </w:tcPr>
          <w:p w14:paraId="6FE6DBF0" w14:textId="77777777" w:rsidR="008667A0" w:rsidRDefault="00165603">
            <w:pPr>
              <w:cnfStyle w:val="100000000000" w:firstRow="1" w:lastRow="0" w:firstColumn="0" w:lastColumn="0" w:oddVBand="0" w:evenVBand="0" w:oddHBand="0" w:evenHBand="0" w:firstRowFirstColumn="0" w:firstRowLastColumn="0" w:lastRowFirstColumn="0" w:lastRowLastColumn="0"/>
            </w:pPr>
            <w:r>
              <w:t>Stressed Liquidity (Days)</w:t>
            </w:r>
          </w:p>
        </w:tc>
      </w:tr>
      <w:tr w:rsidR="008667A0" w14:paraId="61CD9A42"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71389F61" w14:textId="77777777" w:rsidR="008667A0" w:rsidRDefault="00165603">
            <w:r>
              <w:t>Cash</w:t>
            </w:r>
          </w:p>
        </w:tc>
        <w:tc>
          <w:tcPr>
            <w:tcW w:w="3211" w:type="dxa"/>
          </w:tcPr>
          <w:p w14:paraId="24474DDE" w14:textId="77777777" w:rsidR="008667A0" w:rsidRDefault="00165603">
            <w:pPr>
              <w:cnfStyle w:val="000000000000" w:firstRow="0" w:lastRow="0" w:firstColumn="0" w:lastColumn="0" w:oddVBand="0" w:evenVBand="0" w:oddHBand="0" w:evenHBand="0" w:firstRowFirstColumn="0" w:firstRowLastColumn="0" w:lastRowFirstColumn="0" w:lastRowLastColumn="0"/>
            </w:pPr>
            <w:r>
              <w:t>1.0</w:t>
            </w:r>
          </w:p>
        </w:tc>
        <w:tc>
          <w:tcPr>
            <w:tcW w:w="3211" w:type="dxa"/>
          </w:tcPr>
          <w:p w14:paraId="5E82FA6A" w14:textId="77777777" w:rsidR="008667A0" w:rsidRDefault="00165603">
            <w:pPr>
              <w:cnfStyle w:val="000000000000" w:firstRow="0" w:lastRow="0" w:firstColumn="0" w:lastColumn="0" w:oddVBand="0" w:evenVBand="0" w:oddHBand="0" w:evenHBand="0" w:firstRowFirstColumn="0" w:firstRowLastColumn="0" w:lastRowFirstColumn="0" w:lastRowLastColumn="0"/>
            </w:pPr>
            <w:r>
              <w:t>1.0</w:t>
            </w:r>
          </w:p>
        </w:tc>
      </w:tr>
      <w:tr w:rsidR="008667A0" w14:paraId="1AF11808"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27A3C971" w14:textId="77777777" w:rsidR="008667A0" w:rsidRDefault="00165603">
            <w:r>
              <w:t>Australian Shares</w:t>
            </w:r>
          </w:p>
        </w:tc>
        <w:tc>
          <w:tcPr>
            <w:tcW w:w="3211" w:type="dxa"/>
          </w:tcPr>
          <w:p w14:paraId="5173CA5E" w14:textId="77777777" w:rsidR="008667A0" w:rsidRDefault="00165603">
            <w:pPr>
              <w:cnfStyle w:val="000000000000" w:firstRow="0" w:lastRow="0" w:firstColumn="0" w:lastColumn="0" w:oddVBand="0" w:evenVBand="0" w:oddHBand="0" w:evenHBand="0" w:firstRowFirstColumn="0" w:firstRowLastColumn="0" w:lastRowFirstColumn="0" w:lastRowLastColumn="0"/>
            </w:pPr>
            <w:r>
              <w:t>2.207</w:t>
            </w:r>
          </w:p>
        </w:tc>
        <w:tc>
          <w:tcPr>
            <w:tcW w:w="3211" w:type="dxa"/>
          </w:tcPr>
          <w:p w14:paraId="62275B94" w14:textId="77777777" w:rsidR="008667A0" w:rsidRDefault="00165603">
            <w:pPr>
              <w:cnfStyle w:val="000000000000" w:firstRow="0" w:lastRow="0" w:firstColumn="0" w:lastColumn="0" w:oddVBand="0" w:evenVBand="0" w:oddHBand="0" w:evenHBand="0" w:firstRowFirstColumn="0" w:firstRowLastColumn="0" w:lastRowFirstColumn="0" w:lastRowLastColumn="0"/>
            </w:pPr>
            <w:r>
              <w:t>21.73</w:t>
            </w:r>
          </w:p>
        </w:tc>
      </w:tr>
      <w:tr w:rsidR="008667A0" w14:paraId="46101C40"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2E33A786" w14:textId="77777777" w:rsidR="008667A0" w:rsidRDefault="00165603">
            <w:r>
              <w:t>International Shares</w:t>
            </w:r>
          </w:p>
        </w:tc>
        <w:tc>
          <w:tcPr>
            <w:tcW w:w="3211" w:type="dxa"/>
          </w:tcPr>
          <w:p w14:paraId="0EAE9780"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3211" w:type="dxa"/>
          </w:tcPr>
          <w:p w14:paraId="5AF6B87B" w14:textId="77777777" w:rsidR="008667A0" w:rsidRDefault="00165603">
            <w:pPr>
              <w:cnfStyle w:val="000000000000" w:firstRow="0" w:lastRow="0" w:firstColumn="0" w:lastColumn="0" w:oddVBand="0" w:evenVBand="0" w:oddHBand="0" w:evenHBand="0" w:firstRowFirstColumn="0" w:firstRowLastColumn="0" w:lastRowFirstColumn="0" w:lastRowLastColumn="0"/>
            </w:pPr>
            <w:r>
              <w:t>26.385</w:t>
            </w:r>
          </w:p>
        </w:tc>
      </w:tr>
      <w:tr w:rsidR="008667A0" w14:paraId="3A84D210"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7318ADB8" w14:textId="77777777" w:rsidR="008667A0" w:rsidRDefault="00165603">
            <w:r>
              <w:t>Real Assets</w:t>
            </w:r>
          </w:p>
        </w:tc>
        <w:tc>
          <w:tcPr>
            <w:tcW w:w="3211" w:type="dxa"/>
          </w:tcPr>
          <w:p w14:paraId="14CD7052" w14:textId="77777777" w:rsidR="008667A0" w:rsidRDefault="00165603">
            <w:pPr>
              <w:cnfStyle w:val="000000000000" w:firstRow="0" w:lastRow="0" w:firstColumn="0" w:lastColumn="0" w:oddVBand="0" w:evenVBand="0" w:oddHBand="0" w:evenHBand="0" w:firstRowFirstColumn="0" w:firstRowLastColumn="0" w:lastRowFirstColumn="0" w:lastRowLastColumn="0"/>
            </w:pPr>
            <w:r>
              <w:t>94.95</w:t>
            </w:r>
          </w:p>
        </w:tc>
        <w:tc>
          <w:tcPr>
            <w:tcW w:w="3211" w:type="dxa"/>
          </w:tcPr>
          <w:p w14:paraId="285AB2A9" w14:textId="77777777" w:rsidR="008667A0" w:rsidRDefault="00165603">
            <w:pPr>
              <w:cnfStyle w:val="000000000000" w:firstRow="0" w:lastRow="0" w:firstColumn="0" w:lastColumn="0" w:oddVBand="0" w:evenVBand="0" w:oddHBand="0" w:evenHBand="0" w:firstRowFirstColumn="0" w:firstRowLastColumn="0" w:lastRowFirstColumn="0" w:lastRowLastColumn="0"/>
            </w:pPr>
            <w:r>
              <w:t>474.195</w:t>
            </w:r>
          </w:p>
        </w:tc>
      </w:tr>
      <w:tr w:rsidR="008667A0" w14:paraId="35871E39"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147B9365" w14:textId="77777777" w:rsidR="008667A0" w:rsidRDefault="00165603">
            <w:r>
              <w:t>Alternatives</w:t>
            </w:r>
          </w:p>
        </w:tc>
        <w:tc>
          <w:tcPr>
            <w:tcW w:w="3211" w:type="dxa"/>
          </w:tcPr>
          <w:p w14:paraId="63D24C87" w14:textId="77777777" w:rsidR="008667A0" w:rsidRDefault="00165603">
            <w:pPr>
              <w:cnfStyle w:val="000000000000" w:firstRow="0" w:lastRow="0" w:firstColumn="0" w:lastColumn="0" w:oddVBand="0" w:evenVBand="0" w:oddHBand="0" w:evenHBand="0" w:firstRowFirstColumn="0" w:firstRowLastColumn="0" w:lastRowFirstColumn="0" w:lastRowLastColumn="0"/>
            </w:pPr>
            <w:r>
              <w:t>19.0</w:t>
            </w:r>
          </w:p>
        </w:tc>
        <w:tc>
          <w:tcPr>
            <w:tcW w:w="3211" w:type="dxa"/>
          </w:tcPr>
          <w:p w14:paraId="15CEB1C9" w14:textId="77777777" w:rsidR="008667A0" w:rsidRDefault="00165603">
            <w:pPr>
              <w:cnfStyle w:val="000000000000" w:firstRow="0" w:lastRow="0" w:firstColumn="0" w:lastColumn="0" w:oddVBand="0" w:evenVBand="0" w:oddHBand="0" w:evenHBand="0" w:firstRowFirstColumn="0" w:firstRowLastColumn="0" w:lastRowFirstColumn="0" w:lastRowLastColumn="0"/>
            </w:pPr>
            <w:r>
              <w:t>247.0</w:t>
            </w:r>
          </w:p>
        </w:tc>
      </w:tr>
      <w:tr w:rsidR="008667A0" w14:paraId="5802D11B"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1B9F3F02" w14:textId="77777777" w:rsidR="008667A0" w:rsidRDefault="00165603">
            <w:r>
              <w:t>Long Duration</w:t>
            </w:r>
          </w:p>
        </w:tc>
        <w:tc>
          <w:tcPr>
            <w:tcW w:w="3211" w:type="dxa"/>
          </w:tcPr>
          <w:p w14:paraId="47410273"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3211" w:type="dxa"/>
          </w:tcPr>
          <w:p w14:paraId="2407BDA3"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r>
      <w:tr w:rsidR="008667A0" w14:paraId="509478BB"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7F1CF02A" w14:textId="77777777" w:rsidR="008667A0" w:rsidRDefault="00165603">
            <w:r>
              <w:t>Floating Rate</w:t>
            </w:r>
          </w:p>
        </w:tc>
        <w:tc>
          <w:tcPr>
            <w:tcW w:w="3211" w:type="dxa"/>
          </w:tcPr>
          <w:p w14:paraId="14368906" w14:textId="799A3EF6" w:rsidR="008667A0" w:rsidRDefault="00165603">
            <w:pPr>
              <w:cnfStyle w:val="000000000000" w:firstRow="0" w:lastRow="0" w:firstColumn="0" w:lastColumn="0" w:oddVBand="0" w:evenVBand="0" w:oddHBand="0" w:evenHBand="0" w:firstRowFirstColumn="0" w:firstRowLastColumn="0" w:lastRowFirstColumn="0" w:lastRowLastColumn="0"/>
            </w:pPr>
            <w:r>
              <w:t>5.86</w:t>
            </w:r>
          </w:p>
        </w:tc>
        <w:tc>
          <w:tcPr>
            <w:tcW w:w="3211" w:type="dxa"/>
          </w:tcPr>
          <w:p w14:paraId="0B337822" w14:textId="77777777" w:rsidR="008667A0" w:rsidRDefault="00165603">
            <w:pPr>
              <w:cnfStyle w:val="000000000000" w:firstRow="0" w:lastRow="0" w:firstColumn="0" w:lastColumn="0" w:oddVBand="0" w:evenVBand="0" w:oddHBand="0" w:evenHBand="0" w:firstRowFirstColumn="0" w:firstRowLastColumn="0" w:lastRowFirstColumn="0" w:lastRowLastColumn="0"/>
            </w:pPr>
            <w:r>
              <w:t>73.923</w:t>
            </w:r>
          </w:p>
        </w:tc>
      </w:tr>
    </w:tbl>
    <w:p w14:paraId="6AE8899A" w14:textId="77777777" w:rsidR="008667A0" w:rsidRDefault="008667A0">
      <w:pPr>
        <w:pStyle w:val="BodyStyle"/>
      </w:pPr>
    </w:p>
    <w:p w14:paraId="75F3D9D2" w14:textId="77777777" w:rsidR="008667A0" w:rsidRDefault="00165603">
      <w:pPr>
        <w:pStyle w:val="BodyStyle"/>
      </w:pPr>
      <w:r>
        <w:t>To interpret the stacked bar chart:</w:t>
      </w:r>
    </w:p>
    <w:p w14:paraId="26F83751" w14:textId="77777777" w:rsidR="008667A0" w:rsidRDefault="00165603">
      <w:pPr>
        <w:pStyle w:val="listbullet0"/>
      </w:pPr>
      <w:r>
        <w:lastRenderedPageBreak/>
        <w:t>The X-axis represents the various liquidity periods, including 1 week (1W), 2 weeks (2W), 1 month (1M), 6 months (6M), 1 year (1Y), 2 years (2Y), and longer than 2 years (&gt;2Y)</w:t>
      </w:r>
    </w:p>
    <w:p w14:paraId="1B6ED2CE" w14:textId="77777777" w:rsidR="008667A0" w:rsidRDefault="00165603">
      <w:pPr>
        <w:pStyle w:val="listbullet0"/>
      </w:pPr>
      <w:r>
        <w:t>The Y-axis represents the percentage of redeemable assets of total assets. The value of 100 indicates that all assets are ready for redemption</w:t>
      </w:r>
    </w:p>
    <w:p w14:paraId="0599DB0B" w14:textId="77777777" w:rsidR="008667A0" w:rsidRDefault="00165603">
      <w:pPr>
        <w:pStyle w:val="listbullet0"/>
      </w:pPr>
      <w:r>
        <w:t>The sooner the investment option achieves 100% redeemable assets out of total, the more robust its liquidity position</w:t>
      </w:r>
    </w:p>
    <w:p w14:paraId="7A74DCEE" w14:textId="77777777" w:rsidR="008667A0" w:rsidRDefault="008667A0">
      <w:pPr>
        <w:pStyle w:val="BodyStyle"/>
      </w:pPr>
    </w:p>
    <w:p w14:paraId="704C8F8B" w14:textId="153EB1BB" w:rsidR="008667A0" w:rsidRDefault="00165603">
      <w:pPr>
        <w:pStyle w:val="BoldBody"/>
      </w:pPr>
      <w:r>
        <w:t xml:space="preserve">Atchison </w:t>
      </w:r>
      <w:r w:rsidR="00E24120">
        <w:t>Active</w:t>
      </w:r>
      <w:r>
        <w:t xml:space="preserve"> 20</w:t>
      </w:r>
    </w:p>
    <w:p w14:paraId="442BB5B7" w14:textId="77777777" w:rsidR="008667A0" w:rsidRDefault="00165603">
      <w:pPr>
        <w:pStyle w:val="T-Title"/>
      </w:pPr>
      <w:r>
        <w:t>Table 40: Liquidity in days for investment strategy</w:t>
      </w:r>
    </w:p>
    <w:tbl>
      <w:tblPr>
        <w:tblStyle w:val="Table2"/>
        <w:tblW w:w="0" w:type="auto"/>
        <w:tblLook w:val="04A0" w:firstRow="1" w:lastRow="0" w:firstColumn="1" w:lastColumn="0" w:noHBand="0" w:noVBand="1"/>
      </w:tblPr>
      <w:tblGrid>
        <w:gridCol w:w="3210"/>
        <w:gridCol w:w="3211"/>
        <w:gridCol w:w="3211"/>
      </w:tblGrid>
      <w:tr w:rsidR="008667A0" w14:paraId="49CDC47A"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tcPr>
          <w:p w14:paraId="5BE70ED0" w14:textId="77777777" w:rsidR="008667A0" w:rsidRDefault="00165603">
            <w:r>
              <w:t>Portfolios</w:t>
            </w:r>
          </w:p>
        </w:tc>
        <w:tc>
          <w:tcPr>
            <w:tcW w:w="3211" w:type="dxa"/>
          </w:tcPr>
          <w:p w14:paraId="4A301987" w14:textId="77777777" w:rsidR="008667A0" w:rsidRDefault="00165603">
            <w:pPr>
              <w:cnfStyle w:val="100000000000" w:firstRow="1" w:lastRow="0" w:firstColumn="0" w:lastColumn="0" w:oddVBand="0" w:evenVBand="0" w:oddHBand="0" w:evenHBand="0" w:firstRowFirstColumn="0" w:firstRowLastColumn="0" w:lastRowFirstColumn="0" w:lastRowLastColumn="0"/>
            </w:pPr>
            <w:r>
              <w:t>Normal Liquidity (Days)</w:t>
            </w:r>
          </w:p>
        </w:tc>
        <w:tc>
          <w:tcPr>
            <w:tcW w:w="3211" w:type="dxa"/>
          </w:tcPr>
          <w:p w14:paraId="32503353" w14:textId="77777777" w:rsidR="008667A0" w:rsidRDefault="00165603">
            <w:pPr>
              <w:cnfStyle w:val="100000000000" w:firstRow="1" w:lastRow="0" w:firstColumn="0" w:lastColumn="0" w:oddVBand="0" w:evenVBand="0" w:oddHBand="0" w:evenHBand="0" w:firstRowFirstColumn="0" w:firstRowLastColumn="0" w:lastRowFirstColumn="0" w:lastRowLastColumn="0"/>
            </w:pPr>
            <w:r>
              <w:t>Stressed Liquidity (Days)</w:t>
            </w:r>
          </w:p>
        </w:tc>
      </w:tr>
      <w:tr w:rsidR="008667A0" w14:paraId="4C4B612F"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75F7678A" w14:textId="0A9CD7D0" w:rsidR="008667A0" w:rsidRDefault="00165603">
            <w:r>
              <w:t xml:space="preserve">Atchison </w:t>
            </w:r>
            <w:r w:rsidR="00E24120">
              <w:t>Active</w:t>
            </w:r>
            <w:r>
              <w:t xml:space="preserve"> 20 Current SAA</w:t>
            </w:r>
          </w:p>
        </w:tc>
        <w:tc>
          <w:tcPr>
            <w:tcW w:w="3211" w:type="dxa"/>
          </w:tcPr>
          <w:p w14:paraId="2F4C1690" w14:textId="77777777" w:rsidR="008667A0" w:rsidRDefault="00165603">
            <w:pPr>
              <w:cnfStyle w:val="000000000000" w:firstRow="0" w:lastRow="0" w:firstColumn="0" w:lastColumn="0" w:oddVBand="0" w:evenVBand="0" w:oddHBand="0" w:evenHBand="0" w:firstRowFirstColumn="0" w:firstRowLastColumn="0" w:lastRowFirstColumn="0" w:lastRowLastColumn="0"/>
            </w:pPr>
            <w:r>
              <w:t>7.0</w:t>
            </w:r>
          </w:p>
        </w:tc>
        <w:tc>
          <w:tcPr>
            <w:tcW w:w="3211" w:type="dxa"/>
          </w:tcPr>
          <w:p w14:paraId="150A6EDA" w14:textId="77777777" w:rsidR="008667A0" w:rsidRDefault="00165603">
            <w:pPr>
              <w:cnfStyle w:val="000000000000" w:firstRow="0" w:lastRow="0" w:firstColumn="0" w:lastColumn="0" w:oddVBand="0" w:evenVBand="0" w:oddHBand="0" w:evenHBand="0" w:firstRowFirstColumn="0" w:firstRowLastColumn="0" w:lastRowFirstColumn="0" w:lastRowLastColumn="0"/>
            </w:pPr>
            <w:r>
              <w:t>46.3</w:t>
            </w:r>
          </w:p>
        </w:tc>
      </w:tr>
      <w:tr w:rsidR="008667A0" w14:paraId="175238BF"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02DC2690" w14:textId="040119F1" w:rsidR="008667A0" w:rsidRDefault="00165603">
            <w:r>
              <w:t xml:space="preserve">Atchison </w:t>
            </w:r>
            <w:r w:rsidR="00E24120">
              <w:t>Active</w:t>
            </w:r>
            <w:r>
              <w:t xml:space="preserve"> 20 P1</w:t>
            </w:r>
          </w:p>
        </w:tc>
        <w:tc>
          <w:tcPr>
            <w:tcW w:w="3211" w:type="dxa"/>
          </w:tcPr>
          <w:p w14:paraId="52C017A9" w14:textId="77777777" w:rsidR="008667A0" w:rsidRDefault="00165603">
            <w:pPr>
              <w:cnfStyle w:val="000000000000" w:firstRow="0" w:lastRow="0" w:firstColumn="0" w:lastColumn="0" w:oddVBand="0" w:evenVBand="0" w:oddHBand="0" w:evenHBand="0" w:firstRowFirstColumn="0" w:firstRowLastColumn="0" w:lastRowFirstColumn="0" w:lastRowLastColumn="0"/>
            </w:pPr>
            <w:r>
              <w:t>14.0</w:t>
            </w:r>
          </w:p>
        </w:tc>
        <w:tc>
          <w:tcPr>
            <w:tcW w:w="3211" w:type="dxa"/>
          </w:tcPr>
          <w:p w14:paraId="2E5894D3" w14:textId="77777777" w:rsidR="008667A0" w:rsidRDefault="00165603">
            <w:pPr>
              <w:cnfStyle w:val="000000000000" w:firstRow="0" w:lastRow="0" w:firstColumn="0" w:lastColumn="0" w:oddVBand="0" w:evenVBand="0" w:oddHBand="0" w:evenHBand="0" w:firstRowFirstColumn="0" w:firstRowLastColumn="0" w:lastRowFirstColumn="0" w:lastRowLastColumn="0"/>
            </w:pPr>
            <w:r>
              <w:t>81.7</w:t>
            </w:r>
          </w:p>
        </w:tc>
      </w:tr>
      <w:tr w:rsidR="008667A0" w14:paraId="1424531E"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4857C5E9" w14:textId="54E81A4F" w:rsidR="008667A0" w:rsidRDefault="00165603">
            <w:r>
              <w:t xml:space="preserve">Atchison </w:t>
            </w:r>
            <w:r w:rsidR="00E24120">
              <w:t>Active</w:t>
            </w:r>
            <w:r>
              <w:t xml:space="preserve"> 20 P2</w:t>
            </w:r>
          </w:p>
        </w:tc>
        <w:tc>
          <w:tcPr>
            <w:tcW w:w="3211" w:type="dxa"/>
          </w:tcPr>
          <w:p w14:paraId="6A506345" w14:textId="77777777" w:rsidR="008667A0" w:rsidRDefault="00165603">
            <w:pPr>
              <w:cnfStyle w:val="000000000000" w:firstRow="0" w:lastRow="0" w:firstColumn="0" w:lastColumn="0" w:oddVBand="0" w:evenVBand="0" w:oddHBand="0" w:evenHBand="0" w:firstRowFirstColumn="0" w:firstRowLastColumn="0" w:lastRowFirstColumn="0" w:lastRowLastColumn="0"/>
            </w:pPr>
            <w:r>
              <w:t>5.1</w:t>
            </w:r>
          </w:p>
        </w:tc>
        <w:tc>
          <w:tcPr>
            <w:tcW w:w="3211" w:type="dxa"/>
          </w:tcPr>
          <w:p w14:paraId="28FD2FED" w14:textId="77777777" w:rsidR="008667A0" w:rsidRDefault="00165603">
            <w:pPr>
              <w:cnfStyle w:val="000000000000" w:firstRow="0" w:lastRow="0" w:firstColumn="0" w:lastColumn="0" w:oddVBand="0" w:evenVBand="0" w:oddHBand="0" w:evenHBand="0" w:firstRowFirstColumn="0" w:firstRowLastColumn="0" w:lastRowFirstColumn="0" w:lastRowLastColumn="0"/>
            </w:pPr>
            <w:r>
              <w:t>40.8</w:t>
            </w:r>
          </w:p>
        </w:tc>
      </w:tr>
    </w:tbl>
    <w:p w14:paraId="50956C55" w14:textId="77777777" w:rsidR="008667A0" w:rsidRDefault="008667A0">
      <w:pPr>
        <w:pStyle w:val="BodyStyle"/>
      </w:pPr>
    </w:p>
    <w:p w14:paraId="0F69C8D5" w14:textId="77777777" w:rsidR="008667A0" w:rsidRDefault="00165603">
      <w:pPr>
        <w:pStyle w:val="listbullet0"/>
      </w:pPr>
      <w:r>
        <w:t>Under normal market conditions, on weighted average basis, the recommended strategy is invested 100% in assets with 7.0 days or less liquidity.</w:t>
      </w:r>
    </w:p>
    <w:p w14:paraId="684A3F96" w14:textId="77777777" w:rsidR="008667A0" w:rsidRDefault="00165603">
      <w:pPr>
        <w:pStyle w:val="listbullet0"/>
      </w:pPr>
      <w:r>
        <w:t>Under stressed market conditions, on weighted average basis, the recommended strategy is invested 100% in assets with 46.3 days or less liquidity.</w:t>
      </w:r>
    </w:p>
    <w:p w14:paraId="03763DC7" w14:textId="77777777" w:rsidR="008667A0" w:rsidRDefault="008667A0">
      <w:pPr>
        <w:pStyle w:val="BodyStyle"/>
      </w:pPr>
    </w:p>
    <w:p w14:paraId="6A2CBE6D" w14:textId="77777777" w:rsidR="008667A0" w:rsidRDefault="00165603">
      <w:pPr>
        <w:pStyle w:val="BodyStyle"/>
      </w:pPr>
      <w:r>
        <w:t>Figure 7 below shows percentage of assets by asset class, that are liquid illustrated over various time horizons.</w:t>
      </w:r>
    </w:p>
    <w:p w14:paraId="51925235" w14:textId="77777777" w:rsidR="008667A0" w:rsidRDefault="00165603">
      <w:pPr>
        <w:pStyle w:val="listbullet0"/>
      </w:pPr>
      <w:r>
        <w:t>The expected time to liquidate 100% assets for the current SAA is over 2 years under normal market condition but over 2 years under stressed market condition.</w:t>
      </w:r>
    </w:p>
    <w:p w14:paraId="621A1E41" w14:textId="77777777" w:rsidR="001A5D3F" w:rsidRDefault="001A5D3F">
      <w:pPr>
        <w:pStyle w:val="T-Title"/>
      </w:pPr>
    </w:p>
    <w:p w14:paraId="7FC8E143" w14:textId="77777777" w:rsidR="001A5D3F" w:rsidRDefault="001A5D3F">
      <w:pPr>
        <w:pStyle w:val="T-Title"/>
      </w:pPr>
    </w:p>
    <w:p w14:paraId="60700A34" w14:textId="77777777" w:rsidR="001A5D3F" w:rsidRDefault="001A5D3F">
      <w:pPr>
        <w:pStyle w:val="T-Title"/>
      </w:pPr>
    </w:p>
    <w:p w14:paraId="69E6C83F" w14:textId="77777777" w:rsidR="001A5D3F" w:rsidRDefault="001A5D3F">
      <w:pPr>
        <w:pStyle w:val="T-Title"/>
      </w:pPr>
    </w:p>
    <w:p w14:paraId="0490D349" w14:textId="77777777" w:rsidR="001A5D3F" w:rsidRDefault="001A5D3F">
      <w:pPr>
        <w:pStyle w:val="T-Title"/>
      </w:pPr>
    </w:p>
    <w:p w14:paraId="624A17E3" w14:textId="77777777" w:rsidR="001A5D3F" w:rsidRDefault="001A5D3F">
      <w:pPr>
        <w:pStyle w:val="T-Title"/>
      </w:pPr>
    </w:p>
    <w:p w14:paraId="79C40549" w14:textId="77777777" w:rsidR="001A5D3F" w:rsidRDefault="001A5D3F">
      <w:pPr>
        <w:pStyle w:val="T-Title"/>
      </w:pPr>
    </w:p>
    <w:p w14:paraId="0FA3360E" w14:textId="77777777" w:rsidR="001A5D3F" w:rsidRDefault="001A5D3F">
      <w:pPr>
        <w:pStyle w:val="T-Title"/>
      </w:pPr>
    </w:p>
    <w:p w14:paraId="343ACC0D" w14:textId="77777777" w:rsidR="001A5D3F" w:rsidRDefault="001A5D3F">
      <w:pPr>
        <w:pStyle w:val="T-Title"/>
      </w:pPr>
    </w:p>
    <w:p w14:paraId="3F547C36" w14:textId="77777777" w:rsidR="001A5D3F" w:rsidRDefault="001A5D3F">
      <w:pPr>
        <w:pStyle w:val="T-Title"/>
      </w:pPr>
    </w:p>
    <w:p w14:paraId="2941D01C" w14:textId="77777777" w:rsidR="001A5D3F" w:rsidRDefault="001A5D3F">
      <w:pPr>
        <w:pStyle w:val="T-Title"/>
      </w:pPr>
    </w:p>
    <w:p w14:paraId="21B6429C" w14:textId="77777777" w:rsidR="001A5D3F" w:rsidRDefault="001A5D3F">
      <w:pPr>
        <w:pStyle w:val="T-Title"/>
      </w:pPr>
    </w:p>
    <w:p w14:paraId="1BA563AE" w14:textId="77777777" w:rsidR="001A5D3F" w:rsidRDefault="001A5D3F">
      <w:pPr>
        <w:pStyle w:val="T-Title"/>
      </w:pPr>
    </w:p>
    <w:p w14:paraId="674D86B1" w14:textId="77777777" w:rsidR="001A5D3F" w:rsidRDefault="001A5D3F">
      <w:pPr>
        <w:pStyle w:val="T-Title"/>
      </w:pPr>
    </w:p>
    <w:p w14:paraId="24FBAF44" w14:textId="77777777" w:rsidR="001A5D3F" w:rsidRDefault="001A5D3F">
      <w:pPr>
        <w:pStyle w:val="T-Title"/>
      </w:pPr>
    </w:p>
    <w:p w14:paraId="45E61089" w14:textId="77777777" w:rsidR="001A5D3F" w:rsidRDefault="001A5D3F">
      <w:pPr>
        <w:pStyle w:val="T-Title"/>
      </w:pPr>
    </w:p>
    <w:p w14:paraId="14681301" w14:textId="77777777" w:rsidR="001A5D3F" w:rsidRDefault="001A5D3F">
      <w:pPr>
        <w:pStyle w:val="T-Title"/>
      </w:pPr>
    </w:p>
    <w:p w14:paraId="619D74D3" w14:textId="77777777" w:rsidR="001A5D3F" w:rsidRDefault="001A5D3F">
      <w:pPr>
        <w:pStyle w:val="T-Title"/>
      </w:pPr>
    </w:p>
    <w:p w14:paraId="06B9B8A7" w14:textId="77777777" w:rsidR="001A5D3F" w:rsidRDefault="001A5D3F">
      <w:pPr>
        <w:pStyle w:val="T-Title"/>
      </w:pPr>
    </w:p>
    <w:p w14:paraId="3CB376A2" w14:textId="77777777" w:rsidR="001A5D3F" w:rsidRDefault="001A5D3F">
      <w:pPr>
        <w:pStyle w:val="T-Title"/>
      </w:pPr>
    </w:p>
    <w:p w14:paraId="2AB765FE" w14:textId="77777777" w:rsidR="001A5D3F" w:rsidRDefault="001A5D3F">
      <w:pPr>
        <w:pStyle w:val="T-Title"/>
      </w:pPr>
    </w:p>
    <w:p w14:paraId="53D6107C" w14:textId="77777777" w:rsidR="001A5D3F" w:rsidRDefault="001A5D3F">
      <w:pPr>
        <w:pStyle w:val="T-Title"/>
      </w:pPr>
    </w:p>
    <w:p w14:paraId="6EAD86AB" w14:textId="77777777" w:rsidR="001A5D3F" w:rsidRDefault="001A5D3F">
      <w:pPr>
        <w:pStyle w:val="T-Title"/>
      </w:pPr>
    </w:p>
    <w:p w14:paraId="2B33CFC5" w14:textId="77777777" w:rsidR="001A5D3F" w:rsidRDefault="001A5D3F">
      <w:pPr>
        <w:pStyle w:val="T-Title"/>
      </w:pPr>
    </w:p>
    <w:p w14:paraId="5DABAD84" w14:textId="77777777" w:rsidR="001A5D3F" w:rsidRDefault="001A5D3F">
      <w:pPr>
        <w:pStyle w:val="T-Title"/>
      </w:pPr>
    </w:p>
    <w:p w14:paraId="2D2A3B81" w14:textId="77777777" w:rsidR="001A5D3F" w:rsidRDefault="001A5D3F">
      <w:pPr>
        <w:pStyle w:val="T-Title"/>
      </w:pPr>
    </w:p>
    <w:p w14:paraId="623378CA" w14:textId="77777777" w:rsidR="001A5D3F" w:rsidRDefault="001A5D3F">
      <w:pPr>
        <w:pStyle w:val="T-Title"/>
      </w:pPr>
    </w:p>
    <w:p w14:paraId="0534F689" w14:textId="77777777" w:rsidR="001A5D3F" w:rsidRDefault="001A5D3F">
      <w:pPr>
        <w:pStyle w:val="T-Title"/>
      </w:pPr>
    </w:p>
    <w:p w14:paraId="1D68EB38" w14:textId="77777777" w:rsidR="001A5D3F" w:rsidRDefault="001A5D3F">
      <w:pPr>
        <w:pStyle w:val="T-Title"/>
      </w:pPr>
    </w:p>
    <w:p w14:paraId="76F0D302" w14:textId="77777777" w:rsidR="001A5D3F" w:rsidRDefault="001A5D3F">
      <w:pPr>
        <w:pStyle w:val="T-Title"/>
      </w:pPr>
    </w:p>
    <w:p w14:paraId="01C85EA1" w14:textId="77777777" w:rsidR="001A5D3F" w:rsidRDefault="001A5D3F">
      <w:pPr>
        <w:pStyle w:val="T-Title"/>
      </w:pPr>
    </w:p>
    <w:p w14:paraId="6448EE27" w14:textId="77777777" w:rsidR="001A5D3F" w:rsidRDefault="001A5D3F">
      <w:pPr>
        <w:pStyle w:val="T-Title"/>
      </w:pPr>
    </w:p>
    <w:p w14:paraId="624777D7" w14:textId="77777777" w:rsidR="001A5D3F" w:rsidRDefault="001A5D3F">
      <w:pPr>
        <w:pStyle w:val="T-Title"/>
      </w:pPr>
    </w:p>
    <w:p w14:paraId="7568A9B2" w14:textId="5CE542FB" w:rsidR="008667A0" w:rsidRDefault="00165603">
      <w:pPr>
        <w:pStyle w:val="T-Title"/>
      </w:pPr>
      <w:r>
        <w:lastRenderedPageBreak/>
        <w:t xml:space="preserve">Figure 7: Liquidity Profiles of Atchison </w:t>
      </w:r>
      <w:r w:rsidR="00E24120">
        <w:t>Active</w:t>
      </w:r>
      <w:r>
        <w:t xml:space="preserve"> 20</w:t>
      </w:r>
    </w:p>
    <w:p w14:paraId="4B4307D3" w14:textId="77777777" w:rsidR="008667A0" w:rsidRDefault="00165603">
      <w:r>
        <w:rPr>
          <w:noProof/>
        </w:rPr>
        <w:drawing>
          <wp:inline distT="0" distB="0" distL="0" distR="0" wp14:anchorId="053F187D" wp14:editId="28DC7CD0">
            <wp:extent cx="5931853" cy="69786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chisonSMA 20liq_chart.png"/>
                    <pic:cNvPicPr/>
                  </pic:nvPicPr>
                  <pic:blipFill>
                    <a:blip r:embed="rId24"/>
                    <a:stretch>
                      <a:fillRect/>
                    </a:stretch>
                  </pic:blipFill>
                  <pic:spPr>
                    <a:xfrm>
                      <a:off x="0" y="0"/>
                      <a:ext cx="5932793" cy="6979756"/>
                    </a:xfrm>
                    <a:prstGeom prst="rect">
                      <a:avLst/>
                    </a:prstGeom>
                  </pic:spPr>
                </pic:pic>
              </a:graphicData>
            </a:graphic>
          </wp:inline>
        </w:drawing>
      </w:r>
    </w:p>
    <w:p w14:paraId="659014B9" w14:textId="77777777" w:rsidR="008667A0" w:rsidRDefault="008667A0">
      <w:pPr>
        <w:pStyle w:val="BodyStyle"/>
      </w:pPr>
    </w:p>
    <w:p w14:paraId="62DF5CA2" w14:textId="77777777" w:rsidR="001A5D3F" w:rsidRDefault="001A5D3F">
      <w:pPr>
        <w:pStyle w:val="BoldBody"/>
      </w:pPr>
    </w:p>
    <w:p w14:paraId="2A0D8D2D" w14:textId="77777777" w:rsidR="001A5D3F" w:rsidRDefault="001A5D3F">
      <w:pPr>
        <w:pStyle w:val="BoldBody"/>
      </w:pPr>
    </w:p>
    <w:p w14:paraId="11203FE4" w14:textId="77777777" w:rsidR="001A5D3F" w:rsidRDefault="001A5D3F">
      <w:pPr>
        <w:pStyle w:val="BoldBody"/>
      </w:pPr>
    </w:p>
    <w:p w14:paraId="327198CD" w14:textId="77777777" w:rsidR="001A5D3F" w:rsidRDefault="001A5D3F">
      <w:pPr>
        <w:pStyle w:val="BoldBody"/>
      </w:pPr>
    </w:p>
    <w:p w14:paraId="5109FBDB" w14:textId="77777777" w:rsidR="001A5D3F" w:rsidRDefault="001A5D3F">
      <w:pPr>
        <w:pStyle w:val="BoldBody"/>
      </w:pPr>
    </w:p>
    <w:p w14:paraId="6377ECB3" w14:textId="4AFFC3DE" w:rsidR="008667A0" w:rsidRDefault="00165603">
      <w:pPr>
        <w:pStyle w:val="BoldBody"/>
      </w:pPr>
      <w:r>
        <w:lastRenderedPageBreak/>
        <w:t xml:space="preserve">Atchison </w:t>
      </w:r>
      <w:r w:rsidR="00E24120">
        <w:t>Active</w:t>
      </w:r>
      <w:r>
        <w:t xml:space="preserve"> 40</w:t>
      </w:r>
    </w:p>
    <w:p w14:paraId="0AC073A9" w14:textId="77777777" w:rsidR="008667A0" w:rsidRDefault="00165603">
      <w:pPr>
        <w:pStyle w:val="T-Title"/>
      </w:pPr>
      <w:r>
        <w:t>Table 41: Liquidity in days for investment strategy</w:t>
      </w:r>
    </w:p>
    <w:tbl>
      <w:tblPr>
        <w:tblStyle w:val="Table2"/>
        <w:tblW w:w="0" w:type="auto"/>
        <w:tblLook w:val="04A0" w:firstRow="1" w:lastRow="0" w:firstColumn="1" w:lastColumn="0" w:noHBand="0" w:noVBand="1"/>
      </w:tblPr>
      <w:tblGrid>
        <w:gridCol w:w="3210"/>
        <w:gridCol w:w="3211"/>
        <w:gridCol w:w="3211"/>
      </w:tblGrid>
      <w:tr w:rsidR="008667A0" w14:paraId="66D46313"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tcPr>
          <w:p w14:paraId="1421CBB3" w14:textId="77777777" w:rsidR="008667A0" w:rsidRDefault="00165603">
            <w:r>
              <w:t>Portfolios</w:t>
            </w:r>
          </w:p>
        </w:tc>
        <w:tc>
          <w:tcPr>
            <w:tcW w:w="3211" w:type="dxa"/>
          </w:tcPr>
          <w:p w14:paraId="6F90596E" w14:textId="77777777" w:rsidR="008667A0" w:rsidRDefault="00165603">
            <w:pPr>
              <w:cnfStyle w:val="100000000000" w:firstRow="1" w:lastRow="0" w:firstColumn="0" w:lastColumn="0" w:oddVBand="0" w:evenVBand="0" w:oddHBand="0" w:evenHBand="0" w:firstRowFirstColumn="0" w:firstRowLastColumn="0" w:lastRowFirstColumn="0" w:lastRowLastColumn="0"/>
            </w:pPr>
            <w:r>
              <w:t>Normal Liquidity (Days)</w:t>
            </w:r>
          </w:p>
        </w:tc>
        <w:tc>
          <w:tcPr>
            <w:tcW w:w="3211" w:type="dxa"/>
          </w:tcPr>
          <w:p w14:paraId="0FC3D523" w14:textId="77777777" w:rsidR="008667A0" w:rsidRDefault="00165603">
            <w:pPr>
              <w:cnfStyle w:val="100000000000" w:firstRow="1" w:lastRow="0" w:firstColumn="0" w:lastColumn="0" w:oddVBand="0" w:evenVBand="0" w:oddHBand="0" w:evenHBand="0" w:firstRowFirstColumn="0" w:firstRowLastColumn="0" w:lastRowFirstColumn="0" w:lastRowLastColumn="0"/>
            </w:pPr>
            <w:r>
              <w:t>Stressed Liquidity (Days)</w:t>
            </w:r>
          </w:p>
        </w:tc>
      </w:tr>
      <w:tr w:rsidR="008667A0" w14:paraId="14FA2ACD"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7CE9B50D" w14:textId="7511743B" w:rsidR="008667A0" w:rsidRDefault="00165603">
            <w:r>
              <w:t xml:space="preserve">Atchison </w:t>
            </w:r>
            <w:r w:rsidR="00E24120">
              <w:t>Active</w:t>
            </w:r>
            <w:r>
              <w:t xml:space="preserve"> 40 Current SAA</w:t>
            </w:r>
          </w:p>
        </w:tc>
        <w:tc>
          <w:tcPr>
            <w:tcW w:w="3211" w:type="dxa"/>
          </w:tcPr>
          <w:p w14:paraId="2CD3BC2B" w14:textId="77777777" w:rsidR="008667A0" w:rsidRDefault="00165603">
            <w:pPr>
              <w:cnfStyle w:val="000000000000" w:firstRow="0" w:lastRow="0" w:firstColumn="0" w:lastColumn="0" w:oddVBand="0" w:evenVBand="0" w:oddHBand="0" w:evenHBand="0" w:firstRowFirstColumn="0" w:firstRowLastColumn="0" w:lastRowFirstColumn="0" w:lastRowLastColumn="0"/>
            </w:pPr>
            <w:r>
              <w:t>9.6</w:t>
            </w:r>
          </w:p>
        </w:tc>
        <w:tc>
          <w:tcPr>
            <w:tcW w:w="3211" w:type="dxa"/>
          </w:tcPr>
          <w:p w14:paraId="51E68E9E" w14:textId="77777777" w:rsidR="008667A0" w:rsidRDefault="00165603">
            <w:pPr>
              <w:cnfStyle w:val="000000000000" w:firstRow="0" w:lastRow="0" w:firstColumn="0" w:lastColumn="0" w:oddVBand="0" w:evenVBand="0" w:oddHBand="0" w:evenHBand="0" w:firstRowFirstColumn="0" w:firstRowLastColumn="0" w:lastRowFirstColumn="0" w:lastRowLastColumn="0"/>
            </w:pPr>
            <w:r>
              <w:t>62.7</w:t>
            </w:r>
          </w:p>
        </w:tc>
      </w:tr>
      <w:tr w:rsidR="008667A0" w14:paraId="1021FE5D"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5C48C76C" w14:textId="06820E8E" w:rsidR="008667A0" w:rsidRDefault="00165603">
            <w:r>
              <w:t xml:space="preserve">Atchison </w:t>
            </w:r>
            <w:r w:rsidR="00E24120">
              <w:t>Active</w:t>
            </w:r>
            <w:r>
              <w:t xml:space="preserve"> 40 P1</w:t>
            </w:r>
          </w:p>
        </w:tc>
        <w:tc>
          <w:tcPr>
            <w:tcW w:w="3211" w:type="dxa"/>
          </w:tcPr>
          <w:p w14:paraId="6F1768FA" w14:textId="77777777" w:rsidR="008667A0" w:rsidRDefault="00165603">
            <w:pPr>
              <w:cnfStyle w:val="000000000000" w:firstRow="0" w:lastRow="0" w:firstColumn="0" w:lastColumn="0" w:oddVBand="0" w:evenVBand="0" w:oddHBand="0" w:evenHBand="0" w:firstRowFirstColumn="0" w:firstRowLastColumn="0" w:lastRowFirstColumn="0" w:lastRowLastColumn="0"/>
            </w:pPr>
            <w:r>
              <w:t>13.7</w:t>
            </w:r>
          </w:p>
        </w:tc>
        <w:tc>
          <w:tcPr>
            <w:tcW w:w="3211" w:type="dxa"/>
          </w:tcPr>
          <w:p w14:paraId="70232A7D" w14:textId="77777777" w:rsidR="008667A0" w:rsidRDefault="00165603">
            <w:pPr>
              <w:cnfStyle w:val="000000000000" w:firstRow="0" w:lastRow="0" w:firstColumn="0" w:lastColumn="0" w:oddVBand="0" w:evenVBand="0" w:oddHBand="0" w:evenHBand="0" w:firstRowFirstColumn="0" w:firstRowLastColumn="0" w:lastRowFirstColumn="0" w:lastRowLastColumn="0"/>
            </w:pPr>
            <w:r>
              <w:t>87.6</w:t>
            </w:r>
          </w:p>
        </w:tc>
      </w:tr>
      <w:tr w:rsidR="008667A0" w14:paraId="78D357C4"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0328007E" w14:textId="157DF495" w:rsidR="008667A0" w:rsidRDefault="00165603">
            <w:r>
              <w:t xml:space="preserve">Atchison </w:t>
            </w:r>
            <w:r w:rsidR="00E24120">
              <w:t>Active</w:t>
            </w:r>
            <w:r>
              <w:t xml:space="preserve"> 40 P2</w:t>
            </w:r>
          </w:p>
        </w:tc>
        <w:tc>
          <w:tcPr>
            <w:tcW w:w="3211" w:type="dxa"/>
          </w:tcPr>
          <w:p w14:paraId="30A798EC" w14:textId="77777777" w:rsidR="008667A0" w:rsidRDefault="00165603">
            <w:pPr>
              <w:cnfStyle w:val="000000000000" w:firstRow="0" w:lastRow="0" w:firstColumn="0" w:lastColumn="0" w:oddVBand="0" w:evenVBand="0" w:oddHBand="0" w:evenHBand="0" w:firstRowFirstColumn="0" w:firstRowLastColumn="0" w:lastRowFirstColumn="0" w:lastRowLastColumn="0"/>
            </w:pPr>
            <w:r>
              <w:t>5.3</w:t>
            </w:r>
          </w:p>
        </w:tc>
        <w:tc>
          <w:tcPr>
            <w:tcW w:w="3211" w:type="dxa"/>
          </w:tcPr>
          <w:p w14:paraId="28A26397" w14:textId="77777777" w:rsidR="008667A0" w:rsidRDefault="00165603">
            <w:pPr>
              <w:cnfStyle w:val="000000000000" w:firstRow="0" w:lastRow="0" w:firstColumn="0" w:lastColumn="0" w:oddVBand="0" w:evenVBand="0" w:oddHBand="0" w:evenHBand="0" w:firstRowFirstColumn="0" w:firstRowLastColumn="0" w:lastRowFirstColumn="0" w:lastRowLastColumn="0"/>
            </w:pPr>
            <w:r>
              <w:t>43.8</w:t>
            </w:r>
          </w:p>
        </w:tc>
      </w:tr>
    </w:tbl>
    <w:p w14:paraId="5EDAF815" w14:textId="77777777" w:rsidR="008667A0" w:rsidRDefault="008667A0">
      <w:pPr>
        <w:pStyle w:val="BodyStyle"/>
      </w:pPr>
    </w:p>
    <w:p w14:paraId="116C1D77" w14:textId="77777777" w:rsidR="008667A0" w:rsidRDefault="00165603">
      <w:pPr>
        <w:pStyle w:val="listbullet0"/>
      </w:pPr>
      <w:r>
        <w:t>Under normal market conditions, on weighted average basis, the recommended strategy is invested 100% in assets with 9.6 days or less liquidity.</w:t>
      </w:r>
    </w:p>
    <w:p w14:paraId="7BB31DEB" w14:textId="77777777" w:rsidR="008667A0" w:rsidRDefault="00165603">
      <w:pPr>
        <w:pStyle w:val="listbullet0"/>
      </w:pPr>
      <w:r>
        <w:t>Under stressed market conditions, on weighted average basis, the recommended strategy is invested 100% in assets with 62.7 days or less liquidity.</w:t>
      </w:r>
    </w:p>
    <w:p w14:paraId="218FA959" w14:textId="77777777" w:rsidR="008667A0" w:rsidRDefault="008667A0">
      <w:pPr>
        <w:pStyle w:val="BodyStyle"/>
      </w:pPr>
    </w:p>
    <w:p w14:paraId="1F60813E" w14:textId="77777777" w:rsidR="008667A0" w:rsidRDefault="00165603">
      <w:pPr>
        <w:pStyle w:val="BodyStyle"/>
      </w:pPr>
      <w:r>
        <w:t>Figure 8 below shows percentage of assets by asset class, that are liquid illustrated over various time horizons.</w:t>
      </w:r>
    </w:p>
    <w:p w14:paraId="544AED0E" w14:textId="77777777" w:rsidR="008667A0" w:rsidRDefault="00165603">
      <w:pPr>
        <w:pStyle w:val="listbullet0"/>
      </w:pPr>
      <w:r>
        <w:t>The expected time to liquidate 100% assets for the current SAA is over 2 years under normal market condition but over 2 years under stressed market condition.</w:t>
      </w:r>
    </w:p>
    <w:p w14:paraId="0787BDBA" w14:textId="77777777" w:rsidR="001A5D3F" w:rsidRDefault="001A5D3F">
      <w:pPr>
        <w:pStyle w:val="T-Title"/>
      </w:pPr>
    </w:p>
    <w:p w14:paraId="24C2871D" w14:textId="77777777" w:rsidR="001A5D3F" w:rsidRDefault="001A5D3F">
      <w:pPr>
        <w:pStyle w:val="T-Title"/>
      </w:pPr>
    </w:p>
    <w:p w14:paraId="31165E95" w14:textId="77777777" w:rsidR="001A5D3F" w:rsidRDefault="001A5D3F">
      <w:pPr>
        <w:pStyle w:val="T-Title"/>
      </w:pPr>
    </w:p>
    <w:p w14:paraId="5EBCECDA" w14:textId="77777777" w:rsidR="001A5D3F" w:rsidRDefault="001A5D3F">
      <w:pPr>
        <w:pStyle w:val="T-Title"/>
      </w:pPr>
    </w:p>
    <w:p w14:paraId="2F032FA1" w14:textId="77777777" w:rsidR="001A5D3F" w:rsidRDefault="001A5D3F">
      <w:pPr>
        <w:pStyle w:val="T-Title"/>
      </w:pPr>
    </w:p>
    <w:p w14:paraId="47A66EE5" w14:textId="77777777" w:rsidR="001A5D3F" w:rsidRDefault="001A5D3F">
      <w:pPr>
        <w:pStyle w:val="T-Title"/>
      </w:pPr>
    </w:p>
    <w:p w14:paraId="309CE8C0" w14:textId="77777777" w:rsidR="001A5D3F" w:rsidRDefault="001A5D3F">
      <w:pPr>
        <w:pStyle w:val="T-Title"/>
      </w:pPr>
    </w:p>
    <w:p w14:paraId="3DAD47B0" w14:textId="77777777" w:rsidR="001A5D3F" w:rsidRDefault="001A5D3F">
      <w:pPr>
        <w:pStyle w:val="T-Title"/>
      </w:pPr>
    </w:p>
    <w:p w14:paraId="1E639773" w14:textId="77777777" w:rsidR="001A5D3F" w:rsidRDefault="001A5D3F">
      <w:pPr>
        <w:pStyle w:val="T-Title"/>
      </w:pPr>
    </w:p>
    <w:p w14:paraId="75530C4C" w14:textId="77777777" w:rsidR="001A5D3F" w:rsidRDefault="001A5D3F">
      <w:pPr>
        <w:pStyle w:val="T-Title"/>
      </w:pPr>
    </w:p>
    <w:p w14:paraId="6F9190EF" w14:textId="77777777" w:rsidR="001A5D3F" w:rsidRDefault="001A5D3F">
      <w:pPr>
        <w:pStyle w:val="T-Title"/>
      </w:pPr>
    </w:p>
    <w:p w14:paraId="38E31877" w14:textId="77777777" w:rsidR="001A5D3F" w:rsidRDefault="001A5D3F">
      <w:pPr>
        <w:pStyle w:val="T-Title"/>
      </w:pPr>
    </w:p>
    <w:p w14:paraId="3B74AEE5" w14:textId="77777777" w:rsidR="001A5D3F" w:rsidRDefault="001A5D3F">
      <w:pPr>
        <w:pStyle w:val="T-Title"/>
      </w:pPr>
    </w:p>
    <w:p w14:paraId="226B6D26" w14:textId="77777777" w:rsidR="001A5D3F" w:rsidRDefault="001A5D3F">
      <w:pPr>
        <w:pStyle w:val="T-Title"/>
      </w:pPr>
    </w:p>
    <w:p w14:paraId="54ACE0CB" w14:textId="77777777" w:rsidR="001A5D3F" w:rsidRDefault="001A5D3F">
      <w:pPr>
        <w:pStyle w:val="T-Title"/>
      </w:pPr>
    </w:p>
    <w:p w14:paraId="23F2F4A1" w14:textId="77777777" w:rsidR="001A5D3F" w:rsidRDefault="001A5D3F">
      <w:pPr>
        <w:pStyle w:val="T-Title"/>
      </w:pPr>
    </w:p>
    <w:p w14:paraId="17F454EA" w14:textId="77777777" w:rsidR="001A5D3F" w:rsidRDefault="001A5D3F">
      <w:pPr>
        <w:pStyle w:val="T-Title"/>
      </w:pPr>
    </w:p>
    <w:p w14:paraId="72B8A8B2" w14:textId="77777777" w:rsidR="001A5D3F" w:rsidRDefault="001A5D3F">
      <w:pPr>
        <w:pStyle w:val="T-Title"/>
      </w:pPr>
    </w:p>
    <w:p w14:paraId="17B9A1B7" w14:textId="77777777" w:rsidR="001A5D3F" w:rsidRDefault="001A5D3F">
      <w:pPr>
        <w:pStyle w:val="T-Title"/>
      </w:pPr>
    </w:p>
    <w:p w14:paraId="37FB6030" w14:textId="77777777" w:rsidR="001A5D3F" w:rsidRDefault="001A5D3F">
      <w:pPr>
        <w:pStyle w:val="T-Title"/>
      </w:pPr>
    </w:p>
    <w:p w14:paraId="12A7D258" w14:textId="77777777" w:rsidR="001A5D3F" w:rsidRDefault="001A5D3F">
      <w:pPr>
        <w:pStyle w:val="T-Title"/>
      </w:pPr>
    </w:p>
    <w:p w14:paraId="03E2ED27" w14:textId="77777777" w:rsidR="001A5D3F" w:rsidRDefault="001A5D3F">
      <w:pPr>
        <w:pStyle w:val="T-Title"/>
      </w:pPr>
    </w:p>
    <w:p w14:paraId="19BA8A5A" w14:textId="77777777" w:rsidR="001A5D3F" w:rsidRDefault="001A5D3F">
      <w:pPr>
        <w:pStyle w:val="T-Title"/>
      </w:pPr>
    </w:p>
    <w:p w14:paraId="378259FE" w14:textId="77777777" w:rsidR="001A5D3F" w:rsidRDefault="001A5D3F">
      <w:pPr>
        <w:pStyle w:val="T-Title"/>
      </w:pPr>
    </w:p>
    <w:p w14:paraId="44CBDC86" w14:textId="77777777" w:rsidR="001A5D3F" w:rsidRDefault="001A5D3F">
      <w:pPr>
        <w:pStyle w:val="T-Title"/>
      </w:pPr>
    </w:p>
    <w:p w14:paraId="03A78954" w14:textId="77777777" w:rsidR="001A5D3F" w:rsidRDefault="001A5D3F">
      <w:pPr>
        <w:pStyle w:val="T-Title"/>
      </w:pPr>
    </w:p>
    <w:p w14:paraId="78B465C8" w14:textId="77777777" w:rsidR="001A5D3F" w:rsidRDefault="001A5D3F">
      <w:pPr>
        <w:pStyle w:val="T-Title"/>
      </w:pPr>
    </w:p>
    <w:p w14:paraId="26D47104" w14:textId="77777777" w:rsidR="001A5D3F" w:rsidRDefault="001A5D3F">
      <w:pPr>
        <w:pStyle w:val="T-Title"/>
      </w:pPr>
    </w:p>
    <w:p w14:paraId="103B3AF3" w14:textId="77777777" w:rsidR="001A5D3F" w:rsidRDefault="001A5D3F">
      <w:pPr>
        <w:pStyle w:val="T-Title"/>
      </w:pPr>
    </w:p>
    <w:p w14:paraId="04823236" w14:textId="77777777" w:rsidR="001A5D3F" w:rsidRDefault="001A5D3F">
      <w:pPr>
        <w:pStyle w:val="T-Title"/>
      </w:pPr>
    </w:p>
    <w:p w14:paraId="7FDD8023" w14:textId="77777777" w:rsidR="001A5D3F" w:rsidRDefault="001A5D3F">
      <w:pPr>
        <w:pStyle w:val="T-Title"/>
      </w:pPr>
    </w:p>
    <w:p w14:paraId="106006B6" w14:textId="77777777" w:rsidR="001A5D3F" w:rsidRDefault="001A5D3F">
      <w:pPr>
        <w:pStyle w:val="T-Title"/>
      </w:pPr>
    </w:p>
    <w:p w14:paraId="252C18F5" w14:textId="77777777" w:rsidR="001A5D3F" w:rsidRDefault="001A5D3F">
      <w:pPr>
        <w:pStyle w:val="T-Title"/>
      </w:pPr>
    </w:p>
    <w:p w14:paraId="7902C4E2" w14:textId="77777777" w:rsidR="001A5D3F" w:rsidRDefault="001A5D3F">
      <w:pPr>
        <w:pStyle w:val="T-Title"/>
      </w:pPr>
    </w:p>
    <w:p w14:paraId="3AD901BD" w14:textId="77777777" w:rsidR="001A5D3F" w:rsidRDefault="001A5D3F">
      <w:pPr>
        <w:pStyle w:val="T-Title"/>
      </w:pPr>
    </w:p>
    <w:p w14:paraId="3C4EE11B" w14:textId="77777777" w:rsidR="001A5D3F" w:rsidRDefault="001A5D3F">
      <w:pPr>
        <w:pStyle w:val="T-Title"/>
      </w:pPr>
    </w:p>
    <w:p w14:paraId="686C3F4D" w14:textId="77777777" w:rsidR="001A5D3F" w:rsidRDefault="001A5D3F">
      <w:pPr>
        <w:pStyle w:val="T-Title"/>
      </w:pPr>
    </w:p>
    <w:p w14:paraId="7CE0CCB6" w14:textId="77777777" w:rsidR="001A5D3F" w:rsidRDefault="001A5D3F">
      <w:pPr>
        <w:pStyle w:val="T-Title"/>
      </w:pPr>
    </w:p>
    <w:p w14:paraId="28240D98" w14:textId="77777777" w:rsidR="001A5D3F" w:rsidRDefault="001A5D3F">
      <w:pPr>
        <w:pStyle w:val="T-Title"/>
      </w:pPr>
    </w:p>
    <w:p w14:paraId="10EB5B62" w14:textId="77777777" w:rsidR="001A5D3F" w:rsidRDefault="001A5D3F">
      <w:pPr>
        <w:pStyle w:val="T-Title"/>
      </w:pPr>
    </w:p>
    <w:p w14:paraId="730D6DB0" w14:textId="77777777" w:rsidR="001A5D3F" w:rsidRDefault="001A5D3F">
      <w:pPr>
        <w:pStyle w:val="T-Title"/>
      </w:pPr>
    </w:p>
    <w:p w14:paraId="6022A897" w14:textId="77777777" w:rsidR="001A5D3F" w:rsidRDefault="001A5D3F">
      <w:pPr>
        <w:pStyle w:val="T-Title"/>
      </w:pPr>
    </w:p>
    <w:p w14:paraId="24115C17" w14:textId="77777777" w:rsidR="001A5D3F" w:rsidRDefault="001A5D3F">
      <w:pPr>
        <w:pStyle w:val="T-Title"/>
      </w:pPr>
    </w:p>
    <w:p w14:paraId="1CADC333" w14:textId="77777777" w:rsidR="001A5D3F" w:rsidRDefault="001A5D3F">
      <w:pPr>
        <w:pStyle w:val="T-Title"/>
      </w:pPr>
    </w:p>
    <w:p w14:paraId="42981782" w14:textId="77777777" w:rsidR="001A5D3F" w:rsidRDefault="001A5D3F">
      <w:pPr>
        <w:pStyle w:val="T-Title"/>
      </w:pPr>
    </w:p>
    <w:p w14:paraId="59752181" w14:textId="51263A51" w:rsidR="008667A0" w:rsidRDefault="00165603">
      <w:pPr>
        <w:pStyle w:val="T-Title"/>
      </w:pPr>
      <w:r>
        <w:lastRenderedPageBreak/>
        <w:t xml:space="preserve">Figure 8: Liquidity Profiles of Atchison </w:t>
      </w:r>
      <w:r w:rsidR="00E24120">
        <w:t>Active</w:t>
      </w:r>
      <w:r>
        <w:t xml:space="preserve"> 40</w:t>
      </w:r>
    </w:p>
    <w:p w14:paraId="7D932F85" w14:textId="77777777" w:rsidR="008667A0" w:rsidRDefault="00165603">
      <w:r>
        <w:rPr>
          <w:noProof/>
        </w:rPr>
        <w:drawing>
          <wp:inline distT="0" distB="0" distL="0" distR="0" wp14:anchorId="3C7195A7" wp14:editId="6C86FFDB">
            <wp:extent cx="6217920" cy="73152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chisonSMA 40liq_chart.png"/>
                    <pic:cNvPicPr/>
                  </pic:nvPicPr>
                  <pic:blipFill>
                    <a:blip r:embed="rId25"/>
                    <a:stretch>
                      <a:fillRect/>
                    </a:stretch>
                  </pic:blipFill>
                  <pic:spPr>
                    <a:xfrm>
                      <a:off x="0" y="0"/>
                      <a:ext cx="6217920" cy="7315200"/>
                    </a:xfrm>
                    <a:prstGeom prst="rect">
                      <a:avLst/>
                    </a:prstGeom>
                  </pic:spPr>
                </pic:pic>
              </a:graphicData>
            </a:graphic>
          </wp:inline>
        </w:drawing>
      </w:r>
    </w:p>
    <w:p w14:paraId="12930378" w14:textId="77777777" w:rsidR="008667A0" w:rsidRDefault="008667A0">
      <w:pPr>
        <w:pStyle w:val="BodyStyle"/>
      </w:pPr>
    </w:p>
    <w:p w14:paraId="7C7B3D3C" w14:textId="77777777" w:rsidR="001A5D3F" w:rsidRDefault="001A5D3F">
      <w:pPr>
        <w:pStyle w:val="BoldBody"/>
      </w:pPr>
    </w:p>
    <w:p w14:paraId="7039ABF3" w14:textId="77777777" w:rsidR="001A5D3F" w:rsidRDefault="001A5D3F">
      <w:pPr>
        <w:pStyle w:val="BoldBody"/>
      </w:pPr>
    </w:p>
    <w:p w14:paraId="16DF2ACF" w14:textId="77777777" w:rsidR="001A5D3F" w:rsidRDefault="001A5D3F">
      <w:pPr>
        <w:pStyle w:val="BoldBody"/>
      </w:pPr>
    </w:p>
    <w:p w14:paraId="08EDDE58" w14:textId="77777777" w:rsidR="001A5D3F" w:rsidRDefault="001A5D3F">
      <w:pPr>
        <w:pStyle w:val="BoldBody"/>
      </w:pPr>
    </w:p>
    <w:p w14:paraId="2CF8D9B4" w14:textId="0A7A17C0" w:rsidR="008667A0" w:rsidRDefault="00165603">
      <w:pPr>
        <w:pStyle w:val="BoldBody"/>
      </w:pPr>
      <w:r>
        <w:lastRenderedPageBreak/>
        <w:t xml:space="preserve">Atchison </w:t>
      </w:r>
      <w:r w:rsidR="00E24120">
        <w:t>Active</w:t>
      </w:r>
      <w:r>
        <w:t xml:space="preserve"> 55</w:t>
      </w:r>
    </w:p>
    <w:p w14:paraId="61C49053" w14:textId="77777777" w:rsidR="008667A0" w:rsidRDefault="00165603">
      <w:pPr>
        <w:pStyle w:val="T-Title"/>
      </w:pPr>
      <w:r>
        <w:t>Table 42: Liquidity in days for investment strategy</w:t>
      </w:r>
    </w:p>
    <w:tbl>
      <w:tblPr>
        <w:tblStyle w:val="Table2"/>
        <w:tblW w:w="0" w:type="auto"/>
        <w:tblLook w:val="04A0" w:firstRow="1" w:lastRow="0" w:firstColumn="1" w:lastColumn="0" w:noHBand="0" w:noVBand="1"/>
      </w:tblPr>
      <w:tblGrid>
        <w:gridCol w:w="3210"/>
        <w:gridCol w:w="3211"/>
        <w:gridCol w:w="3211"/>
      </w:tblGrid>
      <w:tr w:rsidR="008667A0" w14:paraId="7C050527"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tcPr>
          <w:p w14:paraId="4CE1BA5C" w14:textId="77777777" w:rsidR="008667A0" w:rsidRDefault="00165603">
            <w:r>
              <w:t>Portfolios</w:t>
            </w:r>
          </w:p>
        </w:tc>
        <w:tc>
          <w:tcPr>
            <w:tcW w:w="3211" w:type="dxa"/>
          </w:tcPr>
          <w:p w14:paraId="0AB73F15" w14:textId="77777777" w:rsidR="008667A0" w:rsidRDefault="00165603">
            <w:pPr>
              <w:cnfStyle w:val="100000000000" w:firstRow="1" w:lastRow="0" w:firstColumn="0" w:lastColumn="0" w:oddVBand="0" w:evenVBand="0" w:oddHBand="0" w:evenHBand="0" w:firstRowFirstColumn="0" w:firstRowLastColumn="0" w:lastRowFirstColumn="0" w:lastRowLastColumn="0"/>
            </w:pPr>
            <w:r>
              <w:t>Normal Liquidity (Days)</w:t>
            </w:r>
          </w:p>
        </w:tc>
        <w:tc>
          <w:tcPr>
            <w:tcW w:w="3211" w:type="dxa"/>
          </w:tcPr>
          <w:p w14:paraId="32FBAC12" w14:textId="77777777" w:rsidR="008667A0" w:rsidRDefault="00165603">
            <w:pPr>
              <w:cnfStyle w:val="100000000000" w:firstRow="1" w:lastRow="0" w:firstColumn="0" w:lastColumn="0" w:oddVBand="0" w:evenVBand="0" w:oddHBand="0" w:evenHBand="0" w:firstRowFirstColumn="0" w:firstRowLastColumn="0" w:lastRowFirstColumn="0" w:lastRowLastColumn="0"/>
            </w:pPr>
            <w:r>
              <w:t>Stressed Liquidity (Days)</w:t>
            </w:r>
          </w:p>
        </w:tc>
      </w:tr>
      <w:tr w:rsidR="008667A0" w14:paraId="0CB169EB"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67A3A878" w14:textId="6A569943" w:rsidR="008667A0" w:rsidRDefault="00165603">
            <w:r>
              <w:t xml:space="preserve">Atchison </w:t>
            </w:r>
            <w:r w:rsidR="00E24120">
              <w:t>Active</w:t>
            </w:r>
            <w:r>
              <w:t xml:space="preserve"> 55 Current SAA</w:t>
            </w:r>
          </w:p>
        </w:tc>
        <w:tc>
          <w:tcPr>
            <w:tcW w:w="3211" w:type="dxa"/>
          </w:tcPr>
          <w:p w14:paraId="0C82F4D0" w14:textId="77777777" w:rsidR="008667A0" w:rsidRDefault="00165603">
            <w:pPr>
              <w:cnfStyle w:val="000000000000" w:firstRow="0" w:lastRow="0" w:firstColumn="0" w:lastColumn="0" w:oddVBand="0" w:evenVBand="0" w:oddHBand="0" w:evenHBand="0" w:firstRowFirstColumn="0" w:firstRowLastColumn="0" w:lastRowFirstColumn="0" w:lastRowLastColumn="0"/>
            </w:pPr>
            <w:r>
              <w:t>14.8</w:t>
            </w:r>
          </w:p>
        </w:tc>
        <w:tc>
          <w:tcPr>
            <w:tcW w:w="3211" w:type="dxa"/>
          </w:tcPr>
          <w:p w14:paraId="16F694A6" w14:textId="77777777" w:rsidR="008667A0" w:rsidRDefault="00165603">
            <w:pPr>
              <w:cnfStyle w:val="000000000000" w:firstRow="0" w:lastRow="0" w:firstColumn="0" w:lastColumn="0" w:oddVBand="0" w:evenVBand="0" w:oddHBand="0" w:evenHBand="0" w:firstRowFirstColumn="0" w:firstRowLastColumn="0" w:lastRowFirstColumn="0" w:lastRowLastColumn="0"/>
            </w:pPr>
            <w:r>
              <w:t>96.9</w:t>
            </w:r>
          </w:p>
        </w:tc>
      </w:tr>
      <w:tr w:rsidR="008667A0" w14:paraId="387A0847"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0D390609" w14:textId="6D26E042" w:rsidR="008667A0" w:rsidRDefault="00165603">
            <w:r>
              <w:t xml:space="preserve">Atchison </w:t>
            </w:r>
            <w:r w:rsidR="00E24120">
              <w:t>Active</w:t>
            </w:r>
            <w:r>
              <w:t xml:space="preserve"> 55 P1</w:t>
            </w:r>
          </w:p>
        </w:tc>
        <w:tc>
          <w:tcPr>
            <w:tcW w:w="3211" w:type="dxa"/>
          </w:tcPr>
          <w:p w14:paraId="5FA93A72" w14:textId="77777777" w:rsidR="008667A0" w:rsidRDefault="00165603">
            <w:pPr>
              <w:cnfStyle w:val="000000000000" w:firstRow="0" w:lastRow="0" w:firstColumn="0" w:lastColumn="0" w:oddVBand="0" w:evenVBand="0" w:oddHBand="0" w:evenHBand="0" w:firstRowFirstColumn="0" w:firstRowLastColumn="0" w:lastRowFirstColumn="0" w:lastRowLastColumn="0"/>
            </w:pPr>
            <w:r>
              <w:t>13.5</w:t>
            </w:r>
          </w:p>
        </w:tc>
        <w:tc>
          <w:tcPr>
            <w:tcW w:w="3211" w:type="dxa"/>
          </w:tcPr>
          <w:p w14:paraId="7A340393" w14:textId="77777777" w:rsidR="008667A0" w:rsidRDefault="00165603">
            <w:pPr>
              <w:cnfStyle w:val="000000000000" w:firstRow="0" w:lastRow="0" w:firstColumn="0" w:lastColumn="0" w:oddVBand="0" w:evenVBand="0" w:oddHBand="0" w:evenHBand="0" w:firstRowFirstColumn="0" w:firstRowLastColumn="0" w:lastRowFirstColumn="0" w:lastRowLastColumn="0"/>
            </w:pPr>
            <w:r>
              <w:t>88.8</w:t>
            </w:r>
          </w:p>
        </w:tc>
      </w:tr>
      <w:tr w:rsidR="008667A0" w14:paraId="5349447B"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3C9C5898" w14:textId="5DB27B03" w:rsidR="008667A0" w:rsidRDefault="00165603">
            <w:r>
              <w:t xml:space="preserve">Atchison </w:t>
            </w:r>
            <w:r w:rsidR="00E24120">
              <w:t>Active</w:t>
            </w:r>
            <w:r>
              <w:t xml:space="preserve"> 55 P2</w:t>
            </w:r>
          </w:p>
        </w:tc>
        <w:tc>
          <w:tcPr>
            <w:tcW w:w="3211" w:type="dxa"/>
          </w:tcPr>
          <w:p w14:paraId="54FFA006" w14:textId="77777777" w:rsidR="008667A0" w:rsidRDefault="00165603">
            <w:pPr>
              <w:cnfStyle w:val="000000000000" w:firstRow="0" w:lastRow="0" w:firstColumn="0" w:lastColumn="0" w:oddVBand="0" w:evenVBand="0" w:oddHBand="0" w:evenHBand="0" w:firstRowFirstColumn="0" w:firstRowLastColumn="0" w:lastRowFirstColumn="0" w:lastRowLastColumn="0"/>
            </w:pPr>
            <w:r>
              <w:t>6.1</w:t>
            </w:r>
          </w:p>
        </w:tc>
        <w:tc>
          <w:tcPr>
            <w:tcW w:w="3211" w:type="dxa"/>
          </w:tcPr>
          <w:p w14:paraId="6DAAFA17" w14:textId="77777777" w:rsidR="008667A0" w:rsidRDefault="00165603">
            <w:pPr>
              <w:cnfStyle w:val="000000000000" w:firstRow="0" w:lastRow="0" w:firstColumn="0" w:lastColumn="0" w:oddVBand="0" w:evenVBand="0" w:oddHBand="0" w:evenHBand="0" w:firstRowFirstColumn="0" w:firstRowLastColumn="0" w:lastRowFirstColumn="0" w:lastRowLastColumn="0"/>
            </w:pPr>
            <w:r>
              <w:t>54.0</w:t>
            </w:r>
          </w:p>
        </w:tc>
      </w:tr>
    </w:tbl>
    <w:p w14:paraId="3CD513E7" w14:textId="77777777" w:rsidR="008667A0" w:rsidRDefault="008667A0">
      <w:pPr>
        <w:pStyle w:val="BodyStyle"/>
      </w:pPr>
    </w:p>
    <w:p w14:paraId="55694A00" w14:textId="77777777" w:rsidR="008667A0" w:rsidRDefault="00165603">
      <w:pPr>
        <w:pStyle w:val="listbullet0"/>
      </w:pPr>
      <w:r>
        <w:t>Under normal market conditions, on weighted average basis, the recommended strategy is invested 100% in assets with 14.8 days or less liquidity.</w:t>
      </w:r>
    </w:p>
    <w:p w14:paraId="4348CDF9" w14:textId="77777777" w:rsidR="008667A0" w:rsidRDefault="00165603">
      <w:pPr>
        <w:pStyle w:val="listbullet0"/>
      </w:pPr>
      <w:r>
        <w:t>Under stressed market conditions, on weighted average basis, the recommended strategy is invested 100% in assets with 96.9 days or less liquidity.</w:t>
      </w:r>
    </w:p>
    <w:p w14:paraId="5B12997B" w14:textId="77777777" w:rsidR="008667A0" w:rsidRDefault="008667A0">
      <w:pPr>
        <w:pStyle w:val="BodyStyle"/>
      </w:pPr>
    </w:p>
    <w:p w14:paraId="7396DD38" w14:textId="77777777" w:rsidR="008667A0" w:rsidRDefault="00165603">
      <w:pPr>
        <w:pStyle w:val="BodyStyle"/>
      </w:pPr>
      <w:r>
        <w:t>Figure 9 below shows percentage of assets by asset class, that are liquid illustrated over various time horizons.</w:t>
      </w:r>
    </w:p>
    <w:p w14:paraId="7DB1AFDE" w14:textId="77777777" w:rsidR="008667A0" w:rsidRDefault="00165603">
      <w:pPr>
        <w:pStyle w:val="listbullet0"/>
      </w:pPr>
      <w:r>
        <w:t>The expected time to liquidate 100% assets for the current SAA is over 2 years under normal market condition but over 2 years under stressed market condition.</w:t>
      </w:r>
    </w:p>
    <w:p w14:paraId="0EA6D7A8" w14:textId="77777777" w:rsidR="001A5D3F" w:rsidRDefault="001A5D3F">
      <w:pPr>
        <w:pStyle w:val="T-Title"/>
      </w:pPr>
    </w:p>
    <w:p w14:paraId="2DF37ADD" w14:textId="77777777" w:rsidR="001A5D3F" w:rsidRDefault="001A5D3F">
      <w:pPr>
        <w:pStyle w:val="T-Title"/>
      </w:pPr>
    </w:p>
    <w:p w14:paraId="298F36C3" w14:textId="77777777" w:rsidR="001A5D3F" w:rsidRDefault="001A5D3F">
      <w:pPr>
        <w:pStyle w:val="T-Title"/>
      </w:pPr>
    </w:p>
    <w:p w14:paraId="5DD55B9B" w14:textId="77777777" w:rsidR="001A5D3F" w:rsidRDefault="001A5D3F">
      <w:pPr>
        <w:pStyle w:val="T-Title"/>
      </w:pPr>
    </w:p>
    <w:p w14:paraId="6B2C1432" w14:textId="77777777" w:rsidR="001A5D3F" w:rsidRDefault="001A5D3F">
      <w:pPr>
        <w:pStyle w:val="T-Title"/>
      </w:pPr>
    </w:p>
    <w:p w14:paraId="13FA5770" w14:textId="77777777" w:rsidR="001A5D3F" w:rsidRDefault="001A5D3F">
      <w:pPr>
        <w:pStyle w:val="T-Title"/>
      </w:pPr>
    </w:p>
    <w:p w14:paraId="43AC2D62" w14:textId="77777777" w:rsidR="001A5D3F" w:rsidRDefault="001A5D3F">
      <w:pPr>
        <w:pStyle w:val="T-Title"/>
      </w:pPr>
    </w:p>
    <w:p w14:paraId="5AD49221" w14:textId="77777777" w:rsidR="001A5D3F" w:rsidRDefault="001A5D3F">
      <w:pPr>
        <w:pStyle w:val="T-Title"/>
      </w:pPr>
    </w:p>
    <w:p w14:paraId="45F13B1B" w14:textId="77777777" w:rsidR="001A5D3F" w:rsidRDefault="001A5D3F">
      <w:pPr>
        <w:pStyle w:val="T-Title"/>
      </w:pPr>
    </w:p>
    <w:p w14:paraId="7BAA458C" w14:textId="77777777" w:rsidR="001A5D3F" w:rsidRDefault="001A5D3F">
      <w:pPr>
        <w:pStyle w:val="T-Title"/>
      </w:pPr>
    </w:p>
    <w:p w14:paraId="4C475C98" w14:textId="77777777" w:rsidR="001A5D3F" w:rsidRDefault="001A5D3F">
      <w:pPr>
        <w:pStyle w:val="T-Title"/>
      </w:pPr>
    </w:p>
    <w:p w14:paraId="77B46BCD" w14:textId="77777777" w:rsidR="001A5D3F" w:rsidRDefault="001A5D3F">
      <w:pPr>
        <w:pStyle w:val="T-Title"/>
      </w:pPr>
    </w:p>
    <w:p w14:paraId="78762241" w14:textId="77777777" w:rsidR="001A5D3F" w:rsidRDefault="001A5D3F">
      <w:pPr>
        <w:pStyle w:val="T-Title"/>
      </w:pPr>
    </w:p>
    <w:p w14:paraId="7B57AA41" w14:textId="77777777" w:rsidR="001A5D3F" w:rsidRDefault="001A5D3F">
      <w:pPr>
        <w:pStyle w:val="T-Title"/>
      </w:pPr>
    </w:p>
    <w:p w14:paraId="3851EC91" w14:textId="77777777" w:rsidR="001A5D3F" w:rsidRDefault="001A5D3F">
      <w:pPr>
        <w:pStyle w:val="T-Title"/>
      </w:pPr>
    </w:p>
    <w:p w14:paraId="614A9D35" w14:textId="77777777" w:rsidR="001A5D3F" w:rsidRDefault="001A5D3F">
      <w:pPr>
        <w:pStyle w:val="T-Title"/>
      </w:pPr>
    </w:p>
    <w:p w14:paraId="282101A5" w14:textId="77777777" w:rsidR="001A5D3F" w:rsidRDefault="001A5D3F">
      <w:pPr>
        <w:pStyle w:val="T-Title"/>
      </w:pPr>
    </w:p>
    <w:p w14:paraId="2941863A" w14:textId="77777777" w:rsidR="001A5D3F" w:rsidRDefault="001A5D3F">
      <w:pPr>
        <w:pStyle w:val="T-Title"/>
      </w:pPr>
    </w:p>
    <w:p w14:paraId="62215CDA" w14:textId="77777777" w:rsidR="001A5D3F" w:rsidRDefault="001A5D3F">
      <w:pPr>
        <w:pStyle w:val="T-Title"/>
      </w:pPr>
    </w:p>
    <w:p w14:paraId="0DE5B2C6" w14:textId="77777777" w:rsidR="001A5D3F" w:rsidRDefault="001A5D3F">
      <w:pPr>
        <w:pStyle w:val="T-Title"/>
      </w:pPr>
    </w:p>
    <w:p w14:paraId="0D9780E4" w14:textId="77777777" w:rsidR="001A5D3F" w:rsidRDefault="001A5D3F">
      <w:pPr>
        <w:pStyle w:val="T-Title"/>
      </w:pPr>
    </w:p>
    <w:p w14:paraId="754D2A97" w14:textId="77777777" w:rsidR="001A5D3F" w:rsidRDefault="001A5D3F">
      <w:pPr>
        <w:pStyle w:val="T-Title"/>
      </w:pPr>
    </w:p>
    <w:p w14:paraId="2947BF25" w14:textId="77777777" w:rsidR="001A5D3F" w:rsidRDefault="001A5D3F">
      <w:pPr>
        <w:pStyle w:val="T-Title"/>
      </w:pPr>
    </w:p>
    <w:p w14:paraId="0C19BAFB" w14:textId="77777777" w:rsidR="001A5D3F" w:rsidRDefault="001A5D3F">
      <w:pPr>
        <w:pStyle w:val="T-Title"/>
      </w:pPr>
    </w:p>
    <w:p w14:paraId="3A1150B6" w14:textId="77777777" w:rsidR="001A5D3F" w:rsidRDefault="001A5D3F">
      <w:pPr>
        <w:pStyle w:val="T-Title"/>
      </w:pPr>
    </w:p>
    <w:p w14:paraId="7D657768" w14:textId="77777777" w:rsidR="001A5D3F" w:rsidRDefault="001A5D3F">
      <w:pPr>
        <w:pStyle w:val="T-Title"/>
      </w:pPr>
    </w:p>
    <w:p w14:paraId="5604EA3A" w14:textId="77777777" w:rsidR="001A5D3F" w:rsidRDefault="001A5D3F">
      <w:pPr>
        <w:pStyle w:val="T-Title"/>
      </w:pPr>
    </w:p>
    <w:p w14:paraId="64EBBA83" w14:textId="77777777" w:rsidR="001A5D3F" w:rsidRDefault="001A5D3F">
      <w:pPr>
        <w:pStyle w:val="T-Title"/>
      </w:pPr>
    </w:p>
    <w:p w14:paraId="5841B0B4" w14:textId="77777777" w:rsidR="001A5D3F" w:rsidRDefault="001A5D3F">
      <w:pPr>
        <w:pStyle w:val="T-Title"/>
      </w:pPr>
    </w:p>
    <w:p w14:paraId="7D7F134C" w14:textId="77777777" w:rsidR="001A5D3F" w:rsidRDefault="001A5D3F">
      <w:pPr>
        <w:pStyle w:val="T-Title"/>
      </w:pPr>
    </w:p>
    <w:p w14:paraId="1A9207C6" w14:textId="77777777" w:rsidR="001A5D3F" w:rsidRDefault="001A5D3F">
      <w:pPr>
        <w:pStyle w:val="T-Title"/>
      </w:pPr>
    </w:p>
    <w:p w14:paraId="2BFCA075" w14:textId="77777777" w:rsidR="001A5D3F" w:rsidRDefault="001A5D3F">
      <w:pPr>
        <w:pStyle w:val="T-Title"/>
      </w:pPr>
    </w:p>
    <w:p w14:paraId="62CD3FC7" w14:textId="77777777" w:rsidR="001A5D3F" w:rsidRDefault="001A5D3F">
      <w:pPr>
        <w:pStyle w:val="T-Title"/>
      </w:pPr>
    </w:p>
    <w:p w14:paraId="6D3680D4" w14:textId="77777777" w:rsidR="001A5D3F" w:rsidRDefault="001A5D3F">
      <w:pPr>
        <w:pStyle w:val="T-Title"/>
      </w:pPr>
    </w:p>
    <w:p w14:paraId="1968E38B" w14:textId="77777777" w:rsidR="001A5D3F" w:rsidRDefault="001A5D3F">
      <w:pPr>
        <w:pStyle w:val="T-Title"/>
      </w:pPr>
    </w:p>
    <w:p w14:paraId="34F8D2FA" w14:textId="77777777" w:rsidR="001A5D3F" w:rsidRDefault="001A5D3F">
      <w:pPr>
        <w:pStyle w:val="T-Title"/>
      </w:pPr>
    </w:p>
    <w:p w14:paraId="6BC581CC" w14:textId="77777777" w:rsidR="001A5D3F" w:rsidRDefault="001A5D3F">
      <w:pPr>
        <w:pStyle w:val="T-Title"/>
      </w:pPr>
    </w:p>
    <w:p w14:paraId="1E5B4839" w14:textId="77777777" w:rsidR="001A5D3F" w:rsidRDefault="001A5D3F">
      <w:pPr>
        <w:pStyle w:val="T-Title"/>
      </w:pPr>
    </w:p>
    <w:p w14:paraId="0E5C6203" w14:textId="77777777" w:rsidR="001A5D3F" w:rsidRDefault="001A5D3F">
      <w:pPr>
        <w:pStyle w:val="T-Title"/>
      </w:pPr>
    </w:p>
    <w:p w14:paraId="7C4DA263" w14:textId="77777777" w:rsidR="001A5D3F" w:rsidRDefault="001A5D3F">
      <w:pPr>
        <w:pStyle w:val="T-Title"/>
      </w:pPr>
    </w:p>
    <w:p w14:paraId="5BE16632" w14:textId="77777777" w:rsidR="001A5D3F" w:rsidRDefault="001A5D3F">
      <w:pPr>
        <w:pStyle w:val="T-Title"/>
      </w:pPr>
    </w:p>
    <w:p w14:paraId="1C5DAAD3" w14:textId="77777777" w:rsidR="001A5D3F" w:rsidRDefault="001A5D3F">
      <w:pPr>
        <w:pStyle w:val="T-Title"/>
      </w:pPr>
    </w:p>
    <w:p w14:paraId="503049FD" w14:textId="77777777" w:rsidR="001A5D3F" w:rsidRDefault="001A5D3F">
      <w:pPr>
        <w:pStyle w:val="T-Title"/>
      </w:pPr>
    </w:p>
    <w:p w14:paraId="17E7C499" w14:textId="77777777" w:rsidR="001A5D3F" w:rsidRDefault="001A5D3F">
      <w:pPr>
        <w:pStyle w:val="T-Title"/>
      </w:pPr>
    </w:p>
    <w:p w14:paraId="5F371F3D" w14:textId="77777777" w:rsidR="001A5D3F" w:rsidRDefault="001A5D3F">
      <w:pPr>
        <w:pStyle w:val="T-Title"/>
      </w:pPr>
    </w:p>
    <w:p w14:paraId="24B4C1AD" w14:textId="316DE000" w:rsidR="008667A0" w:rsidRDefault="00165603">
      <w:pPr>
        <w:pStyle w:val="T-Title"/>
      </w:pPr>
      <w:r>
        <w:lastRenderedPageBreak/>
        <w:t xml:space="preserve">Figure 9: Liquidity Profiles of Atchison </w:t>
      </w:r>
      <w:r w:rsidR="00E24120">
        <w:t>Active</w:t>
      </w:r>
      <w:r>
        <w:t xml:space="preserve"> 55</w:t>
      </w:r>
    </w:p>
    <w:p w14:paraId="4576BE39" w14:textId="77777777" w:rsidR="008667A0" w:rsidRDefault="00165603">
      <w:r>
        <w:rPr>
          <w:noProof/>
        </w:rPr>
        <w:drawing>
          <wp:inline distT="0" distB="0" distL="0" distR="0" wp14:anchorId="12126CBF" wp14:editId="67E29C59">
            <wp:extent cx="6217920" cy="73152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chisonSMA 55liq_chart.png"/>
                    <pic:cNvPicPr/>
                  </pic:nvPicPr>
                  <pic:blipFill>
                    <a:blip r:embed="rId26"/>
                    <a:stretch>
                      <a:fillRect/>
                    </a:stretch>
                  </pic:blipFill>
                  <pic:spPr>
                    <a:xfrm>
                      <a:off x="0" y="0"/>
                      <a:ext cx="6217920" cy="7315200"/>
                    </a:xfrm>
                    <a:prstGeom prst="rect">
                      <a:avLst/>
                    </a:prstGeom>
                  </pic:spPr>
                </pic:pic>
              </a:graphicData>
            </a:graphic>
          </wp:inline>
        </w:drawing>
      </w:r>
    </w:p>
    <w:p w14:paraId="776C6945" w14:textId="77777777" w:rsidR="008667A0" w:rsidRDefault="008667A0">
      <w:pPr>
        <w:pStyle w:val="BodyStyle"/>
      </w:pPr>
    </w:p>
    <w:p w14:paraId="4CA8DA7F" w14:textId="77777777" w:rsidR="001A5D3F" w:rsidRDefault="001A5D3F">
      <w:pPr>
        <w:pStyle w:val="BoldBody"/>
      </w:pPr>
    </w:p>
    <w:p w14:paraId="3205603C" w14:textId="77777777" w:rsidR="001A5D3F" w:rsidRDefault="001A5D3F">
      <w:pPr>
        <w:pStyle w:val="BoldBody"/>
      </w:pPr>
    </w:p>
    <w:p w14:paraId="0A22E76A" w14:textId="77777777" w:rsidR="001A5D3F" w:rsidRDefault="001A5D3F">
      <w:pPr>
        <w:pStyle w:val="BoldBody"/>
      </w:pPr>
    </w:p>
    <w:p w14:paraId="447FE269" w14:textId="77777777" w:rsidR="001A5D3F" w:rsidRDefault="001A5D3F">
      <w:pPr>
        <w:pStyle w:val="BoldBody"/>
      </w:pPr>
    </w:p>
    <w:p w14:paraId="150F70BC" w14:textId="026130F3" w:rsidR="008667A0" w:rsidRDefault="00165603">
      <w:pPr>
        <w:pStyle w:val="BoldBody"/>
      </w:pPr>
      <w:r>
        <w:lastRenderedPageBreak/>
        <w:t xml:space="preserve">Atchison </w:t>
      </w:r>
      <w:r w:rsidR="00E24120">
        <w:t>Active</w:t>
      </w:r>
      <w:r>
        <w:t xml:space="preserve"> 70</w:t>
      </w:r>
    </w:p>
    <w:p w14:paraId="0C6488BC" w14:textId="77777777" w:rsidR="008667A0" w:rsidRDefault="00165603">
      <w:pPr>
        <w:pStyle w:val="T-Title"/>
      </w:pPr>
      <w:r>
        <w:t>Table 43: Liquidity in days for investment strategy</w:t>
      </w:r>
    </w:p>
    <w:tbl>
      <w:tblPr>
        <w:tblStyle w:val="Table2"/>
        <w:tblW w:w="0" w:type="auto"/>
        <w:tblLook w:val="04A0" w:firstRow="1" w:lastRow="0" w:firstColumn="1" w:lastColumn="0" w:noHBand="0" w:noVBand="1"/>
      </w:tblPr>
      <w:tblGrid>
        <w:gridCol w:w="3210"/>
        <w:gridCol w:w="3211"/>
        <w:gridCol w:w="3211"/>
      </w:tblGrid>
      <w:tr w:rsidR="008667A0" w14:paraId="30F744D0"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tcPr>
          <w:p w14:paraId="07DE3CC3" w14:textId="77777777" w:rsidR="008667A0" w:rsidRDefault="00165603">
            <w:r>
              <w:t>Portfolios</w:t>
            </w:r>
          </w:p>
        </w:tc>
        <w:tc>
          <w:tcPr>
            <w:tcW w:w="3211" w:type="dxa"/>
          </w:tcPr>
          <w:p w14:paraId="73CDBB9C" w14:textId="77777777" w:rsidR="008667A0" w:rsidRDefault="00165603">
            <w:pPr>
              <w:cnfStyle w:val="100000000000" w:firstRow="1" w:lastRow="0" w:firstColumn="0" w:lastColumn="0" w:oddVBand="0" w:evenVBand="0" w:oddHBand="0" w:evenHBand="0" w:firstRowFirstColumn="0" w:firstRowLastColumn="0" w:lastRowFirstColumn="0" w:lastRowLastColumn="0"/>
            </w:pPr>
            <w:r>
              <w:t>Normal Liquidity (Days)</w:t>
            </w:r>
          </w:p>
        </w:tc>
        <w:tc>
          <w:tcPr>
            <w:tcW w:w="3211" w:type="dxa"/>
          </w:tcPr>
          <w:p w14:paraId="36A34768" w14:textId="77777777" w:rsidR="008667A0" w:rsidRDefault="00165603">
            <w:pPr>
              <w:cnfStyle w:val="100000000000" w:firstRow="1" w:lastRow="0" w:firstColumn="0" w:lastColumn="0" w:oddVBand="0" w:evenVBand="0" w:oddHBand="0" w:evenHBand="0" w:firstRowFirstColumn="0" w:firstRowLastColumn="0" w:lastRowFirstColumn="0" w:lastRowLastColumn="0"/>
            </w:pPr>
            <w:r>
              <w:t>Stressed Liquidity (Days)</w:t>
            </w:r>
          </w:p>
        </w:tc>
      </w:tr>
      <w:tr w:rsidR="008667A0" w14:paraId="23938DB1"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1917A5D9" w14:textId="615EB98C" w:rsidR="008667A0" w:rsidRDefault="00165603">
            <w:r>
              <w:t xml:space="preserve">Atchison </w:t>
            </w:r>
            <w:r w:rsidR="00E24120">
              <w:t>Active</w:t>
            </w:r>
            <w:r>
              <w:t xml:space="preserve"> 70 Current SAA</w:t>
            </w:r>
          </w:p>
        </w:tc>
        <w:tc>
          <w:tcPr>
            <w:tcW w:w="3211" w:type="dxa"/>
          </w:tcPr>
          <w:p w14:paraId="3B4237D8" w14:textId="77777777" w:rsidR="008667A0" w:rsidRDefault="00165603">
            <w:pPr>
              <w:cnfStyle w:val="000000000000" w:firstRow="0" w:lastRow="0" w:firstColumn="0" w:lastColumn="0" w:oddVBand="0" w:evenVBand="0" w:oddHBand="0" w:evenHBand="0" w:firstRowFirstColumn="0" w:firstRowLastColumn="0" w:lastRowFirstColumn="0" w:lastRowLastColumn="0"/>
            </w:pPr>
            <w:r>
              <w:t>17.3</w:t>
            </w:r>
          </w:p>
        </w:tc>
        <w:tc>
          <w:tcPr>
            <w:tcW w:w="3211" w:type="dxa"/>
          </w:tcPr>
          <w:p w14:paraId="76653447" w14:textId="77777777" w:rsidR="008667A0" w:rsidRDefault="00165603">
            <w:pPr>
              <w:cnfStyle w:val="000000000000" w:firstRow="0" w:lastRow="0" w:firstColumn="0" w:lastColumn="0" w:oddVBand="0" w:evenVBand="0" w:oddHBand="0" w:evenHBand="0" w:firstRowFirstColumn="0" w:firstRowLastColumn="0" w:lastRowFirstColumn="0" w:lastRowLastColumn="0"/>
            </w:pPr>
            <w:r>
              <w:t>112.1</w:t>
            </w:r>
          </w:p>
        </w:tc>
      </w:tr>
      <w:tr w:rsidR="008667A0" w14:paraId="69EFEEDE"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6EAF898D" w14:textId="67143038" w:rsidR="008667A0" w:rsidRDefault="00165603">
            <w:r>
              <w:t xml:space="preserve">Atchison </w:t>
            </w:r>
            <w:r w:rsidR="00E24120">
              <w:t>Active</w:t>
            </w:r>
            <w:r>
              <w:t xml:space="preserve"> 70 P1</w:t>
            </w:r>
          </w:p>
        </w:tc>
        <w:tc>
          <w:tcPr>
            <w:tcW w:w="3211" w:type="dxa"/>
          </w:tcPr>
          <w:p w14:paraId="5F3CE6A6" w14:textId="77777777" w:rsidR="008667A0" w:rsidRDefault="00165603">
            <w:pPr>
              <w:cnfStyle w:val="000000000000" w:firstRow="0" w:lastRow="0" w:firstColumn="0" w:lastColumn="0" w:oddVBand="0" w:evenVBand="0" w:oddHBand="0" w:evenHBand="0" w:firstRowFirstColumn="0" w:firstRowLastColumn="0" w:lastRowFirstColumn="0" w:lastRowLastColumn="0"/>
            </w:pPr>
            <w:r>
              <w:t>19.1</w:t>
            </w:r>
          </w:p>
        </w:tc>
        <w:tc>
          <w:tcPr>
            <w:tcW w:w="3211" w:type="dxa"/>
          </w:tcPr>
          <w:p w14:paraId="3E695508" w14:textId="77777777" w:rsidR="008667A0" w:rsidRDefault="00165603">
            <w:pPr>
              <w:cnfStyle w:val="000000000000" w:firstRow="0" w:lastRow="0" w:firstColumn="0" w:lastColumn="0" w:oddVBand="0" w:evenVBand="0" w:oddHBand="0" w:evenHBand="0" w:firstRowFirstColumn="0" w:firstRowLastColumn="0" w:lastRowFirstColumn="0" w:lastRowLastColumn="0"/>
            </w:pPr>
            <w:r>
              <w:t>122.3</w:t>
            </w:r>
          </w:p>
        </w:tc>
      </w:tr>
      <w:tr w:rsidR="008667A0" w14:paraId="08A9DF2C"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34ABA81F" w14:textId="4408FC0B" w:rsidR="008667A0" w:rsidRDefault="00165603">
            <w:r>
              <w:t xml:space="preserve">Atchison </w:t>
            </w:r>
            <w:r w:rsidR="00E24120">
              <w:t>Active</w:t>
            </w:r>
            <w:r>
              <w:t xml:space="preserve"> 70 P2</w:t>
            </w:r>
          </w:p>
        </w:tc>
        <w:tc>
          <w:tcPr>
            <w:tcW w:w="3211" w:type="dxa"/>
          </w:tcPr>
          <w:p w14:paraId="385D6F33" w14:textId="77777777" w:rsidR="008667A0" w:rsidRDefault="00165603">
            <w:pPr>
              <w:cnfStyle w:val="000000000000" w:firstRow="0" w:lastRow="0" w:firstColumn="0" w:lastColumn="0" w:oddVBand="0" w:evenVBand="0" w:oddHBand="0" w:evenHBand="0" w:firstRowFirstColumn="0" w:firstRowLastColumn="0" w:lastRowFirstColumn="0" w:lastRowLastColumn="0"/>
            </w:pPr>
            <w:r>
              <w:t>15.2</w:t>
            </w:r>
          </w:p>
        </w:tc>
        <w:tc>
          <w:tcPr>
            <w:tcW w:w="3211" w:type="dxa"/>
          </w:tcPr>
          <w:p w14:paraId="737FCB5F" w14:textId="77777777" w:rsidR="008667A0" w:rsidRDefault="00165603">
            <w:pPr>
              <w:cnfStyle w:val="000000000000" w:firstRow="0" w:lastRow="0" w:firstColumn="0" w:lastColumn="0" w:oddVBand="0" w:evenVBand="0" w:oddHBand="0" w:evenHBand="0" w:firstRowFirstColumn="0" w:firstRowLastColumn="0" w:lastRowFirstColumn="0" w:lastRowLastColumn="0"/>
            </w:pPr>
            <w:r>
              <w:t>99.8</w:t>
            </w:r>
          </w:p>
        </w:tc>
      </w:tr>
    </w:tbl>
    <w:p w14:paraId="77E33E92" w14:textId="77777777" w:rsidR="008667A0" w:rsidRDefault="008667A0">
      <w:pPr>
        <w:pStyle w:val="BodyStyle"/>
      </w:pPr>
    </w:p>
    <w:p w14:paraId="63E471F4" w14:textId="77777777" w:rsidR="008667A0" w:rsidRDefault="00165603">
      <w:pPr>
        <w:pStyle w:val="listbullet0"/>
      </w:pPr>
      <w:r>
        <w:t>Under normal market conditions, on weighted average basis, the recommended strategy is invested 100% in assets with 17.3 days or less liquidity.</w:t>
      </w:r>
    </w:p>
    <w:p w14:paraId="4DF494DA" w14:textId="77777777" w:rsidR="008667A0" w:rsidRDefault="00165603">
      <w:pPr>
        <w:pStyle w:val="listbullet0"/>
      </w:pPr>
      <w:r>
        <w:t>Under stressed market conditions, on weighted average basis, the recommended strategy is invested 100% in assets with 112.1 days or less liquidity.</w:t>
      </w:r>
    </w:p>
    <w:p w14:paraId="3AFF48A9" w14:textId="77777777" w:rsidR="008667A0" w:rsidRDefault="008667A0">
      <w:pPr>
        <w:pStyle w:val="BodyStyle"/>
      </w:pPr>
    </w:p>
    <w:p w14:paraId="6E935096" w14:textId="77777777" w:rsidR="008667A0" w:rsidRDefault="00165603">
      <w:pPr>
        <w:pStyle w:val="BodyStyle"/>
      </w:pPr>
      <w:r>
        <w:t>Figure 10 below shows percentage of assets by asset class, that are liquid illustrated over various time horizons.</w:t>
      </w:r>
    </w:p>
    <w:p w14:paraId="2487787D" w14:textId="77777777" w:rsidR="008667A0" w:rsidRDefault="00165603">
      <w:pPr>
        <w:pStyle w:val="listbullet0"/>
      </w:pPr>
      <w:r>
        <w:t>The expected time to liquidate 100% assets for the current SAA is over 2 years under normal market condition but over 2 years under stressed market condition.</w:t>
      </w:r>
    </w:p>
    <w:p w14:paraId="35540745" w14:textId="77777777" w:rsidR="001A5D3F" w:rsidRDefault="001A5D3F">
      <w:pPr>
        <w:pStyle w:val="T-Title"/>
      </w:pPr>
    </w:p>
    <w:p w14:paraId="031499A6" w14:textId="77777777" w:rsidR="001A5D3F" w:rsidRDefault="001A5D3F">
      <w:pPr>
        <w:pStyle w:val="T-Title"/>
      </w:pPr>
    </w:p>
    <w:p w14:paraId="53CCC66E" w14:textId="77777777" w:rsidR="001A5D3F" w:rsidRDefault="001A5D3F">
      <w:pPr>
        <w:pStyle w:val="T-Title"/>
      </w:pPr>
    </w:p>
    <w:p w14:paraId="07749276" w14:textId="77777777" w:rsidR="001A5D3F" w:rsidRDefault="001A5D3F">
      <w:pPr>
        <w:pStyle w:val="T-Title"/>
      </w:pPr>
    </w:p>
    <w:p w14:paraId="5136AFAC" w14:textId="77777777" w:rsidR="001A5D3F" w:rsidRDefault="001A5D3F">
      <w:pPr>
        <w:pStyle w:val="T-Title"/>
      </w:pPr>
    </w:p>
    <w:p w14:paraId="6A3CEF37" w14:textId="77777777" w:rsidR="001A5D3F" w:rsidRDefault="001A5D3F">
      <w:pPr>
        <w:pStyle w:val="T-Title"/>
      </w:pPr>
    </w:p>
    <w:p w14:paraId="4EAC1C5E" w14:textId="77777777" w:rsidR="001A5D3F" w:rsidRDefault="001A5D3F">
      <w:pPr>
        <w:pStyle w:val="T-Title"/>
      </w:pPr>
    </w:p>
    <w:p w14:paraId="2FE42C52" w14:textId="77777777" w:rsidR="001A5D3F" w:rsidRDefault="001A5D3F">
      <w:pPr>
        <w:pStyle w:val="T-Title"/>
      </w:pPr>
    </w:p>
    <w:p w14:paraId="1040BEFE" w14:textId="77777777" w:rsidR="001A5D3F" w:rsidRDefault="001A5D3F">
      <w:pPr>
        <w:pStyle w:val="T-Title"/>
      </w:pPr>
    </w:p>
    <w:p w14:paraId="5787D255" w14:textId="77777777" w:rsidR="001A5D3F" w:rsidRDefault="001A5D3F">
      <w:pPr>
        <w:pStyle w:val="T-Title"/>
      </w:pPr>
    </w:p>
    <w:p w14:paraId="70E69C2A" w14:textId="77777777" w:rsidR="001A5D3F" w:rsidRDefault="001A5D3F">
      <w:pPr>
        <w:pStyle w:val="T-Title"/>
      </w:pPr>
    </w:p>
    <w:p w14:paraId="15771E89" w14:textId="77777777" w:rsidR="001A5D3F" w:rsidRDefault="001A5D3F">
      <w:pPr>
        <w:pStyle w:val="T-Title"/>
      </w:pPr>
    </w:p>
    <w:p w14:paraId="1397140D" w14:textId="77777777" w:rsidR="001A5D3F" w:rsidRDefault="001A5D3F">
      <w:pPr>
        <w:pStyle w:val="T-Title"/>
      </w:pPr>
    </w:p>
    <w:p w14:paraId="75E2FBE0" w14:textId="77777777" w:rsidR="001A5D3F" w:rsidRDefault="001A5D3F">
      <w:pPr>
        <w:pStyle w:val="T-Title"/>
      </w:pPr>
    </w:p>
    <w:p w14:paraId="49034300" w14:textId="77777777" w:rsidR="001A5D3F" w:rsidRDefault="001A5D3F">
      <w:pPr>
        <w:pStyle w:val="T-Title"/>
      </w:pPr>
    </w:p>
    <w:p w14:paraId="131F76BC" w14:textId="77777777" w:rsidR="001A5D3F" w:rsidRDefault="001A5D3F">
      <w:pPr>
        <w:pStyle w:val="T-Title"/>
      </w:pPr>
    </w:p>
    <w:p w14:paraId="513A0EC0" w14:textId="77777777" w:rsidR="001A5D3F" w:rsidRDefault="001A5D3F">
      <w:pPr>
        <w:pStyle w:val="T-Title"/>
      </w:pPr>
    </w:p>
    <w:p w14:paraId="3A5FE3B2" w14:textId="77777777" w:rsidR="001A5D3F" w:rsidRDefault="001A5D3F">
      <w:pPr>
        <w:pStyle w:val="T-Title"/>
      </w:pPr>
    </w:p>
    <w:p w14:paraId="4FE49634" w14:textId="77777777" w:rsidR="001A5D3F" w:rsidRDefault="001A5D3F">
      <w:pPr>
        <w:pStyle w:val="T-Title"/>
      </w:pPr>
    </w:p>
    <w:p w14:paraId="69D64A7E" w14:textId="77777777" w:rsidR="001A5D3F" w:rsidRDefault="001A5D3F">
      <w:pPr>
        <w:pStyle w:val="T-Title"/>
      </w:pPr>
    </w:p>
    <w:p w14:paraId="2FC53C68" w14:textId="77777777" w:rsidR="001A5D3F" w:rsidRDefault="001A5D3F">
      <w:pPr>
        <w:pStyle w:val="T-Title"/>
      </w:pPr>
    </w:p>
    <w:p w14:paraId="0DB6CFFC" w14:textId="77777777" w:rsidR="001A5D3F" w:rsidRDefault="001A5D3F">
      <w:pPr>
        <w:pStyle w:val="T-Title"/>
      </w:pPr>
    </w:p>
    <w:p w14:paraId="25A7E285" w14:textId="77777777" w:rsidR="001A5D3F" w:rsidRDefault="001A5D3F">
      <w:pPr>
        <w:pStyle w:val="T-Title"/>
      </w:pPr>
    </w:p>
    <w:p w14:paraId="6FA74021" w14:textId="77777777" w:rsidR="001A5D3F" w:rsidRDefault="001A5D3F">
      <w:pPr>
        <w:pStyle w:val="T-Title"/>
      </w:pPr>
    </w:p>
    <w:p w14:paraId="7DD741D3" w14:textId="77777777" w:rsidR="001A5D3F" w:rsidRDefault="001A5D3F">
      <w:pPr>
        <w:pStyle w:val="T-Title"/>
      </w:pPr>
    </w:p>
    <w:p w14:paraId="515797FF" w14:textId="77777777" w:rsidR="001A5D3F" w:rsidRDefault="001A5D3F">
      <w:pPr>
        <w:pStyle w:val="T-Title"/>
      </w:pPr>
    </w:p>
    <w:p w14:paraId="41B41FD9" w14:textId="77777777" w:rsidR="001A5D3F" w:rsidRDefault="001A5D3F">
      <w:pPr>
        <w:pStyle w:val="T-Title"/>
      </w:pPr>
    </w:p>
    <w:p w14:paraId="67108A3C" w14:textId="77777777" w:rsidR="001A5D3F" w:rsidRDefault="001A5D3F">
      <w:pPr>
        <w:pStyle w:val="T-Title"/>
      </w:pPr>
    </w:p>
    <w:p w14:paraId="4AB9B2E9" w14:textId="77777777" w:rsidR="001A5D3F" w:rsidRDefault="001A5D3F">
      <w:pPr>
        <w:pStyle w:val="T-Title"/>
      </w:pPr>
    </w:p>
    <w:p w14:paraId="227562F5" w14:textId="77777777" w:rsidR="001A5D3F" w:rsidRDefault="001A5D3F">
      <w:pPr>
        <w:pStyle w:val="T-Title"/>
      </w:pPr>
    </w:p>
    <w:p w14:paraId="2769B353" w14:textId="77777777" w:rsidR="001A5D3F" w:rsidRDefault="001A5D3F">
      <w:pPr>
        <w:pStyle w:val="T-Title"/>
      </w:pPr>
    </w:p>
    <w:p w14:paraId="375AEBA0" w14:textId="77777777" w:rsidR="001A5D3F" w:rsidRDefault="001A5D3F">
      <w:pPr>
        <w:pStyle w:val="T-Title"/>
      </w:pPr>
    </w:p>
    <w:p w14:paraId="59308620" w14:textId="77777777" w:rsidR="001A5D3F" w:rsidRDefault="001A5D3F">
      <w:pPr>
        <w:pStyle w:val="T-Title"/>
      </w:pPr>
    </w:p>
    <w:p w14:paraId="6659E7E1" w14:textId="77777777" w:rsidR="001A5D3F" w:rsidRDefault="001A5D3F">
      <w:pPr>
        <w:pStyle w:val="T-Title"/>
      </w:pPr>
    </w:p>
    <w:p w14:paraId="7C0AF089" w14:textId="77777777" w:rsidR="001A5D3F" w:rsidRDefault="001A5D3F">
      <w:pPr>
        <w:pStyle w:val="T-Title"/>
      </w:pPr>
    </w:p>
    <w:p w14:paraId="762574BD" w14:textId="77777777" w:rsidR="001A5D3F" w:rsidRDefault="001A5D3F">
      <w:pPr>
        <w:pStyle w:val="T-Title"/>
      </w:pPr>
    </w:p>
    <w:p w14:paraId="0FCDC074" w14:textId="77777777" w:rsidR="001A5D3F" w:rsidRDefault="001A5D3F">
      <w:pPr>
        <w:pStyle w:val="T-Title"/>
      </w:pPr>
    </w:p>
    <w:p w14:paraId="7D7E68EB" w14:textId="77777777" w:rsidR="001A5D3F" w:rsidRDefault="001A5D3F">
      <w:pPr>
        <w:pStyle w:val="T-Title"/>
      </w:pPr>
    </w:p>
    <w:p w14:paraId="1576EBFC" w14:textId="77777777" w:rsidR="001A5D3F" w:rsidRDefault="001A5D3F">
      <w:pPr>
        <w:pStyle w:val="T-Title"/>
      </w:pPr>
    </w:p>
    <w:p w14:paraId="76156866" w14:textId="77777777" w:rsidR="001A5D3F" w:rsidRDefault="001A5D3F">
      <w:pPr>
        <w:pStyle w:val="T-Title"/>
      </w:pPr>
    </w:p>
    <w:p w14:paraId="42BBAEE1" w14:textId="77777777" w:rsidR="001A5D3F" w:rsidRDefault="001A5D3F">
      <w:pPr>
        <w:pStyle w:val="T-Title"/>
      </w:pPr>
    </w:p>
    <w:p w14:paraId="2CEF18B9" w14:textId="77777777" w:rsidR="001A5D3F" w:rsidRDefault="001A5D3F">
      <w:pPr>
        <w:pStyle w:val="T-Title"/>
      </w:pPr>
    </w:p>
    <w:p w14:paraId="2EDFAD45" w14:textId="77777777" w:rsidR="001A5D3F" w:rsidRDefault="001A5D3F">
      <w:pPr>
        <w:pStyle w:val="T-Title"/>
      </w:pPr>
    </w:p>
    <w:p w14:paraId="676A1712" w14:textId="77777777" w:rsidR="001A5D3F" w:rsidRDefault="001A5D3F">
      <w:pPr>
        <w:pStyle w:val="T-Title"/>
      </w:pPr>
    </w:p>
    <w:p w14:paraId="71371336" w14:textId="77777777" w:rsidR="001A5D3F" w:rsidRDefault="001A5D3F">
      <w:pPr>
        <w:pStyle w:val="T-Title"/>
      </w:pPr>
    </w:p>
    <w:p w14:paraId="7C261FC2" w14:textId="6C0404BF" w:rsidR="008667A0" w:rsidRDefault="00165603">
      <w:pPr>
        <w:pStyle w:val="T-Title"/>
      </w:pPr>
      <w:r>
        <w:lastRenderedPageBreak/>
        <w:t xml:space="preserve">Figure 10: Liquidity Profiles of Atchison </w:t>
      </w:r>
      <w:r w:rsidR="00E24120">
        <w:t>Active</w:t>
      </w:r>
      <w:r>
        <w:t xml:space="preserve"> 70</w:t>
      </w:r>
    </w:p>
    <w:p w14:paraId="5D9D5933" w14:textId="77777777" w:rsidR="008667A0" w:rsidRDefault="00165603">
      <w:r>
        <w:rPr>
          <w:noProof/>
        </w:rPr>
        <w:drawing>
          <wp:inline distT="0" distB="0" distL="0" distR="0" wp14:anchorId="7B94EEAD" wp14:editId="1B9555B7">
            <wp:extent cx="6217920" cy="73152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chisonSMA 70liq_chart.png"/>
                    <pic:cNvPicPr/>
                  </pic:nvPicPr>
                  <pic:blipFill>
                    <a:blip r:embed="rId27"/>
                    <a:stretch>
                      <a:fillRect/>
                    </a:stretch>
                  </pic:blipFill>
                  <pic:spPr>
                    <a:xfrm>
                      <a:off x="0" y="0"/>
                      <a:ext cx="6217920" cy="7315200"/>
                    </a:xfrm>
                    <a:prstGeom prst="rect">
                      <a:avLst/>
                    </a:prstGeom>
                  </pic:spPr>
                </pic:pic>
              </a:graphicData>
            </a:graphic>
          </wp:inline>
        </w:drawing>
      </w:r>
    </w:p>
    <w:p w14:paraId="7873DFF4" w14:textId="77777777" w:rsidR="008667A0" w:rsidRDefault="008667A0">
      <w:pPr>
        <w:pStyle w:val="BodyStyle"/>
      </w:pPr>
    </w:p>
    <w:p w14:paraId="4CD817CC" w14:textId="77777777" w:rsidR="001A5D3F" w:rsidRDefault="001A5D3F">
      <w:pPr>
        <w:pStyle w:val="BoldBody"/>
      </w:pPr>
    </w:p>
    <w:p w14:paraId="7147E36C" w14:textId="77777777" w:rsidR="001A5D3F" w:rsidRDefault="001A5D3F">
      <w:pPr>
        <w:pStyle w:val="BoldBody"/>
      </w:pPr>
    </w:p>
    <w:p w14:paraId="2B973E67" w14:textId="77777777" w:rsidR="001A5D3F" w:rsidRDefault="001A5D3F">
      <w:pPr>
        <w:pStyle w:val="BoldBody"/>
      </w:pPr>
    </w:p>
    <w:p w14:paraId="4A1AFB45" w14:textId="77777777" w:rsidR="001A5D3F" w:rsidRDefault="001A5D3F">
      <w:pPr>
        <w:pStyle w:val="BoldBody"/>
      </w:pPr>
    </w:p>
    <w:p w14:paraId="10637919" w14:textId="6441C477" w:rsidR="008667A0" w:rsidRDefault="00165603">
      <w:pPr>
        <w:pStyle w:val="BoldBody"/>
      </w:pPr>
      <w:r>
        <w:lastRenderedPageBreak/>
        <w:t xml:space="preserve">Atchison </w:t>
      </w:r>
      <w:r w:rsidR="00E24120">
        <w:t>Active</w:t>
      </w:r>
      <w:r>
        <w:t xml:space="preserve"> 85</w:t>
      </w:r>
    </w:p>
    <w:p w14:paraId="53296575" w14:textId="77777777" w:rsidR="008667A0" w:rsidRDefault="00165603">
      <w:pPr>
        <w:pStyle w:val="T-Title"/>
      </w:pPr>
      <w:r>
        <w:t>Table 44: Liquidity in days for investment strategy</w:t>
      </w:r>
    </w:p>
    <w:tbl>
      <w:tblPr>
        <w:tblStyle w:val="Table2"/>
        <w:tblW w:w="0" w:type="auto"/>
        <w:tblLook w:val="04A0" w:firstRow="1" w:lastRow="0" w:firstColumn="1" w:lastColumn="0" w:noHBand="0" w:noVBand="1"/>
      </w:tblPr>
      <w:tblGrid>
        <w:gridCol w:w="3210"/>
        <w:gridCol w:w="3211"/>
        <w:gridCol w:w="3211"/>
      </w:tblGrid>
      <w:tr w:rsidR="008667A0" w14:paraId="1597B4FC"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tcPr>
          <w:p w14:paraId="76262E3D" w14:textId="77777777" w:rsidR="008667A0" w:rsidRDefault="00165603">
            <w:r>
              <w:t>Portfolios</w:t>
            </w:r>
          </w:p>
        </w:tc>
        <w:tc>
          <w:tcPr>
            <w:tcW w:w="3211" w:type="dxa"/>
          </w:tcPr>
          <w:p w14:paraId="31C8DA37" w14:textId="77777777" w:rsidR="008667A0" w:rsidRDefault="00165603">
            <w:pPr>
              <w:cnfStyle w:val="100000000000" w:firstRow="1" w:lastRow="0" w:firstColumn="0" w:lastColumn="0" w:oddVBand="0" w:evenVBand="0" w:oddHBand="0" w:evenHBand="0" w:firstRowFirstColumn="0" w:firstRowLastColumn="0" w:lastRowFirstColumn="0" w:lastRowLastColumn="0"/>
            </w:pPr>
            <w:r>
              <w:t>Normal Liquidity (Days)</w:t>
            </w:r>
          </w:p>
        </w:tc>
        <w:tc>
          <w:tcPr>
            <w:tcW w:w="3211" w:type="dxa"/>
          </w:tcPr>
          <w:p w14:paraId="016833CB" w14:textId="77777777" w:rsidR="008667A0" w:rsidRDefault="00165603">
            <w:pPr>
              <w:cnfStyle w:val="100000000000" w:firstRow="1" w:lastRow="0" w:firstColumn="0" w:lastColumn="0" w:oddVBand="0" w:evenVBand="0" w:oddHBand="0" w:evenHBand="0" w:firstRowFirstColumn="0" w:firstRowLastColumn="0" w:lastRowFirstColumn="0" w:lastRowLastColumn="0"/>
            </w:pPr>
            <w:r>
              <w:t>Stressed Liquidity (Days)</w:t>
            </w:r>
          </w:p>
        </w:tc>
      </w:tr>
      <w:tr w:rsidR="008667A0" w14:paraId="39A39C14"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7806F0E6" w14:textId="5277B2BC" w:rsidR="008667A0" w:rsidRDefault="00165603">
            <w:r>
              <w:t xml:space="preserve">Atchison </w:t>
            </w:r>
            <w:r w:rsidR="00E24120">
              <w:t>Active</w:t>
            </w:r>
            <w:r>
              <w:t xml:space="preserve"> 85 Current SAA</w:t>
            </w:r>
          </w:p>
        </w:tc>
        <w:tc>
          <w:tcPr>
            <w:tcW w:w="3211" w:type="dxa"/>
          </w:tcPr>
          <w:p w14:paraId="3D54AC97" w14:textId="77777777" w:rsidR="008667A0" w:rsidRDefault="00165603">
            <w:pPr>
              <w:cnfStyle w:val="000000000000" w:firstRow="0" w:lastRow="0" w:firstColumn="0" w:lastColumn="0" w:oddVBand="0" w:evenVBand="0" w:oddHBand="0" w:evenHBand="0" w:firstRowFirstColumn="0" w:firstRowLastColumn="0" w:lastRowFirstColumn="0" w:lastRowLastColumn="0"/>
            </w:pPr>
            <w:r>
              <w:t>13.2</w:t>
            </w:r>
          </w:p>
        </w:tc>
        <w:tc>
          <w:tcPr>
            <w:tcW w:w="3211" w:type="dxa"/>
          </w:tcPr>
          <w:p w14:paraId="746DF6D7" w14:textId="77777777" w:rsidR="008667A0" w:rsidRDefault="00165603">
            <w:pPr>
              <w:cnfStyle w:val="000000000000" w:firstRow="0" w:lastRow="0" w:firstColumn="0" w:lastColumn="0" w:oddVBand="0" w:evenVBand="0" w:oddHBand="0" w:evenHBand="0" w:firstRowFirstColumn="0" w:firstRowLastColumn="0" w:lastRowFirstColumn="0" w:lastRowLastColumn="0"/>
            </w:pPr>
            <w:r>
              <w:t>92.4</w:t>
            </w:r>
          </w:p>
        </w:tc>
      </w:tr>
      <w:tr w:rsidR="008667A0" w14:paraId="581C959B"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54A77C69" w14:textId="7BB526B8" w:rsidR="008667A0" w:rsidRDefault="00165603">
            <w:r>
              <w:t xml:space="preserve">Atchison </w:t>
            </w:r>
            <w:r w:rsidR="00E24120">
              <w:t>Active</w:t>
            </w:r>
            <w:r>
              <w:t xml:space="preserve"> 85 P1</w:t>
            </w:r>
          </w:p>
        </w:tc>
        <w:tc>
          <w:tcPr>
            <w:tcW w:w="3211" w:type="dxa"/>
          </w:tcPr>
          <w:p w14:paraId="385CBD7C" w14:textId="77777777" w:rsidR="008667A0" w:rsidRDefault="00165603">
            <w:pPr>
              <w:cnfStyle w:val="000000000000" w:firstRow="0" w:lastRow="0" w:firstColumn="0" w:lastColumn="0" w:oddVBand="0" w:evenVBand="0" w:oddHBand="0" w:evenHBand="0" w:firstRowFirstColumn="0" w:firstRowLastColumn="0" w:lastRowFirstColumn="0" w:lastRowLastColumn="0"/>
            </w:pPr>
            <w:r>
              <w:t>12.9</w:t>
            </w:r>
          </w:p>
        </w:tc>
        <w:tc>
          <w:tcPr>
            <w:tcW w:w="3211" w:type="dxa"/>
          </w:tcPr>
          <w:p w14:paraId="58DE02C1" w14:textId="77777777" w:rsidR="008667A0" w:rsidRDefault="00165603">
            <w:pPr>
              <w:cnfStyle w:val="000000000000" w:firstRow="0" w:lastRow="0" w:firstColumn="0" w:lastColumn="0" w:oddVBand="0" w:evenVBand="0" w:oddHBand="0" w:evenHBand="0" w:firstRowFirstColumn="0" w:firstRowLastColumn="0" w:lastRowFirstColumn="0" w:lastRowLastColumn="0"/>
            </w:pPr>
            <w:r>
              <w:t>78.9</w:t>
            </w:r>
          </w:p>
        </w:tc>
      </w:tr>
      <w:tr w:rsidR="008667A0" w14:paraId="5B27128A"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5BA43FF0" w14:textId="3859AA59" w:rsidR="008667A0" w:rsidRDefault="00165603">
            <w:r>
              <w:t xml:space="preserve">Atchison </w:t>
            </w:r>
            <w:r w:rsidR="00E24120">
              <w:t>Active</w:t>
            </w:r>
            <w:r>
              <w:t xml:space="preserve"> 85 P2</w:t>
            </w:r>
          </w:p>
        </w:tc>
        <w:tc>
          <w:tcPr>
            <w:tcW w:w="3211" w:type="dxa"/>
          </w:tcPr>
          <w:p w14:paraId="4735B1DA" w14:textId="77777777" w:rsidR="008667A0" w:rsidRDefault="00165603">
            <w:pPr>
              <w:cnfStyle w:val="000000000000" w:firstRow="0" w:lastRow="0" w:firstColumn="0" w:lastColumn="0" w:oddVBand="0" w:evenVBand="0" w:oddHBand="0" w:evenHBand="0" w:firstRowFirstColumn="0" w:firstRowLastColumn="0" w:lastRowFirstColumn="0" w:lastRowLastColumn="0"/>
            </w:pPr>
            <w:r>
              <w:t>7.3</w:t>
            </w:r>
          </w:p>
        </w:tc>
        <w:tc>
          <w:tcPr>
            <w:tcW w:w="3211" w:type="dxa"/>
          </w:tcPr>
          <w:p w14:paraId="71F4E5F6" w14:textId="77777777" w:rsidR="008667A0" w:rsidRDefault="00165603">
            <w:pPr>
              <w:cnfStyle w:val="000000000000" w:firstRow="0" w:lastRow="0" w:firstColumn="0" w:lastColumn="0" w:oddVBand="0" w:evenVBand="0" w:oddHBand="0" w:evenHBand="0" w:firstRowFirstColumn="0" w:firstRowLastColumn="0" w:lastRowFirstColumn="0" w:lastRowLastColumn="0"/>
            </w:pPr>
            <w:r>
              <w:t>76.8</w:t>
            </w:r>
          </w:p>
        </w:tc>
      </w:tr>
    </w:tbl>
    <w:p w14:paraId="04FF21DC" w14:textId="77777777" w:rsidR="008667A0" w:rsidRDefault="008667A0">
      <w:pPr>
        <w:pStyle w:val="BodyStyle"/>
      </w:pPr>
    </w:p>
    <w:p w14:paraId="4AC2B3B6" w14:textId="77777777" w:rsidR="008667A0" w:rsidRDefault="00165603">
      <w:pPr>
        <w:pStyle w:val="listbullet0"/>
      </w:pPr>
      <w:r>
        <w:t>Under normal market conditions, on weighted average basis, the recommended strategy is invested 100% in assets with 13.2 days or less liquidity.</w:t>
      </w:r>
    </w:p>
    <w:p w14:paraId="2A752F33" w14:textId="77777777" w:rsidR="008667A0" w:rsidRDefault="00165603">
      <w:pPr>
        <w:pStyle w:val="listbullet0"/>
      </w:pPr>
      <w:r>
        <w:t>Under stressed market conditions, on weighted average basis, the recommended strategy is invested 100% in assets with 92.4 days or less liquidity.</w:t>
      </w:r>
    </w:p>
    <w:p w14:paraId="6CA08873" w14:textId="77777777" w:rsidR="008667A0" w:rsidRDefault="008667A0">
      <w:pPr>
        <w:pStyle w:val="BodyStyle"/>
      </w:pPr>
    </w:p>
    <w:p w14:paraId="659F8435" w14:textId="77777777" w:rsidR="008667A0" w:rsidRDefault="00165603">
      <w:pPr>
        <w:pStyle w:val="BodyStyle"/>
      </w:pPr>
      <w:r>
        <w:t>Figure 11 below shows percentage of assets by asset class, that are liquid illustrated over various time horizons.</w:t>
      </w:r>
    </w:p>
    <w:p w14:paraId="339FDCC4" w14:textId="77777777" w:rsidR="008667A0" w:rsidRDefault="00165603">
      <w:pPr>
        <w:pStyle w:val="listbullet0"/>
      </w:pPr>
      <w:r>
        <w:t>The expected time to liquidate 100% assets for the current SAA is over 2 years under normal market condition but over 2 years under stressed market condition.</w:t>
      </w:r>
    </w:p>
    <w:p w14:paraId="45DABAB1" w14:textId="77777777" w:rsidR="001A5D3F" w:rsidRDefault="001A5D3F">
      <w:pPr>
        <w:pStyle w:val="T-Title"/>
      </w:pPr>
    </w:p>
    <w:p w14:paraId="69D3AA94" w14:textId="77777777" w:rsidR="001A5D3F" w:rsidRDefault="001A5D3F">
      <w:pPr>
        <w:pStyle w:val="T-Title"/>
      </w:pPr>
    </w:p>
    <w:p w14:paraId="5C8006A2" w14:textId="77777777" w:rsidR="001A5D3F" w:rsidRDefault="001A5D3F">
      <w:pPr>
        <w:pStyle w:val="T-Title"/>
      </w:pPr>
    </w:p>
    <w:p w14:paraId="1BA11398" w14:textId="77777777" w:rsidR="001A5D3F" w:rsidRDefault="001A5D3F">
      <w:pPr>
        <w:pStyle w:val="T-Title"/>
      </w:pPr>
    </w:p>
    <w:p w14:paraId="0512F66D" w14:textId="77777777" w:rsidR="001A5D3F" w:rsidRDefault="001A5D3F">
      <w:pPr>
        <w:pStyle w:val="T-Title"/>
      </w:pPr>
    </w:p>
    <w:p w14:paraId="48E91BC8" w14:textId="77777777" w:rsidR="001A5D3F" w:rsidRDefault="001A5D3F">
      <w:pPr>
        <w:pStyle w:val="T-Title"/>
      </w:pPr>
    </w:p>
    <w:p w14:paraId="52A40D3D" w14:textId="77777777" w:rsidR="001A5D3F" w:rsidRDefault="001A5D3F">
      <w:pPr>
        <w:pStyle w:val="T-Title"/>
      </w:pPr>
    </w:p>
    <w:p w14:paraId="695ECA15" w14:textId="77777777" w:rsidR="001A5D3F" w:rsidRDefault="001A5D3F">
      <w:pPr>
        <w:pStyle w:val="T-Title"/>
      </w:pPr>
    </w:p>
    <w:p w14:paraId="4130D266" w14:textId="77777777" w:rsidR="001A5D3F" w:rsidRDefault="001A5D3F">
      <w:pPr>
        <w:pStyle w:val="T-Title"/>
      </w:pPr>
    </w:p>
    <w:p w14:paraId="0770FA49" w14:textId="77777777" w:rsidR="001A5D3F" w:rsidRDefault="001A5D3F">
      <w:pPr>
        <w:pStyle w:val="T-Title"/>
      </w:pPr>
    </w:p>
    <w:p w14:paraId="39E2D916" w14:textId="77777777" w:rsidR="001A5D3F" w:rsidRDefault="001A5D3F">
      <w:pPr>
        <w:pStyle w:val="T-Title"/>
      </w:pPr>
    </w:p>
    <w:p w14:paraId="2A6388D8" w14:textId="77777777" w:rsidR="001A5D3F" w:rsidRDefault="001A5D3F">
      <w:pPr>
        <w:pStyle w:val="T-Title"/>
      </w:pPr>
    </w:p>
    <w:p w14:paraId="6B6C937E" w14:textId="77777777" w:rsidR="001A5D3F" w:rsidRDefault="001A5D3F">
      <w:pPr>
        <w:pStyle w:val="T-Title"/>
      </w:pPr>
    </w:p>
    <w:p w14:paraId="5A8123C7" w14:textId="77777777" w:rsidR="001A5D3F" w:rsidRDefault="001A5D3F">
      <w:pPr>
        <w:pStyle w:val="T-Title"/>
      </w:pPr>
    </w:p>
    <w:p w14:paraId="56695214" w14:textId="77777777" w:rsidR="001A5D3F" w:rsidRDefault="001A5D3F">
      <w:pPr>
        <w:pStyle w:val="T-Title"/>
      </w:pPr>
    </w:p>
    <w:p w14:paraId="123B74DF" w14:textId="77777777" w:rsidR="001A5D3F" w:rsidRDefault="001A5D3F">
      <w:pPr>
        <w:pStyle w:val="T-Title"/>
      </w:pPr>
    </w:p>
    <w:p w14:paraId="166F9286" w14:textId="77777777" w:rsidR="001A5D3F" w:rsidRDefault="001A5D3F">
      <w:pPr>
        <w:pStyle w:val="T-Title"/>
      </w:pPr>
    </w:p>
    <w:p w14:paraId="3D880048" w14:textId="77777777" w:rsidR="001A5D3F" w:rsidRDefault="001A5D3F">
      <w:pPr>
        <w:pStyle w:val="T-Title"/>
      </w:pPr>
    </w:p>
    <w:p w14:paraId="2CF9DCDA" w14:textId="77777777" w:rsidR="001A5D3F" w:rsidRDefault="001A5D3F">
      <w:pPr>
        <w:pStyle w:val="T-Title"/>
      </w:pPr>
    </w:p>
    <w:p w14:paraId="27A19B6F" w14:textId="77777777" w:rsidR="001A5D3F" w:rsidRDefault="001A5D3F">
      <w:pPr>
        <w:pStyle w:val="T-Title"/>
      </w:pPr>
    </w:p>
    <w:p w14:paraId="66DF034D" w14:textId="77777777" w:rsidR="001A5D3F" w:rsidRDefault="001A5D3F">
      <w:pPr>
        <w:pStyle w:val="T-Title"/>
      </w:pPr>
    </w:p>
    <w:p w14:paraId="39B107BC" w14:textId="77777777" w:rsidR="001A5D3F" w:rsidRDefault="001A5D3F">
      <w:pPr>
        <w:pStyle w:val="T-Title"/>
      </w:pPr>
    </w:p>
    <w:p w14:paraId="45A24D6C" w14:textId="77777777" w:rsidR="001A5D3F" w:rsidRDefault="001A5D3F">
      <w:pPr>
        <w:pStyle w:val="T-Title"/>
      </w:pPr>
    </w:p>
    <w:p w14:paraId="37FF9024" w14:textId="77777777" w:rsidR="001A5D3F" w:rsidRDefault="001A5D3F">
      <w:pPr>
        <w:pStyle w:val="T-Title"/>
      </w:pPr>
    </w:p>
    <w:p w14:paraId="3B139E02" w14:textId="77777777" w:rsidR="001A5D3F" w:rsidRDefault="001A5D3F">
      <w:pPr>
        <w:pStyle w:val="T-Title"/>
      </w:pPr>
    </w:p>
    <w:p w14:paraId="23581FD0" w14:textId="77777777" w:rsidR="001A5D3F" w:rsidRDefault="001A5D3F">
      <w:pPr>
        <w:pStyle w:val="T-Title"/>
      </w:pPr>
    </w:p>
    <w:p w14:paraId="7255EFD0" w14:textId="77777777" w:rsidR="001A5D3F" w:rsidRDefault="001A5D3F">
      <w:pPr>
        <w:pStyle w:val="T-Title"/>
      </w:pPr>
    </w:p>
    <w:p w14:paraId="0E10D325" w14:textId="77777777" w:rsidR="001A5D3F" w:rsidRDefault="001A5D3F">
      <w:pPr>
        <w:pStyle w:val="T-Title"/>
      </w:pPr>
    </w:p>
    <w:p w14:paraId="0D62731F" w14:textId="77777777" w:rsidR="001A5D3F" w:rsidRDefault="001A5D3F">
      <w:pPr>
        <w:pStyle w:val="T-Title"/>
      </w:pPr>
    </w:p>
    <w:p w14:paraId="7FBC9E38" w14:textId="77777777" w:rsidR="001A5D3F" w:rsidRDefault="001A5D3F">
      <w:pPr>
        <w:pStyle w:val="T-Title"/>
      </w:pPr>
    </w:p>
    <w:p w14:paraId="0C800E68" w14:textId="77777777" w:rsidR="001A5D3F" w:rsidRDefault="001A5D3F">
      <w:pPr>
        <w:pStyle w:val="T-Title"/>
      </w:pPr>
    </w:p>
    <w:p w14:paraId="7364F787" w14:textId="77777777" w:rsidR="001A5D3F" w:rsidRDefault="001A5D3F">
      <w:pPr>
        <w:pStyle w:val="T-Title"/>
      </w:pPr>
    </w:p>
    <w:p w14:paraId="520316BD" w14:textId="77777777" w:rsidR="001A5D3F" w:rsidRDefault="001A5D3F">
      <w:pPr>
        <w:pStyle w:val="T-Title"/>
      </w:pPr>
    </w:p>
    <w:p w14:paraId="2C529625" w14:textId="77777777" w:rsidR="001A5D3F" w:rsidRDefault="001A5D3F">
      <w:pPr>
        <w:pStyle w:val="T-Title"/>
      </w:pPr>
    </w:p>
    <w:p w14:paraId="5B5732F5" w14:textId="77777777" w:rsidR="001A5D3F" w:rsidRDefault="001A5D3F">
      <w:pPr>
        <w:pStyle w:val="T-Title"/>
      </w:pPr>
    </w:p>
    <w:p w14:paraId="3D7E7BAD" w14:textId="77777777" w:rsidR="001A5D3F" w:rsidRDefault="001A5D3F">
      <w:pPr>
        <w:pStyle w:val="T-Title"/>
      </w:pPr>
    </w:p>
    <w:p w14:paraId="258B4BF6" w14:textId="77777777" w:rsidR="001A5D3F" w:rsidRDefault="001A5D3F">
      <w:pPr>
        <w:pStyle w:val="T-Title"/>
      </w:pPr>
    </w:p>
    <w:p w14:paraId="1D8AA04C" w14:textId="77777777" w:rsidR="001A5D3F" w:rsidRDefault="001A5D3F">
      <w:pPr>
        <w:pStyle w:val="T-Title"/>
      </w:pPr>
    </w:p>
    <w:p w14:paraId="73C9EF47" w14:textId="77777777" w:rsidR="001A5D3F" w:rsidRDefault="001A5D3F">
      <w:pPr>
        <w:pStyle w:val="T-Title"/>
      </w:pPr>
    </w:p>
    <w:p w14:paraId="42C1BFFD" w14:textId="77777777" w:rsidR="001A5D3F" w:rsidRDefault="001A5D3F">
      <w:pPr>
        <w:pStyle w:val="T-Title"/>
      </w:pPr>
    </w:p>
    <w:p w14:paraId="7D352852" w14:textId="77777777" w:rsidR="001A5D3F" w:rsidRDefault="001A5D3F">
      <w:pPr>
        <w:pStyle w:val="T-Title"/>
      </w:pPr>
    </w:p>
    <w:p w14:paraId="18717B20" w14:textId="77777777" w:rsidR="001A5D3F" w:rsidRDefault="001A5D3F">
      <w:pPr>
        <w:pStyle w:val="T-Title"/>
      </w:pPr>
    </w:p>
    <w:p w14:paraId="4928565B" w14:textId="77777777" w:rsidR="001A5D3F" w:rsidRDefault="001A5D3F">
      <w:pPr>
        <w:pStyle w:val="T-Title"/>
      </w:pPr>
    </w:p>
    <w:p w14:paraId="44D895CB" w14:textId="77777777" w:rsidR="001A5D3F" w:rsidRDefault="001A5D3F">
      <w:pPr>
        <w:pStyle w:val="T-Title"/>
      </w:pPr>
    </w:p>
    <w:p w14:paraId="07E4BA9D" w14:textId="77777777" w:rsidR="001A5D3F" w:rsidRDefault="001A5D3F">
      <w:pPr>
        <w:pStyle w:val="T-Title"/>
      </w:pPr>
    </w:p>
    <w:p w14:paraId="16E51A2E" w14:textId="43F778DE" w:rsidR="008667A0" w:rsidRDefault="00165603">
      <w:pPr>
        <w:pStyle w:val="T-Title"/>
      </w:pPr>
      <w:r>
        <w:lastRenderedPageBreak/>
        <w:t xml:space="preserve">Figure 11: Liquidity Profiles of Atchison </w:t>
      </w:r>
      <w:r w:rsidR="00E24120">
        <w:t>Active</w:t>
      </w:r>
      <w:r>
        <w:t xml:space="preserve"> 85</w:t>
      </w:r>
    </w:p>
    <w:p w14:paraId="6E2A1B6B" w14:textId="77777777" w:rsidR="008667A0" w:rsidRDefault="00165603">
      <w:r>
        <w:rPr>
          <w:noProof/>
        </w:rPr>
        <w:drawing>
          <wp:inline distT="0" distB="0" distL="0" distR="0" wp14:anchorId="4B06127D" wp14:editId="43002A6A">
            <wp:extent cx="6217920" cy="73152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chisonSMA 85liq_chart.png"/>
                    <pic:cNvPicPr/>
                  </pic:nvPicPr>
                  <pic:blipFill>
                    <a:blip r:embed="rId28"/>
                    <a:stretch>
                      <a:fillRect/>
                    </a:stretch>
                  </pic:blipFill>
                  <pic:spPr>
                    <a:xfrm>
                      <a:off x="0" y="0"/>
                      <a:ext cx="6217920" cy="7315200"/>
                    </a:xfrm>
                    <a:prstGeom prst="rect">
                      <a:avLst/>
                    </a:prstGeom>
                  </pic:spPr>
                </pic:pic>
              </a:graphicData>
            </a:graphic>
          </wp:inline>
        </w:drawing>
      </w:r>
    </w:p>
    <w:p w14:paraId="606AC75D" w14:textId="77777777" w:rsidR="008667A0" w:rsidRDefault="008667A0">
      <w:pPr>
        <w:pStyle w:val="BodyStyle"/>
      </w:pPr>
    </w:p>
    <w:p w14:paraId="2C85DE02" w14:textId="77777777" w:rsidR="001A5D3F" w:rsidRDefault="001A5D3F">
      <w:pPr>
        <w:pStyle w:val="BoldBody"/>
      </w:pPr>
    </w:p>
    <w:p w14:paraId="4A27DB0B" w14:textId="77777777" w:rsidR="001A5D3F" w:rsidRDefault="001A5D3F">
      <w:pPr>
        <w:pStyle w:val="BoldBody"/>
      </w:pPr>
    </w:p>
    <w:p w14:paraId="21D4B2F3" w14:textId="77777777" w:rsidR="001A5D3F" w:rsidRDefault="001A5D3F">
      <w:pPr>
        <w:pStyle w:val="BoldBody"/>
      </w:pPr>
    </w:p>
    <w:p w14:paraId="2F455FEB" w14:textId="77777777" w:rsidR="001A5D3F" w:rsidRDefault="001A5D3F">
      <w:pPr>
        <w:pStyle w:val="BoldBody"/>
      </w:pPr>
    </w:p>
    <w:p w14:paraId="7B6F1F69" w14:textId="77E1DF6D" w:rsidR="008667A0" w:rsidRDefault="00165603">
      <w:pPr>
        <w:pStyle w:val="BoldBody"/>
      </w:pPr>
      <w:r>
        <w:lastRenderedPageBreak/>
        <w:t xml:space="preserve">Atchison </w:t>
      </w:r>
      <w:r w:rsidR="00E24120">
        <w:t>Active</w:t>
      </w:r>
      <w:r>
        <w:t xml:space="preserve"> 100</w:t>
      </w:r>
    </w:p>
    <w:p w14:paraId="7114FD2C" w14:textId="77777777" w:rsidR="008667A0" w:rsidRDefault="00165603">
      <w:pPr>
        <w:pStyle w:val="T-Title"/>
      </w:pPr>
      <w:r>
        <w:t>Table 45: Liquidity in days for investment strategy</w:t>
      </w:r>
    </w:p>
    <w:tbl>
      <w:tblPr>
        <w:tblStyle w:val="Table2"/>
        <w:tblW w:w="0" w:type="auto"/>
        <w:tblLook w:val="04A0" w:firstRow="1" w:lastRow="0" w:firstColumn="1" w:lastColumn="0" w:noHBand="0" w:noVBand="1"/>
      </w:tblPr>
      <w:tblGrid>
        <w:gridCol w:w="3210"/>
        <w:gridCol w:w="3211"/>
        <w:gridCol w:w="3211"/>
      </w:tblGrid>
      <w:tr w:rsidR="008667A0" w14:paraId="097C39F5"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tcPr>
          <w:p w14:paraId="4D416EE7" w14:textId="77777777" w:rsidR="008667A0" w:rsidRDefault="00165603">
            <w:r>
              <w:t>Portfolios</w:t>
            </w:r>
          </w:p>
        </w:tc>
        <w:tc>
          <w:tcPr>
            <w:tcW w:w="3211" w:type="dxa"/>
          </w:tcPr>
          <w:p w14:paraId="62487FBD" w14:textId="77777777" w:rsidR="008667A0" w:rsidRDefault="00165603">
            <w:pPr>
              <w:cnfStyle w:val="100000000000" w:firstRow="1" w:lastRow="0" w:firstColumn="0" w:lastColumn="0" w:oddVBand="0" w:evenVBand="0" w:oddHBand="0" w:evenHBand="0" w:firstRowFirstColumn="0" w:firstRowLastColumn="0" w:lastRowFirstColumn="0" w:lastRowLastColumn="0"/>
            </w:pPr>
            <w:r>
              <w:t>Normal Liquidity (Days)</w:t>
            </w:r>
          </w:p>
        </w:tc>
        <w:tc>
          <w:tcPr>
            <w:tcW w:w="3211" w:type="dxa"/>
          </w:tcPr>
          <w:p w14:paraId="12595E1D" w14:textId="77777777" w:rsidR="008667A0" w:rsidRDefault="00165603">
            <w:pPr>
              <w:cnfStyle w:val="100000000000" w:firstRow="1" w:lastRow="0" w:firstColumn="0" w:lastColumn="0" w:oddVBand="0" w:evenVBand="0" w:oddHBand="0" w:evenHBand="0" w:firstRowFirstColumn="0" w:firstRowLastColumn="0" w:lastRowFirstColumn="0" w:lastRowLastColumn="0"/>
            </w:pPr>
            <w:r>
              <w:t>Stressed Liquidity (Days)</w:t>
            </w:r>
          </w:p>
        </w:tc>
      </w:tr>
      <w:tr w:rsidR="008667A0" w14:paraId="1F546522"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7DC8210D" w14:textId="6BF18DC9" w:rsidR="008667A0" w:rsidRDefault="00165603">
            <w:r>
              <w:t xml:space="preserve">Atchison </w:t>
            </w:r>
            <w:r w:rsidR="00E24120">
              <w:t>Active</w:t>
            </w:r>
            <w:r>
              <w:t xml:space="preserve"> 100 Current SAA</w:t>
            </w:r>
          </w:p>
        </w:tc>
        <w:tc>
          <w:tcPr>
            <w:tcW w:w="3211" w:type="dxa"/>
          </w:tcPr>
          <w:p w14:paraId="01A8E0A5" w14:textId="77777777" w:rsidR="008667A0" w:rsidRDefault="00165603">
            <w:pPr>
              <w:cnfStyle w:val="000000000000" w:firstRow="0" w:lastRow="0" w:firstColumn="0" w:lastColumn="0" w:oddVBand="0" w:evenVBand="0" w:oddHBand="0" w:evenHBand="0" w:firstRowFirstColumn="0" w:firstRowLastColumn="0" w:lastRowFirstColumn="0" w:lastRowLastColumn="0"/>
            </w:pPr>
            <w:r>
              <w:t>9.5</w:t>
            </w:r>
          </w:p>
        </w:tc>
        <w:tc>
          <w:tcPr>
            <w:tcW w:w="3211" w:type="dxa"/>
          </w:tcPr>
          <w:p w14:paraId="46BEC33A" w14:textId="77777777" w:rsidR="008667A0" w:rsidRDefault="00165603">
            <w:pPr>
              <w:cnfStyle w:val="000000000000" w:firstRow="0" w:lastRow="0" w:firstColumn="0" w:lastColumn="0" w:oddVBand="0" w:evenVBand="0" w:oddHBand="0" w:evenHBand="0" w:firstRowFirstColumn="0" w:firstRowLastColumn="0" w:lastRowFirstColumn="0" w:lastRowLastColumn="0"/>
            </w:pPr>
            <w:r>
              <w:t>75.3</w:t>
            </w:r>
          </w:p>
        </w:tc>
      </w:tr>
      <w:tr w:rsidR="008667A0" w14:paraId="46DD18CF"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03B89F39" w14:textId="285F7CF0" w:rsidR="008667A0" w:rsidRDefault="00165603">
            <w:r>
              <w:t xml:space="preserve">Atchison </w:t>
            </w:r>
            <w:r w:rsidR="00E24120">
              <w:t>Active</w:t>
            </w:r>
            <w:r>
              <w:t xml:space="preserve"> 100 P1</w:t>
            </w:r>
          </w:p>
        </w:tc>
        <w:tc>
          <w:tcPr>
            <w:tcW w:w="3211" w:type="dxa"/>
          </w:tcPr>
          <w:p w14:paraId="5CC10753" w14:textId="77777777" w:rsidR="008667A0" w:rsidRDefault="00165603">
            <w:pPr>
              <w:cnfStyle w:val="000000000000" w:firstRow="0" w:lastRow="0" w:firstColumn="0" w:lastColumn="0" w:oddVBand="0" w:evenVBand="0" w:oddHBand="0" w:evenHBand="0" w:firstRowFirstColumn="0" w:firstRowLastColumn="0" w:lastRowFirstColumn="0" w:lastRowLastColumn="0"/>
            </w:pPr>
            <w:r>
              <w:t>12.7</w:t>
            </w:r>
          </w:p>
        </w:tc>
        <w:tc>
          <w:tcPr>
            <w:tcW w:w="3211" w:type="dxa"/>
          </w:tcPr>
          <w:p w14:paraId="7442EF23" w14:textId="77777777" w:rsidR="008667A0" w:rsidRDefault="00165603">
            <w:pPr>
              <w:cnfStyle w:val="000000000000" w:firstRow="0" w:lastRow="0" w:firstColumn="0" w:lastColumn="0" w:oddVBand="0" w:evenVBand="0" w:oddHBand="0" w:evenHBand="0" w:firstRowFirstColumn="0" w:firstRowLastColumn="0" w:lastRowFirstColumn="0" w:lastRowLastColumn="0"/>
            </w:pPr>
            <w:r>
              <w:t>73.1</w:t>
            </w:r>
          </w:p>
        </w:tc>
      </w:tr>
      <w:tr w:rsidR="008667A0" w14:paraId="0CFF32B5"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2B0DAA39" w14:textId="6C7FF350" w:rsidR="008667A0" w:rsidRDefault="00165603">
            <w:r>
              <w:t xml:space="preserve">Atchison </w:t>
            </w:r>
            <w:r w:rsidR="00E24120">
              <w:t>Active</w:t>
            </w:r>
            <w:r>
              <w:t xml:space="preserve"> 100 P2</w:t>
            </w:r>
          </w:p>
        </w:tc>
        <w:tc>
          <w:tcPr>
            <w:tcW w:w="3211" w:type="dxa"/>
          </w:tcPr>
          <w:p w14:paraId="46480B32" w14:textId="77777777" w:rsidR="008667A0" w:rsidRDefault="00165603">
            <w:pPr>
              <w:cnfStyle w:val="000000000000" w:firstRow="0" w:lastRow="0" w:firstColumn="0" w:lastColumn="0" w:oddVBand="0" w:evenVBand="0" w:oddHBand="0" w:evenHBand="0" w:firstRowFirstColumn="0" w:firstRowLastColumn="0" w:lastRowFirstColumn="0" w:lastRowLastColumn="0"/>
            </w:pPr>
            <w:r>
              <w:t>7.8</w:t>
            </w:r>
          </w:p>
        </w:tc>
        <w:tc>
          <w:tcPr>
            <w:tcW w:w="3211" w:type="dxa"/>
          </w:tcPr>
          <w:p w14:paraId="54E269BC" w14:textId="77777777" w:rsidR="008667A0" w:rsidRDefault="00165603">
            <w:pPr>
              <w:cnfStyle w:val="000000000000" w:firstRow="0" w:lastRow="0" w:firstColumn="0" w:lastColumn="0" w:oddVBand="0" w:evenVBand="0" w:oddHBand="0" w:evenHBand="0" w:firstRowFirstColumn="0" w:firstRowLastColumn="0" w:lastRowFirstColumn="0" w:lastRowLastColumn="0"/>
            </w:pPr>
            <w:r>
              <w:t>80.1</w:t>
            </w:r>
          </w:p>
        </w:tc>
      </w:tr>
    </w:tbl>
    <w:p w14:paraId="35490253" w14:textId="77777777" w:rsidR="008667A0" w:rsidRDefault="008667A0">
      <w:pPr>
        <w:pStyle w:val="BodyStyle"/>
      </w:pPr>
    </w:p>
    <w:p w14:paraId="4CEB0950" w14:textId="77777777" w:rsidR="008667A0" w:rsidRDefault="00165603">
      <w:pPr>
        <w:pStyle w:val="listbullet0"/>
      </w:pPr>
      <w:r>
        <w:t>Under normal market conditions, on weighted average basis, the recommended strategy is invested 100% in assets with 9.5 days or less liquidity.</w:t>
      </w:r>
    </w:p>
    <w:p w14:paraId="6FD10FC3" w14:textId="77777777" w:rsidR="008667A0" w:rsidRDefault="00165603">
      <w:pPr>
        <w:pStyle w:val="listbullet0"/>
      </w:pPr>
      <w:r>
        <w:t>Under stressed market conditions, on weighted average basis, the recommended strategy is invested 100% in assets with 75.3 days or less liquidity.</w:t>
      </w:r>
    </w:p>
    <w:p w14:paraId="4256938A" w14:textId="77777777" w:rsidR="008667A0" w:rsidRDefault="008667A0">
      <w:pPr>
        <w:pStyle w:val="BodyStyle"/>
      </w:pPr>
    </w:p>
    <w:p w14:paraId="0E66FDF6" w14:textId="77777777" w:rsidR="008667A0" w:rsidRDefault="00165603">
      <w:pPr>
        <w:pStyle w:val="BodyStyle"/>
      </w:pPr>
      <w:r>
        <w:t>Figure 12 below shows percentage of assets by asset class, that are liquid illustrated over various time horizons.</w:t>
      </w:r>
    </w:p>
    <w:p w14:paraId="20297E44" w14:textId="77777777" w:rsidR="008667A0" w:rsidRDefault="00165603">
      <w:pPr>
        <w:pStyle w:val="listbullet0"/>
      </w:pPr>
      <w:r>
        <w:t>The expected time to liquidate 100% assets for the current SAA is over 2 years under normal market condition but over 2 years under stressed market condition.</w:t>
      </w:r>
    </w:p>
    <w:p w14:paraId="53F0AA2F" w14:textId="77777777" w:rsidR="001A5D3F" w:rsidRDefault="001A5D3F">
      <w:pPr>
        <w:pStyle w:val="T-Title"/>
      </w:pPr>
    </w:p>
    <w:p w14:paraId="5314D585" w14:textId="77777777" w:rsidR="001A5D3F" w:rsidRDefault="001A5D3F">
      <w:pPr>
        <w:pStyle w:val="T-Title"/>
      </w:pPr>
    </w:p>
    <w:p w14:paraId="5DC018C0" w14:textId="77777777" w:rsidR="001A5D3F" w:rsidRDefault="001A5D3F">
      <w:pPr>
        <w:pStyle w:val="T-Title"/>
      </w:pPr>
    </w:p>
    <w:p w14:paraId="7E7235FD" w14:textId="77777777" w:rsidR="001A5D3F" w:rsidRDefault="001A5D3F">
      <w:pPr>
        <w:pStyle w:val="T-Title"/>
      </w:pPr>
    </w:p>
    <w:p w14:paraId="2BDCEE88" w14:textId="77777777" w:rsidR="001A5D3F" w:rsidRDefault="001A5D3F">
      <w:pPr>
        <w:pStyle w:val="T-Title"/>
      </w:pPr>
    </w:p>
    <w:p w14:paraId="7DF8CA87" w14:textId="77777777" w:rsidR="001A5D3F" w:rsidRDefault="001A5D3F">
      <w:pPr>
        <w:pStyle w:val="T-Title"/>
      </w:pPr>
    </w:p>
    <w:p w14:paraId="303B0D72" w14:textId="77777777" w:rsidR="001A5D3F" w:rsidRDefault="001A5D3F">
      <w:pPr>
        <w:pStyle w:val="T-Title"/>
      </w:pPr>
    </w:p>
    <w:p w14:paraId="0E868CE3" w14:textId="77777777" w:rsidR="001A5D3F" w:rsidRDefault="001A5D3F">
      <w:pPr>
        <w:pStyle w:val="T-Title"/>
      </w:pPr>
    </w:p>
    <w:p w14:paraId="1AE8FB03" w14:textId="77777777" w:rsidR="001A5D3F" w:rsidRDefault="001A5D3F">
      <w:pPr>
        <w:pStyle w:val="T-Title"/>
      </w:pPr>
    </w:p>
    <w:p w14:paraId="4992CFCE" w14:textId="77777777" w:rsidR="001A5D3F" w:rsidRDefault="001A5D3F">
      <w:pPr>
        <w:pStyle w:val="T-Title"/>
      </w:pPr>
    </w:p>
    <w:p w14:paraId="0F9E1B74" w14:textId="77777777" w:rsidR="001A5D3F" w:rsidRDefault="001A5D3F">
      <w:pPr>
        <w:pStyle w:val="T-Title"/>
      </w:pPr>
    </w:p>
    <w:p w14:paraId="0FCF013A" w14:textId="77777777" w:rsidR="001A5D3F" w:rsidRDefault="001A5D3F">
      <w:pPr>
        <w:pStyle w:val="T-Title"/>
      </w:pPr>
    </w:p>
    <w:p w14:paraId="1BF55EAC" w14:textId="77777777" w:rsidR="001A5D3F" w:rsidRDefault="001A5D3F">
      <w:pPr>
        <w:pStyle w:val="T-Title"/>
      </w:pPr>
    </w:p>
    <w:p w14:paraId="69FAB45D" w14:textId="77777777" w:rsidR="001A5D3F" w:rsidRDefault="001A5D3F">
      <w:pPr>
        <w:pStyle w:val="T-Title"/>
      </w:pPr>
    </w:p>
    <w:p w14:paraId="0BBDE7C2" w14:textId="77777777" w:rsidR="001A5D3F" w:rsidRDefault="001A5D3F">
      <w:pPr>
        <w:pStyle w:val="T-Title"/>
      </w:pPr>
    </w:p>
    <w:p w14:paraId="72E4FF6E" w14:textId="77777777" w:rsidR="001A5D3F" w:rsidRDefault="001A5D3F">
      <w:pPr>
        <w:pStyle w:val="T-Title"/>
      </w:pPr>
    </w:p>
    <w:p w14:paraId="58410E0B" w14:textId="77777777" w:rsidR="001A5D3F" w:rsidRDefault="001A5D3F">
      <w:pPr>
        <w:pStyle w:val="T-Title"/>
      </w:pPr>
    </w:p>
    <w:p w14:paraId="5D138920" w14:textId="77777777" w:rsidR="001A5D3F" w:rsidRDefault="001A5D3F">
      <w:pPr>
        <w:pStyle w:val="T-Title"/>
      </w:pPr>
    </w:p>
    <w:p w14:paraId="485B7390" w14:textId="77777777" w:rsidR="001A5D3F" w:rsidRDefault="001A5D3F">
      <w:pPr>
        <w:pStyle w:val="T-Title"/>
      </w:pPr>
    </w:p>
    <w:p w14:paraId="3520F962" w14:textId="77777777" w:rsidR="001A5D3F" w:rsidRDefault="001A5D3F">
      <w:pPr>
        <w:pStyle w:val="T-Title"/>
      </w:pPr>
    </w:p>
    <w:p w14:paraId="5D3BE89B" w14:textId="77777777" w:rsidR="001A5D3F" w:rsidRDefault="001A5D3F">
      <w:pPr>
        <w:pStyle w:val="T-Title"/>
      </w:pPr>
    </w:p>
    <w:p w14:paraId="593A66AE" w14:textId="77777777" w:rsidR="001A5D3F" w:rsidRDefault="001A5D3F">
      <w:pPr>
        <w:pStyle w:val="T-Title"/>
      </w:pPr>
    </w:p>
    <w:p w14:paraId="09770622" w14:textId="77777777" w:rsidR="001A5D3F" w:rsidRDefault="001A5D3F">
      <w:pPr>
        <w:pStyle w:val="T-Title"/>
      </w:pPr>
    </w:p>
    <w:p w14:paraId="5EE5F1D2" w14:textId="77777777" w:rsidR="001A5D3F" w:rsidRDefault="001A5D3F">
      <w:pPr>
        <w:pStyle w:val="T-Title"/>
      </w:pPr>
    </w:p>
    <w:p w14:paraId="25B4654C" w14:textId="77777777" w:rsidR="001A5D3F" w:rsidRDefault="001A5D3F">
      <w:pPr>
        <w:pStyle w:val="T-Title"/>
      </w:pPr>
    </w:p>
    <w:p w14:paraId="2C01338F" w14:textId="77777777" w:rsidR="001A5D3F" w:rsidRDefault="001A5D3F">
      <w:pPr>
        <w:pStyle w:val="T-Title"/>
      </w:pPr>
    </w:p>
    <w:p w14:paraId="0976306C" w14:textId="77777777" w:rsidR="001A5D3F" w:rsidRDefault="001A5D3F">
      <w:pPr>
        <w:pStyle w:val="T-Title"/>
      </w:pPr>
    </w:p>
    <w:p w14:paraId="3C2BF046" w14:textId="77777777" w:rsidR="001A5D3F" w:rsidRDefault="001A5D3F">
      <w:pPr>
        <w:pStyle w:val="T-Title"/>
      </w:pPr>
    </w:p>
    <w:p w14:paraId="2847F272" w14:textId="77777777" w:rsidR="001A5D3F" w:rsidRDefault="001A5D3F">
      <w:pPr>
        <w:pStyle w:val="T-Title"/>
      </w:pPr>
    </w:p>
    <w:p w14:paraId="3218E9FA" w14:textId="77777777" w:rsidR="001A5D3F" w:rsidRDefault="001A5D3F">
      <w:pPr>
        <w:pStyle w:val="T-Title"/>
      </w:pPr>
    </w:p>
    <w:p w14:paraId="034338B1" w14:textId="77777777" w:rsidR="001A5D3F" w:rsidRDefault="001A5D3F">
      <w:pPr>
        <w:pStyle w:val="T-Title"/>
      </w:pPr>
    </w:p>
    <w:p w14:paraId="459FFE34" w14:textId="77777777" w:rsidR="001A5D3F" w:rsidRDefault="001A5D3F">
      <w:pPr>
        <w:pStyle w:val="T-Title"/>
      </w:pPr>
    </w:p>
    <w:p w14:paraId="4B0B51CA" w14:textId="77777777" w:rsidR="001A5D3F" w:rsidRDefault="001A5D3F">
      <w:pPr>
        <w:pStyle w:val="T-Title"/>
      </w:pPr>
    </w:p>
    <w:p w14:paraId="16795357" w14:textId="77777777" w:rsidR="001A5D3F" w:rsidRDefault="001A5D3F">
      <w:pPr>
        <w:pStyle w:val="T-Title"/>
      </w:pPr>
    </w:p>
    <w:p w14:paraId="68D8B89F" w14:textId="77777777" w:rsidR="001A5D3F" w:rsidRDefault="001A5D3F">
      <w:pPr>
        <w:pStyle w:val="T-Title"/>
      </w:pPr>
    </w:p>
    <w:p w14:paraId="0372D321" w14:textId="77777777" w:rsidR="001A5D3F" w:rsidRDefault="001A5D3F">
      <w:pPr>
        <w:pStyle w:val="T-Title"/>
      </w:pPr>
    </w:p>
    <w:p w14:paraId="77759D14" w14:textId="77777777" w:rsidR="001A5D3F" w:rsidRDefault="001A5D3F">
      <w:pPr>
        <w:pStyle w:val="T-Title"/>
      </w:pPr>
    </w:p>
    <w:p w14:paraId="13ECCB34" w14:textId="77777777" w:rsidR="001A5D3F" w:rsidRDefault="001A5D3F">
      <w:pPr>
        <w:pStyle w:val="T-Title"/>
      </w:pPr>
    </w:p>
    <w:p w14:paraId="6747999D" w14:textId="77777777" w:rsidR="001A5D3F" w:rsidRDefault="001A5D3F">
      <w:pPr>
        <w:pStyle w:val="T-Title"/>
      </w:pPr>
    </w:p>
    <w:p w14:paraId="79865063" w14:textId="77777777" w:rsidR="001A5D3F" w:rsidRDefault="001A5D3F">
      <w:pPr>
        <w:pStyle w:val="T-Title"/>
      </w:pPr>
    </w:p>
    <w:p w14:paraId="5784A7DF" w14:textId="77777777" w:rsidR="001A5D3F" w:rsidRDefault="001A5D3F">
      <w:pPr>
        <w:pStyle w:val="T-Title"/>
      </w:pPr>
    </w:p>
    <w:p w14:paraId="17BA390D" w14:textId="77777777" w:rsidR="001A5D3F" w:rsidRDefault="001A5D3F">
      <w:pPr>
        <w:pStyle w:val="T-Title"/>
      </w:pPr>
    </w:p>
    <w:p w14:paraId="43DFFC76" w14:textId="77777777" w:rsidR="001A5D3F" w:rsidRDefault="001A5D3F">
      <w:pPr>
        <w:pStyle w:val="T-Title"/>
      </w:pPr>
    </w:p>
    <w:p w14:paraId="2A358B78" w14:textId="77777777" w:rsidR="001A5D3F" w:rsidRDefault="001A5D3F">
      <w:pPr>
        <w:pStyle w:val="T-Title"/>
      </w:pPr>
    </w:p>
    <w:p w14:paraId="67F741C0" w14:textId="77777777" w:rsidR="001A5D3F" w:rsidRDefault="001A5D3F">
      <w:pPr>
        <w:pStyle w:val="T-Title"/>
      </w:pPr>
    </w:p>
    <w:p w14:paraId="72DDBD82" w14:textId="63344992" w:rsidR="008667A0" w:rsidRDefault="00165603">
      <w:pPr>
        <w:pStyle w:val="T-Title"/>
      </w:pPr>
      <w:r>
        <w:lastRenderedPageBreak/>
        <w:t xml:space="preserve">Figure 12: Liquidity Profiles of Atchison </w:t>
      </w:r>
      <w:r w:rsidR="00E24120">
        <w:t>Active</w:t>
      </w:r>
      <w:r>
        <w:t xml:space="preserve"> 100</w:t>
      </w:r>
    </w:p>
    <w:p w14:paraId="3FBC1704" w14:textId="77777777" w:rsidR="008667A0" w:rsidRDefault="00165603">
      <w:r>
        <w:rPr>
          <w:noProof/>
        </w:rPr>
        <w:drawing>
          <wp:inline distT="0" distB="0" distL="0" distR="0" wp14:anchorId="7867F8A6" wp14:editId="47BAF7D5">
            <wp:extent cx="6217920" cy="73152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chisonSMA 100liq_chart.png"/>
                    <pic:cNvPicPr/>
                  </pic:nvPicPr>
                  <pic:blipFill>
                    <a:blip r:embed="rId29"/>
                    <a:stretch>
                      <a:fillRect/>
                    </a:stretch>
                  </pic:blipFill>
                  <pic:spPr>
                    <a:xfrm>
                      <a:off x="0" y="0"/>
                      <a:ext cx="6217920" cy="7315200"/>
                    </a:xfrm>
                    <a:prstGeom prst="rect">
                      <a:avLst/>
                    </a:prstGeom>
                  </pic:spPr>
                </pic:pic>
              </a:graphicData>
            </a:graphic>
          </wp:inline>
        </w:drawing>
      </w:r>
    </w:p>
    <w:p w14:paraId="2DCBD8C9" w14:textId="77777777" w:rsidR="008667A0" w:rsidRDefault="00165603">
      <w:pPr>
        <w:pStyle w:val="BodyStyle"/>
      </w:pPr>
      <w:r>
        <w:t xml:space="preserve">The liquidity analysis was performed across the asset allocations under various liquidity conditions: </w:t>
      </w:r>
    </w:p>
    <w:p w14:paraId="004852D1" w14:textId="77777777" w:rsidR="008667A0" w:rsidRDefault="00165603">
      <w:pPr>
        <w:pStyle w:val="listbullet0"/>
      </w:pPr>
      <w:r>
        <w:t>Extreme market conditions would deteriorate the liquidity expectation leading to longer period for Atchison to liquidate 100% of the assets.</w:t>
      </w:r>
    </w:p>
    <w:p w14:paraId="3F857A1B" w14:textId="77777777" w:rsidR="001A5D3F" w:rsidRDefault="001A5D3F">
      <w:pPr>
        <w:pStyle w:val="Heading2"/>
        <w:sectPr w:rsidR="001A5D3F" w:rsidSect="005F6BD8">
          <w:headerReference w:type="default" r:id="rId30"/>
          <w:footerReference w:type="default" r:id="rId31"/>
          <w:footerReference w:type="first" r:id="rId32"/>
          <w:pgSz w:w="11900" w:h="16840"/>
          <w:pgMar w:top="1134" w:right="1134" w:bottom="1134" w:left="1134" w:header="709" w:footer="1417" w:gutter="0"/>
          <w:cols w:space="708"/>
          <w:titlePg/>
          <w:docGrid w:linePitch="360"/>
        </w:sectPr>
      </w:pPr>
    </w:p>
    <w:p w14:paraId="719DCD73" w14:textId="77777777" w:rsidR="008667A0" w:rsidRDefault="00165603">
      <w:pPr>
        <w:pStyle w:val="Heading2"/>
      </w:pPr>
      <w:bookmarkStart w:id="2439" w:name="_Toc147237969"/>
      <w:r>
        <w:lastRenderedPageBreak/>
        <w:t>Liquidity Risk Management</w:t>
      </w:r>
      <w:bookmarkEnd w:id="2439"/>
    </w:p>
    <w:p w14:paraId="4DDFB774" w14:textId="77777777" w:rsidR="008667A0" w:rsidRDefault="00165603">
      <w:pPr>
        <w:pStyle w:val="BodyStyle"/>
      </w:pPr>
      <w:r>
        <w:t>The Atchison Administrator reports contribution flows and member exits/outflows to the Trustee and investment manager to assist in the early identification of unusual patterns.</w:t>
      </w:r>
    </w:p>
    <w:p w14:paraId="1A8DBCFA" w14:textId="77777777" w:rsidR="008667A0" w:rsidRDefault="00165603">
      <w:pPr>
        <w:pStyle w:val="BodyStyle"/>
      </w:pPr>
      <w:r>
        <w:t xml:space="preserve">In managing liquidity risk the following matters may be included: </w:t>
      </w:r>
    </w:p>
    <w:p w14:paraId="4A978282" w14:textId="77777777" w:rsidR="008667A0" w:rsidRDefault="00165603">
      <w:pPr>
        <w:pStyle w:val="listbullet0"/>
      </w:pPr>
      <w:r>
        <w:t>Cash flow projections and past cash flow will be prepared on a regular basis to check the liquidity level needed</w:t>
      </w:r>
    </w:p>
    <w:p w14:paraId="31769E34" w14:textId="77777777" w:rsidR="008667A0" w:rsidRDefault="00165603">
      <w:pPr>
        <w:pStyle w:val="listbullet0"/>
      </w:pPr>
      <w:r>
        <w:t>Whether there are appropriate early warning indicators of liquidity risk for the single investment of the Atchison, and</w:t>
      </w:r>
    </w:p>
    <w:p w14:paraId="2E9FF6BA" w14:textId="77777777" w:rsidR="008667A0" w:rsidRDefault="00165603">
      <w:pPr>
        <w:pStyle w:val="listbullet0"/>
      </w:pPr>
      <w:r>
        <w:t>Reporting to the Research and Investment Team, Trustee Investment Committee and Board.</w:t>
      </w:r>
    </w:p>
    <w:p w14:paraId="49C8FC23" w14:textId="77777777" w:rsidR="008667A0" w:rsidRDefault="00165603">
      <w:pPr>
        <w:pStyle w:val="Heading3"/>
      </w:pPr>
      <w:bookmarkStart w:id="2440" w:name="_Toc147237970"/>
      <w:r>
        <w:t>Conclusion</w:t>
      </w:r>
      <w:bookmarkEnd w:id="2440"/>
    </w:p>
    <w:p w14:paraId="3E7D97E4" w14:textId="77777777" w:rsidR="008667A0" w:rsidRDefault="00165603">
      <w:pPr>
        <w:pStyle w:val="BodyStyle"/>
      </w:pPr>
      <w:r>
        <w:t>Consideration has been given to the liquidity of the underlying investments in stressed market conditions for Atchison. All strategies are expected to remain liquid under stressed market scenarios.</w:t>
      </w:r>
    </w:p>
    <w:p w14:paraId="7338E31C" w14:textId="77777777" w:rsidR="008667A0" w:rsidRDefault="00165603">
      <w:pPr>
        <w:pStyle w:val="Heading3"/>
      </w:pPr>
      <w:bookmarkStart w:id="2441" w:name="_Toc147237971"/>
      <w:r>
        <w:t>Recommendation</w:t>
      </w:r>
      <w:bookmarkEnd w:id="2441"/>
    </w:p>
    <w:p w14:paraId="686DAED8" w14:textId="77777777" w:rsidR="008667A0" w:rsidRDefault="00165603">
      <w:pPr>
        <w:pStyle w:val="BodyStyle"/>
      </w:pPr>
      <w:r>
        <w:t>It is recommended that cash flow requirements are closely monitored to ensure sufficient cash is available to meet liabilities as they arise.</w:t>
      </w:r>
    </w:p>
    <w:sectPr w:rsidR="008667A0" w:rsidSect="005F6BD8">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DEB6A" w14:textId="77777777" w:rsidR="00211D80" w:rsidRDefault="00211D80" w:rsidP="007B4373">
      <w:r>
        <w:separator/>
      </w:r>
    </w:p>
  </w:endnote>
  <w:endnote w:type="continuationSeparator" w:id="0">
    <w:p w14:paraId="4EC57B7D" w14:textId="77777777" w:rsidR="00211D80" w:rsidRDefault="00211D80"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2117AE" w14:textId="77777777" w:rsidR="00211D80" w:rsidRDefault="00211D80" w:rsidP="007B4373">
      <w:r>
        <w:separator/>
      </w:r>
    </w:p>
  </w:footnote>
  <w:footnote w:type="continuationSeparator" w:id="0">
    <w:p w14:paraId="2D0731F3" w14:textId="77777777" w:rsidR="00211D80" w:rsidRDefault="00211D80"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evin Toohey">
    <w15:presenceInfo w15:providerId="None" w15:userId="Kevin Tooh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34533"/>
    <w:rsid w:val="000366D2"/>
    <w:rsid w:val="000459E1"/>
    <w:rsid w:val="000532D3"/>
    <w:rsid w:val="00056847"/>
    <w:rsid w:val="000678CC"/>
    <w:rsid w:val="000757DE"/>
    <w:rsid w:val="00080973"/>
    <w:rsid w:val="00087F53"/>
    <w:rsid w:val="000955EA"/>
    <w:rsid w:val="000A228B"/>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3452"/>
    <w:rsid w:val="00135755"/>
    <w:rsid w:val="00136695"/>
    <w:rsid w:val="00142864"/>
    <w:rsid w:val="00160144"/>
    <w:rsid w:val="00165603"/>
    <w:rsid w:val="00165987"/>
    <w:rsid w:val="001824B5"/>
    <w:rsid w:val="001845F0"/>
    <w:rsid w:val="001A5D3F"/>
    <w:rsid w:val="001B3171"/>
    <w:rsid w:val="001D529D"/>
    <w:rsid w:val="001D6606"/>
    <w:rsid w:val="001E0513"/>
    <w:rsid w:val="001E6B7E"/>
    <w:rsid w:val="001F3D92"/>
    <w:rsid w:val="001F5791"/>
    <w:rsid w:val="002001E8"/>
    <w:rsid w:val="0020556B"/>
    <w:rsid w:val="00205695"/>
    <w:rsid w:val="0021075E"/>
    <w:rsid w:val="00211D80"/>
    <w:rsid w:val="00217EC2"/>
    <w:rsid w:val="002239A0"/>
    <w:rsid w:val="00230F55"/>
    <w:rsid w:val="002372DD"/>
    <w:rsid w:val="0024534D"/>
    <w:rsid w:val="0025644B"/>
    <w:rsid w:val="00257642"/>
    <w:rsid w:val="0025781D"/>
    <w:rsid w:val="002623DE"/>
    <w:rsid w:val="0026385F"/>
    <w:rsid w:val="002669A4"/>
    <w:rsid w:val="00273AFA"/>
    <w:rsid w:val="002A4CDE"/>
    <w:rsid w:val="002B121D"/>
    <w:rsid w:val="002C3024"/>
    <w:rsid w:val="002D11C8"/>
    <w:rsid w:val="002F1ED0"/>
    <w:rsid w:val="002F2626"/>
    <w:rsid w:val="00302FF9"/>
    <w:rsid w:val="00314513"/>
    <w:rsid w:val="00326B16"/>
    <w:rsid w:val="00335364"/>
    <w:rsid w:val="0034552F"/>
    <w:rsid w:val="00356C63"/>
    <w:rsid w:val="00376C08"/>
    <w:rsid w:val="00385652"/>
    <w:rsid w:val="003950AC"/>
    <w:rsid w:val="003A6BE6"/>
    <w:rsid w:val="003A75A7"/>
    <w:rsid w:val="003A7A7E"/>
    <w:rsid w:val="003B017B"/>
    <w:rsid w:val="003B518C"/>
    <w:rsid w:val="003B7D5F"/>
    <w:rsid w:val="003C77AB"/>
    <w:rsid w:val="003D67B8"/>
    <w:rsid w:val="003E0A0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C0523"/>
    <w:rsid w:val="004D0895"/>
    <w:rsid w:val="004D7F2D"/>
    <w:rsid w:val="004E523F"/>
    <w:rsid w:val="004F05E9"/>
    <w:rsid w:val="004F1681"/>
    <w:rsid w:val="005052AC"/>
    <w:rsid w:val="00505C77"/>
    <w:rsid w:val="0051204C"/>
    <w:rsid w:val="00513EF0"/>
    <w:rsid w:val="0051469E"/>
    <w:rsid w:val="00517E90"/>
    <w:rsid w:val="00521981"/>
    <w:rsid w:val="00541347"/>
    <w:rsid w:val="005460DA"/>
    <w:rsid w:val="0056683C"/>
    <w:rsid w:val="00567CEE"/>
    <w:rsid w:val="0057386D"/>
    <w:rsid w:val="00582FF9"/>
    <w:rsid w:val="00590679"/>
    <w:rsid w:val="0059421B"/>
    <w:rsid w:val="00595E5D"/>
    <w:rsid w:val="005961BD"/>
    <w:rsid w:val="005968B1"/>
    <w:rsid w:val="005A0EF5"/>
    <w:rsid w:val="005A26E3"/>
    <w:rsid w:val="005A37A1"/>
    <w:rsid w:val="005B0B31"/>
    <w:rsid w:val="005B4B12"/>
    <w:rsid w:val="005D4B57"/>
    <w:rsid w:val="005E3A13"/>
    <w:rsid w:val="005E760E"/>
    <w:rsid w:val="005F127F"/>
    <w:rsid w:val="005F6BD8"/>
    <w:rsid w:val="005F704A"/>
    <w:rsid w:val="005F70A2"/>
    <w:rsid w:val="00600D17"/>
    <w:rsid w:val="006017C6"/>
    <w:rsid w:val="0062106C"/>
    <w:rsid w:val="00630F3A"/>
    <w:rsid w:val="00661CAA"/>
    <w:rsid w:val="00664EDF"/>
    <w:rsid w:val="0067114A"/>
    <w:rsid w:val="0067723A"/>
    <w:rsid w:val="006A0003"/>
    <w:rsid w:val="006A0F2E"/>
    <w:rsid w:val="006A100F"/>
    <w:rsid w:val="006A3FD4"/>
    <w:rsid w:val="006B1FBF"/>
    <w:rsid w:val="006B7AFE"/>
    <w:rsid w:val="006D16B5"/>
    <w:rsid w:val="006D7990"/>
    <w:rsid w:val="006E17F5"/>
    <w:rsid w:val="006E487B"/>
    <w:rsid w:val="006F444A"/>
    <w:rsid w:val="006F5D86"/>
    <w:rsid w:val="006F7298"/>
    <w:rsid w:val="00705472"/>
    <w:rsid w:val="00706481"/>
    <w:rsid w:val="00724410"/>
    <w:rsid w:val="00725745"/>
    <w:rsid w:val="00755321"/>
    <w:rsid w:val="00757DFF"/>
    <w:rsid w:val="00760AA9"/>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E97"/>
    <w:rsid w:val="00825259"/>
    <w:rsid w:val="00834DA8"/>
    <w:rsid w:val="00837192"/>
    <w:rsid w:val="0084698F"/>
    <w:rsid w:val="00846DA6"/>
    <w:rsid w:val="00846E9E"/>
    <w:rsid w:val="00856676"/>
    <w:rsid w:val="00861314"/>
    <w:rsid w:val="00862B20"/>
    <w:rsid w:val="008667A0"/>
    <w:rsid w:val="00871283"/>
    <w:rsid w:val="00874B61"/>
    <w:rsid w:val="00884731"/>
    <w:rsid w:val="008855EA"/>
    <w:rsid w:val="008A65C5"/>
    <w:rsid w:val="008B1956"/>
    <w:rsid w:val="008C008E"/>
    <w:rsid w:val="008C3EEA"/>
    <w:rsid w:val="008D4F73"/>
    <w:rsid w:val="008D7F4A"/>
    <w:rsid w:val="008F1AD2"/>
    <w:rsid w:val="00904A1E"/>
    <w:rsid w:val="00907794"/>
    <w:rsid w:val="00913EC6"/>
    <w:rsid w:val="00914225"/>
    <w:rsid w:val="00914411"/>
    <w:rsid w:val="00914957"/>
    <w:rsid w:val="00917410"/>
    <w:rsid w:val="009233C5"/>
    <w:rsid w:val="00936DA7"/>
    <w:rsid w:val="009577DE"/>
    <w:rsid w:val="00970FE4"/>
    <w:rsid w:val="0098143D"/>
    <w:rsid w:val="00992A45"/>
    <w:rsid w:val="009A294C"/>
    <w:rsid w:val="009D7522"/>
    <w:rsid w:val="00A0244E"/>
    <w:rsid w:val="00A043E8"/>
    <w:rsid w:val="00A1378C"/>
    <w:rsid w:val="00A138F2"/>
    <w:rsid w:val="00A23D1E"/>
    <w:rsid w:val="00A3261D"/>
    <w:rsid w:val="00A41C60"/>
    <w:rsid w:val="00A42EB9"/>
    <w:rsid w:val="00A57748"/>
    <w:rsid w:val="00A6563B"/>
    <w:rsid w:val="00A75CFB"/>
    <w:rsid w:val="00A80A2D"/>
    <w:rsid w:val="00A81E8D"/>
    <w:rsid w:val="00A83459"/>
    <w:rsid w:val="00A90A13"/>
    <w:rsid w:val="00AC018C"/>
    <w:rsid w:val="00AD0802"/>
    <w:rsid w:val="00AD2B50"/>
    <w:rsid w:val="00AD4678"/>
    <w:rsid w:val="00AD561F"/>
    <w:rsid w:val="00AD6F21"/>
    <w:rsid w:val="00AE1753"/>
    <w:rsid w:val="00AE7AAE"/>
    <w:rsid w:val="00B022D0"/>
    <w:rsid w:val="00B33AE1"/>
    <w:rsid w:val="00B35C56"/>
    <w:rsid w:val="00B41343"/>
    <w:rsid w:val="00B4171F"/>
    <w:rsid w:val="00B54909"/>
    <w:rsid w:val="00B55051"/>
    <w:rsid w:val="00B60B1B"/>
    <w:rsid w:val="00B729DA"/>
    <w:rsid w:val="00B82E6B"/>
    <w:rsid w:val="00B936D9"/>
    <w:rsid w:val="00BA5A06"/>
    <w:rsid w:val="00BD1E39"/>
    <w:rsid w:val="00BD36D0"/>
    <w:rsid w:val="00BE3AD8"/>
    <w:rsid w:val="00BE55E7"/>
    <w:rsid w:val="00BF08B9"/>
    <w:rsid w:val="00BF2265"/>
    <w:rsid w:val="00BF3B9F"/>
    <w:rsid w:val="00BF57D3"/>
    <w:rsid w:val="00BF62F1"/>
    <w:rsid w:val="00C115AC"/>
    <w:rsid w:val="00C13B14"/>
    <w:rsid w:val="00C26A95"/>
    <w:rsid w:val="00C5115D"/>
    <w:rsid w:val="00C51304"/>
    <w:rsid w:val="00C57FDE"/>
    <w:rsid w:val="00C6136A"/>
    <w:rsid w:val="00C61941"/>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072EA"/>
    <w:rsid w:val="00D1254D"/>
    <w:rsid w:val="00D14B14"/>
    <w:rsid w:val="00D16796"/>
    <w:rsid w:val="00D207B2"/>
    <w:rsid w:val="00D44E46"/>
    <w:rsid w:val="00D64A24"/>
    <w:rsid w:val="00D67117"/>
    <w:rsid w:val="00D72ECE"/>
    <w:rsid w:val="00D76439"/>
    <w:rsid w:val="00D84356"/>
    <w:rsid w:val="00D86C13"/>
    <w:rsid w:val="00D95C05"/>
    <w:rsid w:val="00DA335B"/>
    <w:rsid w:val="00DA5C88"/>
    <w:rsid w:val="00DC7252"/>
    <w:rsid w:val="00DD0C88"/>
    <w:rsid w:val="00DD3C69"/>
    <w:rsid w:val="00DD4AF2"/>
    <w:rsid w:val="00DD5F51"/>
    <w:rsid w:val="00DF422E"/>
    <w:rsid w:val="00E10391"/>
    <w:rsid w:val="00E20344"/>
    <w:rsid w:val="00E22922"/>
    <w:rsid w:val="00E23AB5"/>
    <w:rsid w:val="00E24120"/>
    <w:rsid w:val="00E34E9E"/>
    <w:rsid w:val="00E5036A"/>
    <w:rsid w:val="00E543AD"/>
    <w:rsid w:val="00E55184"/>
    <w:rsid w:val="00E6127E"/>
    <w:rsid w:val="00E61CBB"/>
    <w:rsid w:val="00E66779"/>
    <w:rsid w:val="00E66F0E"/>
    <w:rsid w:val="00E70701"/>
    <w:rsid w:val="00E7707D"/>
    <w:rsid w:val="00EA181A"/>
    <w:rsid w:val="00EA4D0C"/>
    <w:rsid w:val="00EA6AB5"/>
    <w:rsid w:val="00EA6AC1"/>
    <w:rsid w:val="00EA6C34"/>
    <w:rsid w:val="00EA766A"/>
    <w:rsid w:val="00EA796A"/>
    <w:rsid w:val="00EB1923"/>
    <w:rsid w:val="00EB2D05"/>
    <w:rsid w:val="00EE07B0"/>
    <w:rsid w:val="00EE0E27"/>
    <w:rsid w:val="00EF3428"/>
    <w:rsid w:val="00EF3D46"/>
    <w:rsid w:val="00EF61EC"/>
    <w:rsid w:val="00F03A32"/>
    <w:rsid w:val="00F03CBE"/>
    <w:rsid w:val="00F1555A"/>
    <w:rsid w:val="00F21F5A"/>
    <w:rsid w:val="00F32A55"/>
    <w:rsid w:val="00F32E5A"/>
    <w:rsid w:val="00F33E68"/>
    <w:rsid w:val="00F47873"/>
    <w:rsid w:val="00F53743"/>
    <w:rsid w:val="00F83688"/>
    <w:rsid w:val="00F91EE9"/>
    <w:rsid w:val="00F92BFC"/>
    <w:rsid w:val="00FA5B36"/>
    <w:rsid w:val="00FB356D"/>
    <w:rsid w:val="00FC09EE"/>
    <w:rsid w:val="00FC5EED"/>
    <w:rsid w:val="00FD10ED"/>
    <w:rsid w:val="00FE5824"/>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5F6BD8"/>
    <w:pPr>
      <w:keepNext/>
      <w:keepLines/>
      <w:numPr>
        <w:numId w:val="3"/>
      </w:numPr>
      <w:spacing w:before="400" w:after="200"/>
      <w:outlineLvl w:val="0"/>
    </w:pPr>
    <w:rPr>
      <w:rFonts w:eastAsia="Times New Roman" w:cs="Times New Roman (Headings CS)"/>
      <w:bCs/>
      <w:color w:val="75C104"/>
      <w:sz w:val="34"/>
      <w:szCs w:val="28"/>
    </w:rPr>
  </w:style>
  <w:style w:type="paragraph" w:styleId="Heading2">
    <w:name w:val="heading 2"/>
    <w:basedOn w:val="Normal"/>
    <w:next w:val="Normal"/>
    <w:link w:val="Heading2Char"/>
    <w:uiPriority w:val="9"/>
    <w:unhideWhenUsed/>
    <w:qFormat/>
    <w:rsid w:val="005F6BD8"/>
    <w:pPr>
      <w:keepNext/>
      <w:keepLines/>
      <w:numPr>
        <w:ilvl w:val="1"/>
        <w:numId w:val="3"/>
      </w:numPr>
      <w:spacing w:before="300" w:after="100"/>
      <w:outlineLvl w:val="1"/>
    </w:pPr>
    <w:rPr>
      <w:rFonts w:eastAsia="Times New Roman" w:cs="Times New Roman"/>
      <w:bCs/>
      <w:color w:val="75C104"/>
      <w:sz w:val="28"/>
      <w:szCs w:val="26"/>
    </w:rPr>
  </w:style>
  <w:style w:type="paragraph" w:styleId="Heading3">
    <w:name w:val="heading 3"/>
    <w:aliases w:val="Level 1 - 1"/>
    <w:basedOn w:val="Normal"/>
    <w:next w:val="Normal"/>
    <w:link w:val="Heading3Char"/>
    <w:uiPriority w:val="9"/>
    <w:unhideWhenUsed/>
    <w:qFormat/>
    <w:rsid w:val="005F6BD8"/>
    <w:pPr>
      <w:keepNext/>
      <w:keepLines/>
      <w:numPr>
        <w:ilvl w:val="2"/>
        <w:numId w:val="3"/>
      </w:numPr>
      <w:spacing w:before="100" w:after="100"/>
      <w:outlineLvl w:val="2"/>
    </w:pPr>
    <w:rPr>
      <w:rFonts w:eastAsia="Times New Roman" w:cs="Times New Roman"/>
      <w:bCs/>
      <w:color w:val="6CB403"/>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5F6BD8"/>
    <w:rPr>
      <w:rFonts w:eastAsia="Times New Roman" w:cs="Times New Roman (Headings CS)"/>
      <w:bCs/>
      <w:color w:val="75C104"/>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5F6BD8"/>
    <w:rPr>
      <w:rFonts w:eastAsia="Times New Roman"/>
      <w:bCs/>
      <w:color w:val="75C104"/>
      <w:sz w:val="28"/>
      <w:szCs w:val="26"/>
      <w:lang w:eastAsia="en-US"/>
    </w:rPr>
  </w:style>
  <w:style w:type="character" w:customStyle="1" w:styleId="Heading3Char">
    <w:name w:val="Heading 3 Char"/>
    <w:aliases w:val="Level 1 - 1 Char"/>
    <w:link w:val="Heading3"/>
    <w:uiPriority w:val="9"/>
    <w:rsid w:val="005F6BD8"/>
    <w:rPr>
      <w:rFonts w:eastAsia="Times New Roman"/>
      <w:bCs/>
      <w:color w:val="6CB403"/>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5F6BD8"/>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630F3A"/>
    <w:pPr>
      <w:jc w:val="center"/>
    </w:pPr>
    <w:rPr>
      <w:color w:val="64777E"/>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3950AC"/>
    <w:pPr>
      <w:spacing w:after="120" w:line="360" w:lineRule="auto"/>
    </w:pPr>
    <w:rPr>
      <w:color w:val="64777E"/>
      <w:sz w:val="18"/>
      <w:szCs w:val="32"/>
    </w:rPr>
  </w:style>
  <w:style w:type="character" w:customStyle="1" w:styleId="BodyStyleChar">
    <w:name w:val="BodyStyle Char"/>
    <w:basedOn w:val="DefaultParagraphFont"/>
    <w:link w:val="BodyStyle"/>
    <w:rsid w:val="003950AC"/>
    <w:rPr>
      <w:rFonts w:cs="Times New Roman (Body CS)"/>
      <w:color w:val="64777E"/>
      <w:sz w:val="18"/>
      <w:szCs w:val="32"/>
      <w:lang w:eastAsia="en-US"/>
    </w:rPr>
  </w:style>
  <w:style w:type="paragraph" w:customStyle="1" w:styleId="T-Title">
    <w:name w:val="T-Title"/>
    <w:basedOn w:val="Normal"/>
    <w:link w:val="T-TitleChar"/>
    <w:qFormat/>
    <w:rsid w:val="00630F3A"/>
    <w:rPr>
      <w:b/>
      <w:i/>
      <w:color w:val="76C204"/>
      <w:sz w:val="18"/>
    </w:rPr>
  </w:style>
  <w:style w:type="character" w:customStyle="1" w:styleId="T-TitleChar">
    <w:name w:val="T-Title Char"/>
    <w:basedOn w:val="DefaultParagraphFont"/>
    <w:link w:val="T-Title"/>
    <w:rsid w:val="00630F3A"/>
    <w:rPr>
      <w:rFonts w:cs="Times New Roman (Body CS)"/>
      <w:b/>
      <w:i/>
      <w:color w:val="76C204"/>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C57FDE"/>
    <w:rPr>
      <w:color w:val="64777E"/>
      <w:sz w:val="16"/>
    </w:rPr>
  </w:style>
  <w:style w:type="character" w:customStyle="1" w:styleId="NoteChar">
    <w:name w:val="Note Char"/>
    <w:basedOn w:val="DefaultParagraphFont"/>
    <w:link w:val="Note"/>
    <w:rsid w:val="00C57FDE"/>
    <w:rPr>
      <w:rFonts w:cs="Times New Roman (Body CS)"/>
      <w:color w:val="64777E"/>
      <w:sz w:val="16"/>
      <w:szCs w:val="22"/>
      <w:lang w:eastAsia="en-US"/>
    </w:rPr>
  </w:style>
  <w:style w:type="paragraph" w:customStyle="1" w:styleId="listnumber0">
    <w:name w:val="list_number"/>
    <w:basedOn w:val="ListNumber"/>
    <w:next w:val="Normal"/>
    <w:link w:val="listnumberChar"/>
    <w:qFormat/>
    <w:rsid w:val="00CF110A"/>
    <w:rPr>
      <w:color w:val="63777E"/>
      <w:sz w:val="18"/>
    </w:rPr>
  </w:style>
  <w:style w:type="character" w:customStyle="1" w:styleId="listnumberChar">
    <w:name w:val="list_number Char"/>
    <w:basedOn w:val="DefaultParagraphFont"/>
    <w:link w:val="listnumber0"/>
    <w:rsid w:val="00CF110A"/>
    <w:rPr>
      <w:rFonts w:cs="Times New Roman (Body CS)"/>
      <w:color w:val="63777E"/>
      <w:sz w:val="18"/>
      <w:szCs w:val="22"/>
      <w:lang w:eastAsia="en-US"/>
    </w:rPr>
  </w:style>
  <w:style w:type="paragraph" w:customStyle="1" w:styleId="listbullet0">
    <w:name w:val="list_bullet"/>
    <w:basedOn w:val="ListBullet"/>
    <w:next w:val="Normal"/>
    <w:link w:val="listbulletChar"/>
    <w:qFormat/>
    <w:rsid w:val="005F127F"/>
    <w:pPr>
      <w:numPr>
        <w:numId w:val="50"/>
      </w:numPr>
      <w:spacing w:line="360" w:lineRule="auto"/>
      <w:ind w:left="714" w:hanging="357"/>
    </w:pPr>
    <w:rPr>
      <w:color w:val="63777E"/>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5F127F"/>
    <w:rPr>
      <w:rFonts w:cs="Times New Roman (Body CS)"/>
      <w:color w:val="63777E"/>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BD1E39"/>
    <w:rPr>
      <w:b/>
      <w:color w:val="75C104"/>
      <w:sz w:val="20"/>
    </w:rPr>
  </w:style>
  <w:style w:type="character" w:customStyle="1" w:styleId="BoldBodyChar">
    <w:name w:val="BoldBody Char"/>
    <w:basedOn w:val="listbulletChar"/>
    <w:link w:val="BoldBody"/>
    <w:rsid w:val="00BD1E39"/>
    <w:rPr>
      <w:rFonts w:cs="Times New Roman (Body CS)"/>
      <w:b/>
      <w:color w:val="75C104"/>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GreenBody">
    <w:name w:val="GreenBody"/>
    <w:basedOn w:val="Ending"/>
    <w:link w:val="GreenBodyChar"/>
    <w:qFormat/>
    <w:rsid w:val="005B4B12"/>
    <w:rPr>
      <w:color w:val="75C104"/>
      <w:sz w:val="18"/>
    </w:rPr>
  </w:style>
  <w:style w:type="character" w:customStyle="1" w:styleId="GreenBodyChar">
    <w:name w:val="GreenBody Char"/>
    <w:basedOn w:val="EndingChar"/>
    <w:link w:val="GreenBody"/>
    <w:rsid w:val="005B4B12"/>
    <w:rPr>
      <w:rFonts w:cs="Times New Roman (Body CS)"/>
      <w:color w:val="75C104"/>
      <w:sz w:val="18"/>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08625460">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3259601">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microsoft.com/office/2011/relationships/people" Target="peop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7" ma:contentTypeDescription="Create a new document." ma:contentTypeScope="" ma:versionID="8f4062f565e2288d3ad2967a27c2ae54">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ecf204eb88fd8ff30fea00bdbc4a1953"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2.xml><?xml version="1.0" encoding="utf-8"?>
<ds:datastoreItem xmlns:ds="http://schemas.openxmlformats.org/officeDocument/2006/customXml" ds:itemID="{8755120E-120F-492C-8F62-4A444EBFBADE}">
  <ds:schemaRefs>
    <ds:schemaRef ds:uri="http://schemas.microsoft.com/sharepoint/v3/contenttype/forms"/>
  </ds:schemaRefs>
</ds:datastoreItem>
</file>

<file path=customXml/itemProps3.xml><?xml version="1.0" encoding="utf-8"?>
<ds:datastoreItem xmlns:ds="http://schemas.openxmlformats.org/officeDocument/2006/customXml" ds:itemID="{B211CB60-8B53-4443-B0F1-29D1A292EC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58</Pages>
  <Words>17604</Words>
  <Characters>100349</Characters>
  <Application>Microsoft Office Word</Application>
  <DocSecurity>0</DocSecurity>
  <Lines>836</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Kevin Toohey</cp:lastModifiedBy>
  <cp:revision>145</cp:revision>
  <cp:lastPrinted>2022-04-29T02:04:00Z</cp:lastPrinted>
  <dcterms:created xsi:type="dcterms:W3CDTF">2022-07-06T04:09:00Z</dcterms:created>
  <dcterms:modified xsi:type="dcterms:W3CDTF">2023-10-03T06:02:00Z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